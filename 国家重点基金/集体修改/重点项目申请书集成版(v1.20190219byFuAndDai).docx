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A38880" w14:textId="77777777" w:rsidR="00E846E6" w:rsidRDefault="005F2C71">
      <w:pPr>
        <w:pStyle w:val="1"/>
        <w:spacing w:before="0" w:after="0" w:line="240" w:lineRule="auto"/>
        <w:rPr>
          <w:color w:val="0070C0"/>
        </w:rPr>
      </w:pPr>
      <w:r>
        <w:rPr>
          <w:color w:val="0070C0"/>
        </w:rPr>
        <w:t>（一）立项依据与研究内容（</w:t>
      </w:r>
      <w:r>
        <w:rPr>
          <w:color w:val="0070C0"/>
        </w:rPr>
        <w:t>4000-8000</w:t>
      </w:r>
      <w:r>
        <w:rPr>
          <w:color w:val="0070C0"/>
        </w:rPr>
        <w:t>字）：</w:t>
      </w:r>
      <w:r>
        <w:rPr>
          <w:color w:val="0070C0"/>
        </w:rPr>
        <w:t xml:space="preserve"> </w:t>
      </w:r>
    </w:p>
    <w:p w14:paraId="34B8A0AB" w14:textId="77777777" w:rsidR="00E846E6" w:rsidRDefault="005F2C71">
      <w:pPr>
        <w:pStyle w:val="2"/>
        <w:spacing w:before="0" w:after="0" w:line="240" w:lineRule="auto"/>
        <w:rPr>
          <w:color w:val="0070C0"/>
        </w:rPr>
      </w:pPr>
      <w:r>
        <w:rPr>
          <w:b/>
          <w:bCs/>
          <w:color w:val="0070C0"/>
        </w:rPr>
        <w:t>1</w:t>
      </w:r>
      <w:r>
        <w:rPr>
          <w:b/>
          <w:bCs/>
          <w:color w:val="0070C0"/>
        </w:rPr>
        <w:t>．项目的立项依据</w:t>
      </w:r>
      <w:r>
        <w:rPr>
          <w:color w:val="0070C0"/>
        </w:rPr>
        <w:t>（研究意义、国内外研究现状及发展动态分析，需结合科学研究发展趋势来论述科学意义；或结合国民经济和社会发展中迫切需要解决的关键科技问题来论述其应用前景。</w:t>
      </w:r>
      <w:proofErr w:type="gramStart"/>
      <w:r>
        <w:rPr>
          <w:color w:val="0070C0"/>
        </w:rPr>
        <w:t>附主要</w:t>
      </w:r>
      <w:proofErr w:type="gramEnd"/>
      <w:r>
        <w:rPr>
          <w:color w:val="0070C0"/>
        </w:rPr>
        <w:t>参考文献目录）；</w:t>
      </w:r>
    </w:p>
    <w:p w14:paraId="29F897DD" w14:textId="77777777" w:rsidR="00E846E6" w:rsidRDefault="005F2C71">
      <w:pPr>
        <w:pStyle w:val="3"/>
        <w:spacing w:before="0" w:after="0" w:line="360" w:lineRule="auto"/>
        <w:rPr>
          <w:color w:val="0070C0"/>
        </w:rPr>
      </w:pPr>
      <w:r>
        <w:rPr>
          <w:color w:val="0070C0"/>
        </w:rPr>
        <w:t xml:space="preserve">1.1 </w:t>
      </w:r>
      <w:r>
        <w:rPr>
          <w:rFonts w:hint="eastAsia"/>
          <w:color w:val="0070C0"/>
        </w:rPr>
        <w:t>研究意义</w:t>
      </w:r>
    </w:p>
    <w:p w14:paraId="40E6C7A9" w14:textId="77777777" w:rsidR="00E846E6" w:rsidRDefault="005F2C71">
      <w:pPr>
        <w:pStyle w:val="4"/>
        <w:spacing w:before="0" w:after="0" w:line="360" w:lineRule="auto"/>
      </w:pPr>
      <w:r>
        <w:rPr>
          <w:rFonts w:hint="eastAsia"/>
        </w:rPr>
        <w:t>1.1.1</w:t>
      </w:r>
      <w:r w:rsidR="00A92459">
        <w:rPr>
          <w:rFonts w:hint="eastAsia"/>
        </w:rPr>
        <w:t>智能软件的应用背景</w:t>
      </w:r>
    </w:p>
    <w:p w14:paraId="70867815" w14:textId="0D22FF49" w:rsidR="00E846E6" w:rsidRDefault="005F2C71">
      <w:pPr>
        <w:snapToGrid w:val="0"/>
        <w:spacing w:line="360" w:lineRule="auto"/>
        <w:ind w:firstLineChars="196" w:firstLine="470"/>
        <w:rPr>
          <w:rFonts w:ascii="宋体" w:cs="宋体"/>
          <w:sz w:val="24"/>
          <w:szCs w:val="24"/>
        </w:rPr>
      </w:pPr>
      <w:r>
        <w:rPr>
          <w:rFonts w:ascii="宋体" w:cs="宋体" w:hint="eastAsia"/>
          <w:sz w:val="24"/>
          <w:szCs w:val="24"/>
        </w:rPr>
        <w:t>我们正在进入一个智能化时代（互联网+及工业4.0时代），大数据、</w:t>
      </w:r>
      <w:proofErr w:type="gramStart"/>
      <w:r>
        <w:rPr>
          <w:rFonts w:ascii="宋体" w:cs="宋体" w:hint="eastAsia"/>
          <w:sz w:val="24"/>
          <w:szCs w:val="24"/>
        </w:rPr>
        <w:t>云计算</w:t>
      </w:r>
      <w:proofErr w:type="gramEnd"/>
      <w:r>
        <w:rPr>
          <w:rFonts w:ascii="宋体" w:cs="宋体" w:hint="eastAsia"/>
          <w:sz w:val="24"/>
          <w:szCs w:val="24"/>
        </w:rPr>
        <w:t>和人工智能已经成为这个时代进步的三驾马车</w:t>
      </w:r>
      <w:del w:id="0" w:author="付 安" w:date="2019-02-20T10:37:00Z">
        <w:r w:rsidDel="00F71028">
          <w:rPr>
            <w:rFonts w:ascii="宋体" w:cs="宋体" w:hint="eastAsia"/>
            <w:sz w:val="24"/>
            <w:szCs w:val="24"/>
          </w:rPr>
          <w:delText>(</w:delText>
        </w:r>
      </w:del>
      <w:ins w:id="1" w:author="付 安" w:date="2019-02-20T10:37:00Z">
        <w:r w:rsidR="00F71028">
          <w:rPr>
            <w:rFonts w:ascii="宋体" w:cs="宋体" w:hint="eastAsia"/>
            <w:sz w:val="24"/>
            <w:szCs w:val="24"/>
          </w:rPr>
          <w:t>（</w:t>
        </w:r>
      </w:ins>
      <w:del w:id="2" w:author="phantom Dai" w:date="2019-02-21T10:50:00Z">
        <w:r w:rsidDel="00065AE5">
          <w:rPr>
            <w:rFonts w:ascii="宋体" w:cs="宋体" w:hint="eastAsia"/>
            <w:sz w:val="24"/>
            <w:szCs w:val="24"/>
          </w:rPr>
          <w:delText>图1-1所示</w:delText>
        </w:r>
      </w:del>
      <w:ins w:id="3" w:author="付 安" w:date="2019-02-20T10:37:00Z">
        <w:r w:rsidR="00F71028">
          <w:rPr>
            <w:rFonts w:ascii="宋体" w:cs="宋体" w:hint="eastAsia"/>
            <w:sz w:val="24"/>
            <w:szCs w:val="24"/>
          </w:rPr>
          <w:t>）</w:t>
        </w:r>
      </w:ins>
      <w:del w:id="4" w:author="付 安" w:date="2019-02-20T10:37:00Z">
        <w:r w:rsidDel="00F71028">
          <w:rPr>
            <w:rFonts w:ascii="宋体" w:cs="宋体" w:hint="eastAsia"/>
            <w:sz w:val="24"/>
            <w:szCs w:val="24"/>
          </w:rPr>
          <w:delText>)</w:delText>
        </w:r>
      </w:del>
      <w:r>
        <w:rPr>
          <w:rFonts w:ascii="宋体" w:cs="宋体" w:hint="eastAsia"/>
          <w:sz w:val="24"/>
          <w:szCs w:val="24"/>
        </w:rPr>
        <w:t>，</w:t>
      </w:r>
      <w:del w:id="5" w:author="付 安" w:date="2019-02-20T10:34:00Z">
        <w:r w:rsidDel="00F71028">
          <w:rPr>
            <w:rFonts w:ascii="宋体" w:cs="宋体" w:hint="eastAsia"/>
            <w:sz w:val="24"/>
            <w:szCs w:val="24"/>
          </w:rPr>
          <w:delText>它们</w:delText>
        </w:r>
      </w:del>
      <w:r>
        <w:rPr>
          <w:rFonts w:ascii="宋体" w:cs="宋体" w:hint="eastAsia"/>
          <w:sz w:val="24"/>
          <w:szCs w:val="24"/>
        </w:rPr>
        <w:t>分别为智能化时代提供</w:t>
      </w:r>
      <w:r>
        <w:rPr>
          <w:rFonts w:ascii="宋体" w:cs="宋体" w:hint="eastAsia"/>
          <w:b/>
          <w:sz w:val="24"/>
          <w:szCs w:val="24"/>
        </w:rPr>
        <w:t>数据</w:t>
      </w:r>
      <w:r>
        <w:rPr>
          <w:rFonts w:ascii="宋体" w:cs="宋体" w:hint="eastAsia"/>
          <w:sz w:val="24"/>
          <w:szCs w:val="24"/>
        </w:rPr>
        <w:t>、</w:t>
      </w:r>
      <w:proofErr w:type="gramStart"/>
      <w:r>
        <w:rPr>
          <w:rFonts w:ascii="宋体" w:cs="宋体" w:hint="eastAsia"/>
          <w:b/>
          <w:sz w:val="24"/>
          <w:szCs w:val="24"/>
        </w:rPr>
        <w:t>算力</w:t>
      </w:r>
      <w:proofErr w:type="gramEnd"/>
      <w:r>
        <w:rPr>
          <w:rFonts w:ascii="宋体" w:cs="宋体" w:hint="eastAsia"/>
          <w:sz w:val="24"/>
          <w:szCs w:val="24"/>
        </w:rPr>
        <w:t>和</w:t>
      </w:r>
      <w:r>
        <w:rPr>
          <w:rFonts w:ascii="宋体" w:cs="宋体" w:hint="eastAsia"/>
          <w:b/>
          <w:sz w:val="24"/>
          <w:szCs w:val="24"/>
        </w:rPr>
        <w:t>算法</w:t>
      </w:r>
      <w:r>
        <w:rPr>
          <w:rFonts w:ascii="宋体" w:cs="宋体" w:hint="eastAsia"/>
          <w:sz w:val="24"/>
          <w:szCs w:val="24"/>
        </w:rPr>
        <w:t>层面的支持，</w:t>
      </w:r>
      <w:del w:id="6" w:author="付 安" w:date="2019-02-20T10:37:00Z">
        <w:r w:rsidDel="0062357C">
          <w:rPr>
            <w:rFonts w:ascii="宋体" w:cs="宋体" w:hint="eastAsia"/>
            <w:sz w:val="24"/>
            <w:szCs w:val="24"/>
          </w:rPr>
          <w:delText>从而</w:delText>
        </w:r>
      </w:del>
      <w:r>
        <w:rPr>
          <w:rFonts w:ascii="宋体" w:cs="宋体" w:hint="eastAsia"/>
          <w:sz w:val="24"/>
          <w:szCs w:val="24"/>
        </w:rPr>
        <w:t>成为各行各业技术革新和社会发展的重要引擎。</w:t>
      </w:r>
    </w:p>
    <w:p w14:paraId="71B9A7BA" w14:textId="77777777" w:rsidR="00E846E6" w:rsidRDefault="005F2C71">
      <w:pPr>
        <w:snapToGrid w:val="0"/>
        <w:spacing w:line="360" w:lineRule="auto"/>
        <w:rPr>
          <w:rFonts w:ascii="宋体" w:cs="宋体"/>
          <w:sz w:val="24"/>
          <w:szCs w:val="24"/>
        </w:rPr>
      </w:pPr>
      <w:r>
        <w:rPr>
          <w:noProof/>
        </w:rPr>
        <mc:AlternateContent>
          <mc:Choice Requires="wps">
            <w:drawing>
              <wp:anchor distT="45720" distB="45720" distL="114300" distR="114300" simplePos="0" relativeHeight="251658240" behindDoc="0" locked="0" layoutInCell="1" allowOverlap="1" wp14:anchorId="3340641E" wp14:editId="484D9762">
                <wp:simplePos x="0" y="0"/>
                <wp:positionH relativeFrom="column">
                  <wp:posOffset>509905</wp:posOffset>
                </wp:positionH>
                <wp:positionV relativeFrom="paragraph">
                  <wp:posOffset>170815</wp:posOffset>
                </wp:positionV>
                <wp:extent cx="4391660" cy="2211070"/>
                <wp:effectExtent l="4445" t="5080" r="23495" b="12700"/>
                <wp:wrapSquare wrapText="bothSides"/>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660" cy="2211070"/>
                        </a:xfrm>
                        <a:prstGeom prst="rect">
                          <a:avLst/>
                        </a:prstGeom>
                        <a:solidFill>
                          <a:srgbClr val="FFFFFF"/>
                        </a:solidFill>
                        <a:ln w="9525">
                          <a:solidFill>
                            <a:srgbClr val="000000"/>
                          </a:solidFill>
                          <a:miter lim="800000"/>
                        </a:ln>
                      </wps:spPr>
                      <wps:txbx>
                        <w:txbxContent>
                          <w:p w14:paraId="4C92194F" w14:textId="586C29EA" w:rsidR="000F45C7" w:rsidRDefault="000F45C7">
                            <w:del w:id="7" w:author="phantom Dai" w:date="2019-02-21T10:50:00Z">
                              <w:r w:rsidDel="00065AE5">
                                <w:rPr>
                                  <w:noProof/>
                                </w:rPr>
                                <w:drawing>
                                  <wp:inline distT="0" distB="0" distL="0" distR="0" wp14:anchorId="5838E711" wp14:editId="4890D338">
                                    <wp:extent cx="4197985" cy="2067560"/>
                                    <wp:effectExtent l="0" t="0" r="12065" b="8890"/>
                                    <wp:docPr id="11" name="图片 11" descr="C:\Users\nie\Pictures\QQ浏览器截图\jietu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nie\Pictures\QQ浏览器截图\jietu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197985" cy="2067560"/>
                                            </a:xfrm>
                                            <a:prstGeom prst="rect">
                                              <a:avLst/>
                                            </a:prstGeom>
                                            <a:noFill/>
                                            <a:ln>
                                              <a:noFill/>
                                            </a:ln>
                                          </pic:spPr>
                                        </pic:pic>
                                      </a:graphicData>
                                    </a:graphic>
                                  </wp:inline>
                                </w:drawing>
                              </w:r>
                            </w:del>
                          </w:p>
                        </w:txbxContent>
                      </wps:txbx>
                      <wps:bodyPr rot="0" vert="horz" wrap="none" lIns="91440" tIns="45720" rIns="91440" bIns="45720" anchor="t" anchorCtr="0" upright="1">
                        <a:noAutofit/>
                      </wps:bodyPr>
                    </wps:wsp>
                  </a:graphicData>
                </a:graphic>
              </wp:anchor>
            </w:drawing>
          </mc:Choice>
          <mc:Fallback>
            <w:pict>
              <v:shapetype w14:anchorId="3340641E" id="_x0000_t202" coordsize="21600,21600" o:spt="202" path="m,l,21600r21600,l21600,xe">
                <v:stroke joinstyle="miter"/>
                <v:path gradientshapeok="t" o:connecttype="rect"/>
              </v:shapetype>
              <v:shape id="文本框 4" o:spid="_x0000_s1026" type="#_x0000_t202" style="position:absolute;left:0;text-align:left;margin-left:40.15pt;margin-top:13.45pt;width:345.8pt;height:174.1pt;z-index:251658240;visibility:visible;mso-wrap-style:non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">
                <v:textbox>
                  <w:txbxContent>
                    <w:p w14:paraId="4C92194F" w14:textId="586C29EA" w:rsidR="000F45C7" w:rsidRDefault="000F45C7">
                      <w:del w:id="8" w:author="phantom Dai" w:date="2019-02-21T10:50:00Z">
                        <w:r w:rsidDel="00065AE5">
                          <w:rPr>
                            <w:noProof/>
                          </w:rPr>
                          <w:drawing>
                            <wp:inline distT="0" distB="0" distL="0" distR="0" wp14:anchorId="5838E711" wp14:editId="4890D338">
                              <wp:extent cx="4197985" cy="2067560"/>
                              <wp:effectExtent l="0" t="0" r="12065" b="8890"/>
                              <wp:docPr id="11" name="图片 11" descr="C:\Users\nie\Pictures\QQ浏览器截图\jietu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nie\Pictures\QQ浏览器截图\jietu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197985" cy="2067560"/>
                                      </a:xfrm>
                                      <a:prstGeom prst="rect">
                                        <a:avLst/>
                                      </a:prstGeom>
                                      <a:noFill/>
                                      <a:ln>
                                        <a:noFill/>
                                      </a:ln>
                                    </pic:spPr>
                                  </pic:pic>
                                </a:graphicData>
                              </a:graphic>
                            </wp:inline>
                          </w:drawing>
                        </w:r>
                      </w:del>
                    </w:p>
                  </w:txbxContent>
                </v:textbox>
                <w10:wrap type="square"/>
              </v:shape>
            </w:pict>
          </mc:Fallback>
        </mc:AlternateContent>
      </w:r>
    </w:p>
    <w:p w14:paraId="7A646C33" w14:textId="77777777" w:rsidR="00E846E6" w:rsidRDefault="00E846E6">
      <w:pPr>
        <w:snapToGrid w:val="0"/>
        <w:spacing w:line="360" w:lineRule="auto"/>
        <w:ind w:firstLineChars="196" w:firstLine="470"/>
        <w:rPr>
          <w:rFonts w:ascii="宋体" w:cs="宋体"/>
          <w:sz w:val="24"/>
          <w:szCs w:val="24"/>
        </w:rPr>
      </w:pPr>
    </w:p>
    <w:p w14:paraId="7997D470" w14:textId="77777777" w:rsidR="00E846E6" w:rsidRDefault="00E846E6">
      <w:pPr>
        <w:snapToGrid w:val="0"/>
        <w:spacing w:line="360" w:lineRule="auto"/>
        <w:ind w:firstLineChars="196" w:firstLine="470"/>
        <w:rPr>
          <w:rFonts w:ascii="宋体" w:cs="宋体"/>
          <w:sz w:val="24"/>
          <w:szCs w:val="24"/>
        </w:rPr>
      </w:pPr>
    </w:p>
    <w:p w14:paraId="50BDCCE4" w14:textId="77777777" w:rsidR="00E846E6" w:rsidRDefault="00E846E6">
      <w:pPr>
        <w:snapToGrid w:val="0"/>
        <w:spacing w:line="360" w:lineRule="auto"/>
        <w:ind w:firstLineChars="196" w:firstLine="470"/>
        <w:rPr>
          <w:rFonts w:ascii="宋体" w:cs="宋体"/>
          <w:sz w:val="24"/>
          <w:szCs w:val="24"/>
        </w:rPr>
      </w:pPr>
    </w:p>
    <w:p w14:paraId="1C6A1894" w14:textId="77777777" w:rsidR="00E846E6" w:rsidRDefault="00E846E6">
      <w:pPr>
        <w:snapToGrid w:val="0"/>
        <w:spacing w:line="360" w:lineRule="auto"/>
        <w:ind w:firstLineChars="196" w:firstLine="470"/>
        <w:rPr>
          <w:rFonts w:ascii="宋体" w:cs="宋体"/>
          <w:sz w:val="24"/>
          <w:szCs w:val="24"/>
        </w:rPr>
      </w:pPr>
    </w:p>
    <w:p w14:paraId="2D3D9FC3" w14:textId="77777777" w:rsidR="00E846E6" w:rsidRDefault="00E846E6">
      <w:pPr>
        <w:snapToGrid w:val="0"/>
        <w:spacing w:line="360" w:lineRule="auto"/>
        <w:ind w:firstLineChars="196" w:firstLine="470"/>
        <w:rPr>
          <w:rFonts w:ascii="宋体" w:cs="宋体"/>
          <w:sz w:val="24"/>
          <w:szCs w:val="24"/>
        </w:rPr>
      </w:pPr>
    </w:p>
    <w:p w14:paraId="3026C5F2" w14:textId="77777777" w:rsidR="00E846E6" w:rsidRDefault="00E846E6">
      <w:pPr>
        <w:snapToGrid w:val="0"/>
        <w:spacing w:line="360" w:lineRule="auto"/>
        <w:ind w:firstLineChars="196" w:firstLine="470"/>
        <w:rPr>
          <w:rFonts w:ascii="宋体" w:cs="宋体"/>
          <w:sz w:val="24"/>
          <w:szCs w:val="24"/>
        </w:rPr>
      </w:pPr>
    </w:p>
    <w:p w14:paraId="5A84A10A" w14:textId="77777777" w:rsidR="00E846E6" w:rsidRDefault="00E846E6">
      <w:pPr>
        <w:snapToGrid w:val="0"/>
        <w:spacing w:line="360" w:lineRule="auto"/>
        <w:ind w:firstLineChars="196" w:firstLine="470"/>
        <w:rPr>
          <w:rFonts w:ascii="宋体" w:cs="宋体"/>
          <w:sz w:val="24"/>
          <w:szCs w:val="24"/>
        </w:rPr>
      </w:pPr>
    </w:p>
    <w:p w14:paraId="2D22EB74" w14:textId="77777777" w:rsidR="00E846E6" w:rsidRDefault="00E846E6">
      <w:pPr>
        <w:snapToGrid w:val="0"/>
        <w:rPr>
          <w:rFonts w:ascii="宋体" w:cs="宋体"/>
          <w:sz w:val="24"/>
          <w:szCs w:val="24"/>
        </w:rPr>
      </w:pPr>
    </w:p>
    <w:p w14:paraId="2FAF8D6B" w14:textId="77777777" w:rsidR="00E846E6" w:rsidRDefault="005F2C71">
      <w:pPr>
        <w:snapToGrid w:val="0"/>
        <w:spacing w:line="360" w:lineRule="auto"/>
        <w:ind w:firstLineChars="196" w:firstLine="472"/>
        <w:jc w:val="center"/>
        <w:rPr>
          <w:rFonts w:ascii="宋体" w:cs="宋体"/>
          <w:b/>
          <w:bCs/>
          <w:sz w:val="24"/>
          <w:szCs w:val="24"/>
        </w:rPr>
      </w:pPr>
      <w:r>
        <w:rPr>
          <w:rFonts w:ascii="宋体" w:cs="宋体" w:hint="eastAsia"/>
          <w:b/>
          <w:bCs/>
          <w:sz w:val="24"/>
          <w:szCs w:val="24"/>
        </w:rPr>
        <w:t>图1-1</w:t>
      </w:r>
      <w:r>
        <w:rPr>
          <w:rFonts w:ascii="宋体" w:cs="宋体"/>
          <w:b/>
          <w:bCs/>
          <w:sz w:val="24"/>
          <w:szCs w:val="24"/>
        </w:rPr>
        <w:t xml:space="preserve"> </w:t>
      </w:r>
      <w:r>
        <w:rPr>
          <w:rFonts w:ascii="宋体" w:cs="宋体" w:hint="eastAsia"/>
          <w:b/>
          <w:bCs/>
          <w:sz w:val="24"/>
          <w:szCs w:val="24"/>
        </w:rPr>
        <w:t>拉动智能化时代的三架马车</w:t>
      </w:r>
    </w:p>
    <w:p w14:paraId="7CD11843" w14:textId="2CFBA62F" w:rsidR="00D33083" w:rsidRDefault="00143B7E">
      <w:pPr>
        <w:snapToGrid w:val="0"/>
        <w:spacing w:beforeLines="10" w:before="31" w:afterLines="10" w:after="31" w:line="360" w:lineRule="auto"/>
        <w:ind w:firstLineChars="196" w:firstLine="470"/>
        <w:rPr>
          <w:sz w:val="24"/>
          <w:szCs w:val="24"/>
        </w:rPr>
      </w:pPr>
      <w:ins w:id="9" w:author="付 安" w:date="2019-02-20T10:40:00Z">
        <w:r>
          <w:rPr>
            <w:sz w:val="24"/>
            <w:szCs w:val="24"/>
          </w:rPr>
          <w:t>美、英、日</w:t>
        </w:r>
      </w:ins>
      <w:ins w:id="10" w:author="付 安" w:date="2019-02-20T10:41:00Z">
        <w:r>
          <w:rPr>
            <w:rFonts w:hint="eastAsia"/>
            <w:sz w:val="24"/>
            <w:szCs w:val="24"/>
          </w:rPr>
          <w:t>等</w:t>
        </w:r>
      </w:ins>
      <w:r w:rsidR="005F2C71">
        <w:rPr>
          <w:sz w:val="24"/>
          <w:szCs w:val="24"/>
        </w:rPr>
        <w:t>世界各国为推动智能化进程</w:t>
      </w:r>
      <w:del w:id="11" w:author="付 安" w:date="2019-02-20T10:41:00Z">
        <w:r w:rsidR="005F2C71" w:rsidDel="00143B7E">
          <w:rPr>
            <w:sz w:val="24"/>
            <w:szCs w:val="24"/>
          </w:rPr>
          <w:delText>，特别是美、英、日以及欧盟等发达国家，</w:delText>
        </w:r>
        <w:r w:rsidR="005F2C71" w:rsidDel="00143B7E">
          <w:rPr>
            <w:rFonts w:hint="eastAsia"/>
            <w:sz w:val="24"/>
            <w:szCs w:val="24"/>
          </w:rPr>
          <w:delText>分别</w:delText>
        </w:r>
      </w:del>
      <w:r w:rsidR="005F2C71">
        <w:rPr>
          <w:rFonts w:hint="eastAsia"/>
          <w:sz w:val="24"/>
          <w:szCs w:val="24"/>
        </w:rPr>
        <w:t>紧锣密鼓地</w:t>
      </w:r>
      <w:r w:rsidR="005F2C71">
        <w:rPr>
          <w:sz w:val="24"/>
          <w:szCs w:val="24"/>
        </w:rPr>
        <w:t>制定了相应的发展战略</w:t>
      </w:r>
      <w:del w:id="12" w:author="phantom Dai" w:date="2019-02-21T10:51:00Z">
        <w:r w:rsidR="005F2C71" w:rsidDel="00065AE5">
          <w:rPr>
            <w:sz w:val="24"/>
            <w:szCs w:val="24"/>
          </w:rPr>
          <w:delText>以</w:delText>
        </w:r>
      </w:del>
      <w:r w:rsidR="005F2C71">
        <w:rPr>
          <w:sz w:val="24"/>
          <w:szCs w:val="24"/>
        </w:rPr>
        <w:t>及行动计划</w:t>
      </w:r>
      <w:r w:rsidR="005F2C71">
        <w:rPr>
          <w:rFonts w:hint="eastAsia"/>
          <w:sz w:val="24"/>
          <w:szCs w:val="24"/>
        </w:rPr>
        <w:t>（表</w:t>
      </w:r>
      <w:r w:rsidR="005F2C71">
        <w:rPr>
          <w:rFonts w:hint="eastAsia"/>
          <w:sz w:val="24"/>
          <w:szCs w:val="24"/>
        </w:rPr>
        <w:t>1</w:t>
      </w:r>
      <w:r w:rsidR="005F2C71">
        <w:rPr>
          <w:rFonts w:hint="eastAsia"/>
          <w:sz w:val="24"/>
          <w:szCs w:val="24"/>
        </w:rPr>
        <w:t>所示</w:t>
      </w:r>
      <w:del w:id="13" w:author="付 安" w:date="2019-02-20T10:41:00Z">
        <w:r w:rsidR="005F2C71" w:rsidDel="00143B7E">
          <w:rPr>
            <w:rFonts w:hint="eastAsia"/>
            <w:sz w:val="24"/>
            <w:szCs w:val="24"/>
          </w:rPr>
          <w:delText>），</w:delText>
        </w:r>
      </w:del>
      <w:ins w:id="14" w:author="付 安" w:date="2019-02-20T10:41:00Z">
        <w:r>
          <w:rPr>
            <w:rFonts w:hint="eastAsia"/>
            <w:sz w:val="24"/>
            <w:szCs w:val="24"/>
          </w:rPr>
          <w:t>）</w:t>
        </w:r>
      </w:ins>
      <w:ins w:id="15" w:author="付 安" w:date="2019-02-20T10:46:00Z">
        <w:r w:rsidR="005A178E">
          <w:rPr>
            <w:rFonts w:hint="eastAsia"/>
            <w:sz w:val="24"/>
            <w:szCs w:val="24"/>
          </w:rPr>
          <w:t>：</w:t>
        </w:r>
      </w:ins>
      <w:r w:rsidR="005F2C71">
        <w:rPr>
          <w:rFonts w:hint="eastAsia"/>
          <w:sz w:val="24"/>
          <w:szCs w:val="24"/>
        </w:rPr>
        <w:t>2016</w:t>
      </w:r>
      <w:r w:rsidR="005F2C71">
        <w:rPr>
          <w:rFonts w:hint="eastAsia"/>
          <w:sz w:val="24"/>
          <w:szCs w:val="24"/>
        </w:rPr>
        <w:t>年</w:t>
      </w:r>
      <w:r w:rsidR="005F2C71">
        <w:rPr>
          <w:rFonts w:hint="eastAsia"/>
          <w:sz w:val="24"/>
          <w:szCs w:val="24"/>
        </w:rPr>
        <w:t>10</w:t>
      </w:r>
      <w:r w:rsidR="005F2C71">
        <w:rPr>
          <w:rFonts w:hint="eastAsia"/>
          <w:sz w:val="24"/>
          <w:szCs w:val="24"/>
        </w:rPr>
        <w:t>月，美国前总统奥巴马在白宫前沿峰会上发布报告《国家人工智能研究和发展战略计划》</w:t>
      </w:r>
      <w:del w:id="16" w:author="付 安" w:date="2019-02-20T10:43:00Z">
        <w:r w:rsidR="005F2C71" w:rsidDel="00BC44FC">
          <w:rPr>
            <w:rFonts w:hint="eastAsia"/>
            <w:sz w:val="24"/>
            <w:szCs w:val="24"/>
          </w:rPr>
          <w:delText>，</w:delText>
        </w:r>
      </w:del>
      <w:ins w:id="17" w:author="付 安" w:date="2019-02-20T10:43:00Z">
        <w:r w:rsidR="00BC44FC">
          <w:rPr>
            <w:rFonts w:hint="eastAsia"/>
            <w:sz w:val="24"/>
            <w:szCs w:val="24"/>
          </w:rPr>
          <w:t>；</w:t>
        </w:r>
      </w:ins>
      <w:ins w:id="18" w:author="phantom Dai" w:date="2019-02-21T10:52:00Z">
        <w:r w:rsidR="00065AE5">
          <w:rPr>
            <w:rFonts w:hint="eastAsia"/>
            <w:sz w:val="24"/>
            <w:szCs w:val="24"/>
          </w:rPr>
          <w:t>同年</w:t>
        </w:r>
      </w:ins>
      <w:r w:rsidR="005F2C71">
        <w:rPr>
          <w:rFonts w:hint="eastAsia"/>
          <w:sz w:val="24"/>
          <w:szCs w:val="24"/>
        </w:rPr>
        <w:t>12</w:t>
      </w:r>
      <w:r w:rsidR="005F2C71">
        <w:rPr>
          <w:rFonts w:hint="eastAsia"/>
          <w:sz w:val="24"/>
          <w:szCs w:val="24"/>
        </w:rPr>
        <w:t>月</w:t>
      </w:r>
      <w:r w:rsidR="005F2C71">
        <w:rPr>
          <w:rFonts w:hint="eastAsia"/>
          <w:sz w:val="24"/>
          <w:szCs w:val="24"/>
        </w:rPr>
        <w:t>20</w:t>
      </w:r>
      <w:r w:rsidR="005F2C71">
        <w:rPr>
          <w:rFonts w:hint="eastAsia"/>
          <w:sz w:val="24"/>
          <w:szCs w:val="24"/>
        </w:rPr>
        <w:t>日，美国白宫</w:t>
      </w:r>
      <w:del w:id="19" w:author="付 安" w:date="2019-02-20T10:42:00Z">
        <w:r w:rsidR="005F2C71" w:rsidDel="00BC44FC">
          <w:rPr>
            <w:rFonts w:hint="eastAsia"/>
            <w:sz w:val="24"/>
            <w:szCs w:val="24"/>
          </w:rPr>
          <w:delText>又</w:delText>
        </w:r>
      </w:del>
      <w:r w:rsidR="005F2C71">
        <w:rPr>
          <w:rFonts w:hint="eastAsia"/>
          <w:sz w:val="24"/>
          <w:szCs w:val="24"/>
        </w:rPr>
        <w:t>跟进发布了一份关于人工智能的报告——《人工智能、自动化与经济》</w:t>
      </w:r>
      <w:del w:id="20" w:author="付 安" w:date="2019-02-20T10:43:00Z">
        <w:r w:rsidR="005F2C71" w:rsidDel="00BC44FC">
          <w:rPr>
            <w:rFonts w:hint="eastAsia"/>
            <w:sz w:val="24"/>
            <w:szCs w:val="24"/>
          </w:rPr>
          <w:delText>，</w:delText>
        </w:r>
      </w:del>
      <w:ins w:id="21" w:author="付 安" w:date="2019-02-20T10:43:00Z">
        <w:r w:rsidR="00BC44FC">
          <w:rPr>
            <w:rFonts w:hint="eastAsia"/>
            <w:sz w:val="24"/>
            <w:szCs w:val="24"/>
          </w:rPr>
          <w:t>；</w:t>
        </w:r>
      </w:ins>
      <w:r w:rsidR="005F2C71">
        <w:rPr>
          <w:rFonts w:hint="eastAsia"/>
          <w:sz w:val="24"/>
          <w:szCs w:val="24"/>
        </w:rPr>
        <w:t>日本政府也先后发布《机器人新战略》和《人工智能技术战略》</w:t>
      </w:r>
      <w:del w:id="22" w:author="付 安" w:date="2019-02-20T10:44:00Z">
        <w:r w:rsidR="005F2C71" w:rsidDel="006445B6">
          <w:rPr>
            <w:rFonts w:hint="eastAsia"/>
            <w:sz w:val="24"/>
            <w:szCs w:val="24"/>
          </w:rPr>
          <w:delText>，</w:delText>
        </w:r>
      </w:del>
      <w:ins w:id="23" w:author="付 安" w:date="2019-02-20T10:44:00Z">
        <w:r w:rsidR="006445B6">
          <w:rPr>
            <w:rFonts w:hint="eastAsia"/>
            <w:sz w:val="24"/>
            <w:szCs w:val="24"/>
          </w:rPr>
          <w:t>。由此可见</w:t>
        </w:r>
        <w:r w:rsidR="006445B6">
          <w:rPr>
            <w:sz w:val="24"/>
            <w:szCs w:val="24"/>
          </w:rPr>
          <w:t>，</w:t>
        </w:r>
      </w:ins>
      <w:r w:rsidR="005F2C71">
        <w:rPr>
          <w:rFonts w:hint="eastAsia"/>
          <w:sz w:val="24"/>
          <w:szCs w:val="24"/>
        </w:rPr>
        <w:t>世界各国已经把</w:t>
      </w:r>
      <w:commentRangeStart w:id="24"/>
      <w:del w:id="25" w:author="phantom Dai" w:date="2019-02-21T10:54:00Z">
        <w:r w:rsidR="005F2C71" w:rsidDel="00065AE5">
          <w:rPr>
            <w:rFonts w:hint="eastAsia"/>
            <w:sz w:val="24"/>
            <w:szCs w:val="24"/>
          </w:rPr>
          <w:delText>发展</w:delText>
        </w:r>
      </w:del>
      <w:commentRangeEnd w:id="24"/>
      <w:r w:rsidR="00065AE5">
        <w:rPr>
          <w:rStyle w:val="af0"/>
        </w:rPr>
        <w:commentReference w:id="24"/>
      </w:r>
      <w:del w:id="26" w:author="phantom Dai" w:date="2019-02-21T10:54:00Z">
        <w:r w:rsidR="005F2C71" w:rsidDel="00065AE5">
          <w:rPr>
            <w:rFonts w:hint="eastAsia"/>
            <w:sz w:val="24"/>
            <w:szCs w:val="24"/>
          </w:rPr>
          <w:delText>智能软件的政策</w:delText>
        </w:r>
      </w:del>
      <w:ins w:id="27" w:author="phantom Dai" w:date="2019-02-21T10:55:00Z">
        <w:r w:rsidR="00065AE5">
          <w:rPr>
            <w:rFonts w:hint="eastAsia"/>
            <w:sz w:val="24"/>
            <w:szCs w:val="24"/>
          </w:rPr>
          <w:t>推动智能软件的发展</w:t>
        </w:r>
      </w:ins>
      <w:r w:rsidR="005F2C71">
        <w:rPr>
          <w:rFonts w:hint="eastAsia"/>
          <w:sz w:val="24"/>
          <w:szCs w:val="24"/>
        </w:rPr>
        <w:t>提升到国家战略的高度</w:t>
      </w:r>
      <w:r w:rsidR="005F2C71">
        <w:rPr>
          <w:sz w:val="24"/>
          <w:szCs w:val="24"/>
        </w:rPr>
        <w:t>。</w:t>
      </w:r>
    </w:p>
    <w:p w14:paraId="7C9CACBC" w14:textId="3B208D86" w:rsidR="00E846E6" w:rsidRDefault="005F2C71">
      <w:pPr>
        <w:snapToGrid w:val="0"/>
        <w:spacing w:beforeLines="10" w:before="31" w:afterLines="10" w:after="31" w:line="360" w:lineRule="auto"/>
        <w:ind w:firstLineChars="196" w:firstLine="470"/>
        <w:rPr>
          <w:sz w:val="24"/>
          <w:szCs w:val="24"/>
        </w:rPr>
      </w:pPr>
      <w:r>
        <w:rPr>
          <w:sz w:val="24"/>
          <w:szCs w:val="24"/>
        </w:rPr>
        <w:lastRenderedPageBreak/>
        <w:t>近年来，</w:t>
      </w:r>
      <w:commentRangeStart w:id="28"/>
      <w:del w:id="29" w:author="phantom Dai" w:date="2019-02-21T10:58:00Z">
        <w:r w:rsidDel="00065AE5">
          <w:rPr>
            <w:sz w:val="24"/>
            <w:szCs w:val="24"/>
          </w:rPr>
          <w:delText>为</w:delText>
        </w:r>
      </w:del>
      <w:commentRangeEnd w:id="28"/>
      <w:r w:rsidR="00065AE5">
        <w:rPr>
          <w:rStyle w:val="af0"/>
        </w:rPr>
        <w:commentReference w:id="28"/>
      </w:r>
      <w:del w:id="30" w:author="phantom Dai" w:date="2019-02-21T10:58:00Z">
        <w:r w:rsidDel="00065AE5">
          <w:rPr>
            <w:sz w:val="24"/>
            <w:szCs w:val="24"/>
          </w:rPr>
          <w:delText>促进大数据、云计算和人工智能的发展，</w:delText>
        </w:r>
      </w:del>
      <w:r>
        <w:rPr>
          <w:sz w:val="24"/>
          <w:szCs w:val="24"/>
        </w:rPr>
        <w:t>我国</w:t>
      </w:r>
      <w:r>
        <w:rPr>
          <w:rFonts w:hint="eastAsia"/>
          <w:sz w:val="24"/>
          <w:szCs w:val="24"/>
        </w:rPr>
        <w:t>同样</w:t>
      </w:r>
      <w:r>
        <w:rPr>
          <w:sz w:val="24"/>
          <w:szCs w:val="24"/>
        </w:rPr>
        <w:t>密集出台了一系列发展战略、行动计划和支持政策：</w:t>
      </w:r>
      <w:r>
        <w:rPr>
          <w:sz w:val="24"/>
          <w:szCs w:val="24"/>
        </w:rPr>
        <w:t>2015</w:t>
      </w:r>
      <w:r>
        <w:rPr>
          <w:sz w:val="24"/>
          <w:szCs w:val="24"/>
        </w:rPr>
        <w:t>年，国务院颁布《促进大数据发展行动纲要》，强调数据已成为国家基础性战略资源</w:t>
      </w:r>
      <w:del w:id="31" w:author="付 安" w:date="2019-02-20T10:47:00Z">
        <w:r w:rsidDel="008E571C">
          <w:rPr>
            <w:sz w:val="24"/>
            <w:szCs w:val="24"/>
          </w:rPr>
          <w:delText>。</w:delText>
        </w:r>
      </w:del>
      <w:ins w:id="32" w:author="付 安" w:date="2019-02-20T10:47:00Z">
        <w:r w:rsidR="008E571C">
          <w:rPr>
            <w:rFonts w:hint="eastAsia"/>
            <w:sz w:val="24"/>
            <w:szCs w:val="24"/>
          </w:rPr>
          <w:t>；</w:t>
        </w:r>
      </w:ins>
      <w:r>
        <w:rPr>
          <w:sz w:val="24"/>
          <w:szCs w:val="24"/>
        </w:rPr>
        <w:t>李克强总理在两会的政府报告中</w:t>
      </w:r>
      <w:del w:id="33" w:author="付 安" w:date="2019-02-20T10:47:00Z">
        <w:r w:rsidDel="008E571C">
          <w:rPr>
            <w:sz w:val="24"/>
            <w:szCs w:val="24"/>
          </w:rPr>
          <w:delText>，</w:delText>
        </w:r>
      </w:del>
      <w:r>
        <w:rPr>
          <w:sz w:val="24"/>
          <w:szCs w:val="24"/>
        </w:rPr>
        <w:t>提出</w:t>
      </w:r>
      <w:ins w:id="34" w:author="付 安" w:date="2019-02-20T10:47:00Z">
        <w:r w:rsidR="008E571C" w:rsidDel="008E571C">
          <w:rPr>
            <w:sz w:val="24"/>
            <w:szCs w:val="24"/>
          </w:rPr>
          <w:t xml:space="preserve"> </w:t>
        </w:r>
      </w:ins>
      <w:del w:id="35" w:author="付 安" w:date="2019-02-20T10:47:00Z">
        <w:r w:rsidDel="008E571C">
          <w:rPr>
            <w:sz w:val="24"/>
            <w:szCs w:val="24"/>
          </w:rPr>
          <w:delText>要</w:delText>
        </w:r>
      </w:del>
      <w:r>
        <w:rPr>
          <w:rFonts w:hint="eastAsia"/>
          <w:sz w:val="24"/>
          <w:szCs w:val="24"/>
        </w:rPr>
        <w:t>“</w:t>
      </w:r>
      <w:r>
        <w:rPr>
          <w:sz w:val="24"/>
          <w:szCs w:val="24"/>
        </w:rPr>
        <w:t>制定互联网</w:t>
      </w:r>
      <w:r>
        <w:rPr>
          <w:sz w:val="24"/>
          <w:szCs w:val="24"/>
        </w:rPr>
        <w:t>+</w:t>
      </w:r>
      <w:r>
        <w:rPr>
          <w:sz w:val="24"/>
          <w:szCs w:val="24"/>
        </w:rPr>
        <w:t>行动计划</w:t>
      </w:r>
      <w:del w:id="36" w:author="付 安" w:date="2019-02-20T10:47:00Z">
        <w:r w:rsidDel="008E571C">
          <w:rPr>
            <w:rFonts w:hint="eastAsia"/>
            <w:sz w:val="24"/>
            <w:szCs w:val="24"/>
          </w:rPr>
          <w:delText xml:space="preserve"> </w:delText>
        </w:r>
      </w:del>
      <w:r>
        <w:rPr>
          <w:rFonts w:hint="eastAsia"/>
          <w:sz w:val="24"/>
          <w:szCs w:val="24"/>
        </w:rPr>
        <w:t>”</w:t>
      </w:r>
      <w:r>
        <w:rPr>
          <w:sz w:val="24"/>
          <w:szCs w:val="24"/>
        </w:rPr>
        <w:t>的要求，推动移动互联网、云计算、大数据、物联网</w:t>
      </w:r>
      <w:r>
        <w:rPr>
          <w:rFonts w:hint="eastAsia"/>
          <w:sz w:val="24"/>
          <w:szCs w:val="24"/>
        </w:rPr>
        <w:t>与</w:t>
      </w:r>
      <w:r>
        <w:rPr>
          <w:sz w:val="24"/>
          <w:szCs w:val="24"/>
        </w:rPr>
        <w:t>现代制造业结合，促进电子商务、工业互联网和互联网金融健康发展，引导互联网企业拓展国际市场；</w:t>
      </w:r>
      <w:r>
        <w:rPr>
          <w:sz w:val="24"/>
          <w:szCs w:val="24"/>
        </w:rPr>
        <w:t>2016</w:t>
      </w:r>
      <w:r>
        <w:rPr>
          <w:sz w:val="24"/>
          <w:szCs w:val="24"/>
        </w:rPr>
        <w:t>年，</w:t>
      </w:r>
      <w:proofErr w:type="gramStart"/>
      <w:r>
        <w:rPr>
          <w:sz w:val="24"/>
          <w:szCs w:val="24"/>
        </w:rPr>
        <w:t>国家发改委</w:t>
      </w:r>
      <w:proofErr w:type="gramEnd"/>
      <w:r>
        <w:rPr>
          <w:sz w:val="24"/>
          <w:szCs w:val="24"/>
        </w:rPr>
        <w:t>、科技部、工信部、</w:t>
      </w:r>
      <w:proofErr w:type="gramStart"/>
      <w:r>
        <w:rPr>
          <w:sz w:val="24"/>
          <w:szCs w:val="24"/>
        </w:rPr>
        <w:t>中央网信</w:t>
      </w:r>
      <w:proofErr w:type="gramEnd"/>
      <w:r>
        <w:rPr>
          <w:sz w:val="24"/>
          <w:szCs w:val="24"/>
        </w:rPr>
        <w:t>办联合发布了《</w:t>
      </w:r>
      <w:r>
        <w:rPr>
          <w:rFonts w:hint="eastAsia"/>
          <w:sz w:val="24"/>
          <w:szCs w:val="24"/>
        </w:rPr>
        <w:t>“</w:t>
      </w:r>
      <w:r>
        <w:rPr>
          <w:sz w:val="24"/>
          <w:szCs w:val="24"/>
        </w:rPr>
        <w:t>互联网＋</w:t>
      </w:r>
      <w:r>
        <w:rPr>
          <w:rFonts w:hint="eastAsia"/>
          <w:sz w:val="24"/>
          <w:szCs w:val="24"/>
        </w:rPr>
        <w:t>”</w:t>
      </w:r>
      <w:r>
        <w:rPr>
          <w:sz w:val="24"/>
          <w:szCs w:val="24"/>
        </w:rPr>
        <w:t>人工智能三年行动实施方案》</w:t>
      </w:r>
      <w:r>
        <w:rPr>
          <w:rFonts w:hint="eastAsia"/>
          <w:sz w:val="24"/>
          <w:szCs w:val="24"/>
        </w:rPr>
        <w:t>，</w:t>
      </w:r>
      <w:r>
        <w:rPr>
          <w:sz w:val="24"/>
          <w:szCs w:val="24"/>
        </w:rPr>
        <w:t>提出了三大方向共九大工程，系统地</w:t>
      </w:r>
      <w:commentRangeStart w:id="37"/>
      <w:del w:id="38" w:author="付 安" w:date="2019-02-20T10:48:00Z">
        <w:r w:rsidDel="004C417F">
          <w:rPr>
            <w:sz w:val="24"/>
            <w:szCs w:val="24"/>
          </w:rPr>
          <w:delText>提出</w:delText>
        </w:r>
      </w:del>
      <w:commentRangeEnd w:id="37"/>
      <w:r w:rsidR="004C417F">
        <w:rPr>
          <w:rStyle w:val="af0"/>
        </w:rPr>
        <w:commentReference w:id="37"/>
      </w:r>
      <w:ins w:id="39" w:author="付 安" w:date="2019-02-20T10:48:00Z">
        <w:r w:rsidR="004C417F">
          <w:rPr>
            <w:rFonts w:hint="eastAsia"/>
            <w:sz w:val="24"/>
            <w:szCs w:val="24"/>
          </w:rPr>
          <w:t>阐述</w:t>
        </w:r>
      </w:ins>
      <w:r>
        <w:rPr>
          <w:sz w:val="24"/>
          <w:szCs w:val="24"/>
        </w:rPr>
        <w:t>了我国在</w:t>
      </w:r>
      <w:r>
        <w:rPr>
          <w:sz w:val="24"/>
          <w:szCs w:val="24"/>
        </w:rPr>
        <w:t>2016-2018</w:t>
      </w:r>
      <w:r>
        <w:rPr>
          <w:sz w:val="24"/>
          <w:szCs w:val="24"/>
        </w:rPr>
        <w:t>年间推动人工智能发展的具体思路和内容；</w:t>
      </w:r>
      <w:r>
        <w:rPr>
          <w:sz w:val="24"/>
          <w:szCs w:val="24"/>
        </w:rPr>
        <w:t>2017</w:t>
      </w:r>
      <w:r>
        <w:rPr>
          <w:sz w:val="24"/>
          <w:szCs w:val="24"/>
        </w:rPr>
        <w:t>年，国务院颁布《新一代人工智能发展规划》，指出要抢抓人工智能发展的重大战略机遇，构筑我国人工智能发展的先发优势，加快建设创新型国家和世界科技强国</w:t>
      </w:r>
      <w:r>
        <w:rPr>
          <w:rFonts w:hint="eastAsia"/>
          <w:sz w:val="24"/>
          <w:szCs w:val="24"/>
        </w:rPr>
        <w:t>；同年，工业化信息部发布了《促进新一代人工智能产业发展的三年行动计划（</w:t>
      </w:r>
      <w:r>
        <w:rPr>
          <w:rFonts w:hint="eastAsia"/>
          <w:sz w:val="24"/>
          <w:szCs w:val="24"/>
        </w:rPr>
        <w:t>2018-2020</w:t>
      </w:r>
      <w:r>
        <w:rPr>
          <w:rFonts w:hint="eastAsia"/>
          <w:sz w:val="24"/>
          <w:szCs w:val="24"/>
        </w:rPr>
        <w:t>年）》，目的在于深入实施“中国制造</w:t>
      </w:r>
      <w:r>
        <w:rPr>
          <w:rFonts w:hint="eastAsia"/>
          <w:sz w:val="24"/>
          <w:szCs w:val="24"/>
        </w:rPr>
        <w:t>2025</w:t>
      </w:r>
      <w:r>
        <w:rPr>
          <w:rFonts w:hint="eastAsia"/>
          <w:sz w:val="24"/>
          <w:szCs w:val="24"/>
        </w:rPr>
        <w:t>”，加快人工智能产业发展，推动人工智能和实体经济深度融合，力争于</w:t>
      </w:r>
      <w:r>
        <w:rPr>
          <w:rFonts w:hint="eastAsia"/>
          <w:sz w:val="24"/>
          <w:szCs w:val="24"/>
        </w:rPr>
        <w:t>2020</w:t>
      </w:r>
      <w:r>
        <w:rPr>
          <w:rFonts w:hint="eastAsia"/>
          <w:sz w:val="24"/>
          <w:szCs w:val="24"/>
        </w:rPr>
        <w:t>年在一系列人工智能标志性产业</w:t>
      </w:r>
      <w:ins w:id="40" w:author="phantom Dai" w:date="2019-02-21T11:05:00Z">
        <w:r w:rsidR="007E5DD4">
          <w:rPr>
            <w:rFonts w:hint="eastAsia"/>
            <w:sz w:val="24"/>
            <w:szCs w:val="24"/>
          </w:rPr>
          <w:t>中</w:t>
        </w:r>
      </w:ins>
      <w:r>
        <w:rPr>
          <w:rFonts w:hint="eastAsia"/>
          <w:sz w:val="24"/>
          <w:szCs w:val="24"/>
        </w:rPr>
        <w:t>取得重要突破，在若干重点领域形成国际竞争优势。</w:t>
      </w:r>
    </w:p>
    <w:p w14:paraId="219BA5CE" w14:textId="77777777" w:rsidR="00E846E6" w:rsidRDefault="005F2C71">
      <w:pPr>
        <w:snapToGrid w:val="0"/>
        <w:jc w:val="center"/>
        <w:rPr>
          <w:sz w:val="24"/>
          <w:szCs w:val="24"/>
        </w:rPr>
      </w:pPr>
      <w:r>
        <w:rPr>
          <w:rFonts w:ascii="宋体" w:cs="宋体" w:hint="eastAsia"/>
          <w:b/>
          <w:bCs/>
          <w:sz w:val="24"/>
          <w:szCs w:val="24"/>
        </w:rPr>
        <w:t>表1</w:t>
      </w:r>
      <w:r>
        <w:rPr>
          <w:rFonts w:ascii="宋体" w:cs="宋体"/>
          <w:b/>
          <w:bCs/>
          <w:sz w:val="24"/>
          <w:szCs w:val="24"/>
        </w:rPr>
        <w:t xml:space="preserve"> </w:t>
      </w:r>
      <w:r>
        <w:rPr>
          <w:rFonts w:ascii="宋体" w:cs="宋体" w:hint="eastAsia"/>
          <w:b/>
          <w:bCs/>
          <w:sz w:val="24"/>
          <w:szCs w:val="24"/>
        </w:rPr>
        <w:t>世界</w:t>
      </w:r>
      <w:r>
        <w:rPr>
          <w:rFonts w:asciiTheme="minorEastAsia" w:eastAsiaTheme="minorEastAsia" w:hAnsiTheme="minorEastAsia" w:cstheme="minorEastAsia" w:hint="eastAsia"/>
          <w:b/>
          <w:bCs/>
          <w:color w:val="333333"/>
          <w:spacing w:val="8"/>
          <w:sz w:val="24"/>
          <w:szCs w:val="24"/>
          <w:shd w:val="clear" w:color="auto" w:fill="FFFFFF"/>
        </w:rPr>
        <w:t>各国人工智能政策</w:t>
      </w:r>
    </w:p>
    <w:p w14:paraId="6B348CE6" w14:textId="77777777" w:rsidR="00E846E6" w:rsidRDefault="005F2C71">
      <w:pPr>
        <w:snapToGrid w:val="0"/>
        <w:spacing w:beforeLines="10" w:before="31" w:afterLines="10" w:after="31" w:line="360" w:lineRule="auto"/>
        <w:rPr>
          <w:sz w:val="24"/>
          <w:szCs w:val="24"/>
        </w:rPr>
      </w:pPr>
      <w:r>
        <w:rPr>
          <w:rFonts w:hint="eastAsia"/>
          <w:sz w:val="24"/>
          <w:szCs w:val="24"/>
        </w:rPr>
        <w:lastRenderedPageBreak/>
        <w:t xml:space="preserve">  </w:t>
      </w:r>
      <w:commentRangeStart w:id="41"/>
      <w:r>
        <w:rPr>
          <w:rFonts w:hint="eastAsia"/>
          <w:noProof/>
          <w:sz w:val="24"/>
          <w:szCs w:val="24"/>
        </w:rPr>
        <w:drawing>
          <wp:inline distT="0" distB="0" distL="114300" distR="114300" wp14:anchorId="63B56530" wp14:editId="1D5C049E">
            <wp:extent cx="5005415" cy="4625975"/>
            <wp:effectExtent l="0" t="0" r="5080" b="3175"/>
            <wp:docPr id="12" name="图片 12" descr="pIYBAFtr3rCAflBAAAMSANGYFxg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IYBAFtr3rCAflBAAAMSANGYFxg473"/>
                    <pic:cNvPicPr>
                      <a:picLocks noChangeAspect="1"/>
                    </pic:cNvPicPr>
                  </pic:nvPicPr>
                  <pic:blipFill>
                    <a:blip r:embed="rId13"/>
                    <a:stretch>
                      <a:fillRect/>
                    </a:stretch>
                  </pic:blipFill>
                  <pic:spPr>
                    <a:xfrm>
                      <a:off x="0" y="0"/>
                      <a:ext cx="5020662" cy="4640066"/>
                    </a:xfrm>
                    <a:prstGeom prst="rect">
                      <a:avLst/>
                    </a:prstGeom>
                  </pic:spPr>
                </pic:pic>
              </a:graphicData>
            </a:graphic>
          </wp:inline>
        </w:drawing>
      </w:r>
      <w:commentRangeEnd w:id="41"/>
      <w:r w:rsidR="007E5DD4">
        <w:rPr>
          <w:rStyle w:val="af0"/>
        </w:rPr>
        <w:commentReference w:id="41"/>
      </w:r>
    </w:p>
    <w:p w14:paraId="5A0E552E" w14:textId="77777777" w:rsidR="00E846E6" w:rsidRDefault="005F2C71">
      <w:pPr>
        <w:pStyle w:val="4"/>
        <w:spacing w:before="0" w:after="0" w:line="360" w:lineRule="auto"/>
      </w:pPr>
      <w:r>
        <w:rPr>
          <w:rFonts w:hint="eastAsia"/>
        </w:rPr>
        <w:t>1.1.2</w:t>
      </w:r>
      <w:r>
        <w:rPr>
          <w:rFonts w:hint="eastAsia"/>
        </w:rPr>
        <w:t>智能软件的广泛应用</w:t>
      </w:r>
    </w:p>
    <w:p w14:paraId="72E6A8D7" w14:textId="18138773" w:rsidR="00E846E6" w:rsidRDefault="005F2C71">
      <w:pPr>
        <w:snapToGrid w:val="0"/>
        <w:spacing w:beforeLines="10" w:before="31" w:afterLines="10" w:after="31" w:line="360" w:lineRule="auto"/>
        <w:ind w:firstLineChars="196" w:firstLine="470"/>
        <w:rPr>
          <w:sz w:val="24"/>
          <w:szCs w:val="24"/>
        </w:rPr>
      </w:pPr>
      <w:r>
        <w:rPr>
          <w:rFonts w:hint="eastAsia"/>
          <w:sz w:val="24"/>
          <w:szCs w:val="24"/>
        </w:rPr>
        <w:t>在当前全面推进战略性新兴产业及高技术制造业</w:t>
      </w:r>
      <w:commentRangeStart w:id="42"/>
      <w:del w:id="43" w:author="phantom Dai" w:date="2019-02-21T11:10:00Z">
        <w:r w:rsidDel="00CE0067">
          <w:rPr>
            <w:rFonts w:hint="eastAsia"/>
            <w:sz w:val="24"/>
            <w:szCs w:val="24"/>
          </w:rPr>
          <w:delText>建设</w:delText>
        </w:r>
      </w:del>
      <w:commentRangeEnd w:id="42"/>
      <w:r w:rsidR="00CE0067">
        <w:rPr>
          <w:rStyle w:val="af0"/>
        </w:rPr>
        <w:commentReference w:id="42"/>
      </w:r>
      <w:r>
        <w:rPr>
          <w:rFonts w:hint="eastAsia"/>
          <w:sz w:val="24"/>
          <w:szCs w:val="24"/>
        </w:rPr>
        <w:t>的形势下，智能软件为提升现代企事业单位生产力水平提供重要支撑，为国民经济</w:t>
      </w:r>
      <w:del w:id="44" w:author="phantom Dai" w:date="2019-02-21T11:11:00Z">
        <w:r w:rsidDel="00CE0067">
          <w:rPr>
            <w:rFonts w:hint="eastAsia"/>
            <w:sz w:val="24"/>
            <w:szCs w:val="24"/>
          </w:rPr>
          <w:delText>的</w:delText>
        </w:r>
      </w:del>
      <w:r>
        <w:rPr>
          <w:rFonts w:hint="eastAsia"/>
          <w:sz w:val="24"/>
          <w:szCs w:val="24"/>
        </w:rPr>
        <w:t>飞速增长和社会</w:t>
      </w:r>
      <w:commentRangeStart w:id="45"/>
      <w:del w:id="46" w:author="phantom Dai" w:date="2019-02-21T11:11:00Z">
        <w:r w:rsidDel="00CE0067">
          <w:rPr>
            <w:rFonts w:hint="eastAsia"/>
            <w:sz w:val="24"/>
            <w:szCs w:val="24"/>
          </w:rPr>
          <w:delText>的</w:delText>
        </w:r>
      </w:del>
      <w:commentRangeEnd w:id="45"/>
      <w:r w:rsidR="00CE0067">
        <w:rPr>
          <w:rStyle w:val="af0"/>
        </w:rPr>
        <w:commentReference w:id="45"/>
      </w:r>
      <w:r>
        <w:rPr>
          <w:rFonts w:hint="eastAsia"/>
          <w:sz w:val="24"/>
          <w:szCs w:val="24"/>
        </w:rPr>
        <w:t>持续稳定发展提供有力保障。</w:t>
      </w:r>
      <w:r w:rsidRPr="00C50EF9">
        <w:rPr>
          <w:rFonts w:hint="eastAsia"/>
          <w:b/>
          <w:sz w:val="24"/>
          <w:szCs w:val="24"/>
        </w:rPr>
        <w:t>智能软件</w:t>
      </w:r>
      <w:r w:rsidRPr="00C50EF9">
        <w:rPr>
          <w:b/>
          <w:sz w:val="24"/>
          <w:szCs w:val="24"/>
        </w:rPr>
        <w:t>是指能够产生人类智能行为的软件系统，通常通过学习或者自适应等方式获得处理问题的</w:t>
      </w:r>
      <w:r w:rsidRPr="00C50EF9">
        <w:rPr>
          <w:rFonts w:hint="eastAsia"/>
          <w:b/>
          <w:sz w:val="24"/>
          <w:szCs w:val="24"/>
        </w:rPr>
        <w:t>逻辑，</w:t>
      </w:r>
      <w:r w:rsidRPr="00C50EF9">
        <w:rPr>
          <w:b/>
          <w:sz w:val="24"/>
          <w:szCs w:val="24"/>
        </w:rPr>
        <w:t>具有强大的认知和问题解决能力，正在推动经济社会从数字化、网络化向智能化加速跃进。</w:t>
      </w:r>
      <w:r>
        <w:rPr>
          <w:rFonts w:hint="eastAsia"/>
          <w:sz w:val="24"/>
          <w:szCs w:val="24"/>
        </w:rPr>
        <w:t>在</w:t>
      </w:r>
      <w:r>
        <w:rPr>
          <w:sz w:val="24"/>
          <w:szCs w:val="24"/>
        </w:rPr>
        <w:t>智能化时代背景下，大数据提供的海量数据、</w:t>
      </w:r>
      <w:proofErr w:type="gramStart"/>
      <w:r>
        <w:rPr>
          <w:sz w:val="24"/>
          <w:szCs w:val="24"/>
        </w:rPr>
        <w:t>云计算</w:t>
      </w:r>
      <w:proofErr w:type="gramEnd"/>
      <w:r>
        <w:rPr>
          <w:sz w:val="24"/>
          <w:szCs w:val="24"/>
        </w:rPr>
        <w:t>带来的超强计算能力以及人工智能算法的不断演进为</w:t>
      </w:r>
      <w:r>
        <w:rPr>
          <w:rFonts w:hint="eastAsia"/>
          <w:sz w:val="24"/>
          <w:szCs w:val="24"/>
        </w:rPr>
        <w:t>智能软件</w:t>
      </w:r>
      <w:r>
        <w:rPr>
          <w:sz w:val="24"/>
          <w:szCs w:val="24"/>
        </w:rPr>
        <w:t>的飞速发展插上了腾飞的翅膀。</w:t>
      </w:r>
    </w:p>
    <w:p w14:paraId="15E825DC" w14:textId="59605005" w:rsidR="00E846E6" w:rsidRDefault="005F2C71">
      <w:pPr>
        <w:snapToGrid w:val="0"/>
        <w:spacing w:beforeLines="10" w:before="31" w:afterLines="10" w:after="31" w:line="360" w:lineRule="auto"/>
        <w:ind w:firstLineChars="196" w:firstLine="470"/>
        <w:rPr>
          <w:sz w:val="24"/>
          <w:szCs w:val="24"/>
        </w:rPr>
      </w:pPr>
      <w:r>
        <w:rPr>
          <w:sz w:val="24"/>
          <w:szCs w:val="24"/>
        </w:rPr>
        <w:t>目前，</w:t>
      </w:r>
      <w:r w:rsidRPr="00C50EF9">
        <w:rPr>
          <w:rFonts w:hint="eastAsia"/>
          <w:b/>
          <w:sz w:val="24"/>
          <w:szCs w:val="24"/>
        </w:rPr>
        <w:t>智能软件</w:t>
      </w:r>
      <w:r w:rsidRPr="00C50EF9">
        <w:rPr>
          <w:b/>
          <w:sz w:val="24"/>
          <w:szCs w:val="24"/>
        </w:rPr>
        <w:t>在各个领域表现良好甚至达到了人类的水平</w:t>
      </w:r>
      <w:r>
        <w:rPr>
          <w:rFonts w:hint="eastAsia"/>
          <w:sz w:val="24"/>
          <w:szCs w:val="24"/>
        </w:rPr>
        <w:t>，</w:t>
      </w:r>
      <w:r>
        <w:rPr>
          <w:sz w:val="24"/>
          <w:szCs w:val="24"/>
        </w:rPr>
        <w:t>谷歌公司的</w:t>
      </w:r>
      <w:r>
        <w:rPr>
          <w:sz w:val="24"/>
          <w:szCs w:val="24"/>
        </w:rPr>
        <w:t>Alpha</w:t>
      </w:r>
      <w:del w:id="47" w:author="phantom Dai" w:date="2019-02-21T11:12:00Z">
        <w:r w:rsidDel="00CE0067">
          <w:rPr>
            <w:sz w:val="24"/>
            <w:szCs w:val="24"/>
          </w:rPr>
          <w:delText>Go</w:delText>
        </w:r>
        <w:r w:rsidDel="00CE0067">
          <w:rPr>
            <w:sz w:val="24"/>
            <w:szCs w:val="24"/>
          </w:rPr>
          <w:delText>围</w:delText>
        </w:r>
      </w:del>
      <w:ins w:id="48" w:author="phantom Dai" w:date="2019-02-21T11:13:00Z">
        <w:r w:rsidR="00CE0067">
          <w:rPr>
            <w:rFonts w:hint="eastAsia"/>
            <w:sz w:val="24"/>
            <w:szCs w:val="24"/>
          </w:rPr>
          <w:t xml:space="preserve"> </w:t>
        </w:r>
        <w:r w:rsidR="00CE0067">
          <w:rPr>
            <w:rFonts w:hint="eastAsia"/>
            <w:sz w:val="24"/>
            <w:szCs w:val="24"/>
          </w:rPr>
          <w:t>围</w:t>
        </w:r>
      </w:ins>
      <w:r>
        <w:rPr>
          <w:sz w:val="24"/>
          <w:szCs w:val="24"/>
        </w:rPr>
        <w:t>棋智能机器人依靠深度学习技术战胜了排名世界第一的围棋冠军柯洁及职业九段棋手李世石；</w:t>
      </w:r>
      <w:r>
        <w:rPr>
          <w:sz w:val="24"/>
          <w:szCs w:val="24"/>
        </w:rPr>
        <w:t xml:space="preserve">IBM </w:t>
      </w:r>
      <w:r>
        <w:rPr>
          <w:sz w:val="24"/>
          <w:szCs w:val="24"/>
        </w:rPr>
        <w:t>公司的深蓝智能计算系统战胜了国际象棋特级大师加里</w:t>
      </w:r>
      <w:r>
        <w:rPr>
          <w:sz w:val="24"/>
          <w:szCs w:val="24"/>
        </w:rPr>
        <w:t>·</w:t>
      </w:r>
      <w:r>
        <w:rPr>
          <w:sz w:val="24"/>
          <w:szCs w:val="24"/>
        </w:rPr>
        <w:t>卡斯帕罗夫</w:t>
      </w:r>
      <w:r>
        <w:rPr>
          <w:rFonts w:hint="eastAsia"/>
          <w:sz w:val="24"/>
          <w:szCs w:val="24"/>
        </w:rPr>
        <w:t>。</w:t>
      </w:r>
      <w:r>
        <w:rPr>
          <w:rFonts w:asciiTheme="minorEastAsia" w:eastAsiaTheme="minorEastAsia" w:hAnsiTheme="minorEastAsia" w:cstheme="minorEastAsia" w:hint="eastAsia"/>
          <w:color w:val="000000"/>
          <w:sz w:val="24"/>
          <w:szCs w:val="24"/>
        </w:rPr>
        <w:t>人工智能技术还可以提升研究人员发现和解决问题的能力，助力科学研究与发现，造福人类。</w:t>
      </w:r>
      <w:r>
        <w:rPr>
          <w:sz w:val="24"/>
          <w:szCs w:val="24"/>
        </w:rPr>
        <w:t>谷歌最新的人工智能</w:t>
      </w:r>
      <w:r>
        <w:rPr>
          <w:sz w:val="24"/>
          <w:szCs w:val="24"/>
        </w:rPr>
        <w:t>AlphaFold</w:t>
      </w:r>
      <w:r>
        <w:rPr>
          <w:sz w:val="24"/>
          <w:szCs w:val="24"/>
        </w:rPr>
        <w:t>，在一项极其困难的任务中击败了所有的</w:t>
      </w:r>
      <w:ins w:id="49" w:author="付 安" w:date="2019-02-20T11:02:00Z">
        <w:r w:rsidR="006900F8">
          <w:rPr>
            <w:rFonts w:hint="eastAsia"/>
            <w:sz w:val="24"/>
            <w:szCs w:val="24"/>
          </w:rPr>
          <w:t>人类</w:t>
        </w:r>
      </w:ins>
      <w:r>
        <w:rPr>
          <w:sz w:val="24"/>
          <w:szCs w:val="24"/>
        </w:rPr>
        <w:t>对手，成功根据基因序列预测了生命基本</w:t>
      </w:r>
      <w:r>
        <w:rPr>
          <w:sz w:val="24"/>
          <w:szCs w:val="24"/>
        </w:rPr>
        <w:lastRenderedPageBreak/>
        <w:t>分子</w:t>
      </w:r>
      <w:r>
        <w:rPr>
          <w:sz w:val="24"/>
          <w:szCs w:val="24"/>
        </w:rPr>
        <w:t>-</w:t>
      </w:r>
      <w:r>
        <w:rPr>
          <w:sz w:val="24"/>
          <w:szCs w:val="24"/>
        </w:rPr>
        <w:t>蛋白质的三维结构</w:t>
      </w:r>
      <w:r>
        <w:rPr>
          <w:sz w:val="24"/>
          <w:szCs w:val="24"/>
        </w:rPr>
        <w:t>[9]</w:t>
      </w:r>
      <w:r>
        <w:rPr>
          <w:sz w:val="24"/>
          <w:szCs w:val="24"/>
        </w:rPr>
        <w:t>；医学影像企业</w:t>
      </w:r>
      <w:ins w:id="50" w:author="phantom Dai" w:date="2019-02-21T11:14:00Z">
        <w:r w:rsidR="00CE0067">
          <w:rPr>
            <w:rFonts w:hint="eastAsia"/>
            <w:sz w:val="24"/>
            <w:szCs w:val="24"/>
          </w:rPr>
          <w:t xml:space="preserve"> </w:t>
        </w:r>
      </w:ins>
      <w:r>
        <w:rPr>
          <w:sz w:val="24"/>
          <w:szCs w:val="24"/>
        </w:rPr>
        <w:t>Enlitic</w:t>
      </w:r>
      <w:ins w:id="51" w:author="phantom Dai" w:date="2019-02-21T17:39:00Z">
        <w:r w:rsidR="0065357D">
          <w:rPr>
            <w:sz w:val="24"/>
            <w:szCs w:val="24"/>
          </w:rPr>
          <w:t xml:space="preserve"> </w:t>
        </w:r>
      </w:ins>
      <w:r>
        <w:rPr>
          <w:sz w:val="24"/>
          <w:szCs w:val="24"/>
        </w:rPr>
        <w:t>开发了从</w:t>
      </w:r>
      <w:ins w:id="52" w:author="phantom Dai" w:date="2019-02-21T11:14:00Z">
        <w:r w:rsidR="00CE0067">
          <w:rPr>
            <w:rFonts w:hint="eastAsia"/>
            <w:sz w:val="24"/>
            <w:szCs w:val="24"/>
          </w:rPr>
          <w:t xml:space="preserve"> </w:t>
        </w:r>
      </w:ins>
      <w:r>
        <w:rPr>
          <w:sz w:val="24"/>
          <w:szCs w:val="24"/>
        </w:rPr>
        <w:t>X</w:t>
      </w:r>
      <w:ins w:id="53" w:author="phantom Dai" w:date="2019-02-21T11:14:00Z">
        <w:r w:rsidR="00CE0067">
          <w:rPr>
            <w:sz w:val="24"/>
            <w:szCs w:val="24"/>
          </w:rPr>
          <w:t xml:space="preserve"> </w:t>
        </w:r>
      </w:ins>
      <w:r>
        <w:rPr>
          <w:sz w:val="24"/>
          <w:szCs w:val="24"/>
        </w:rPr>
        <w:t>光照片及</w:t>
      </w:r>
      <w:ins w:id="54" w:author="phantom Dai" w:date="2019-02-21T11:14:00Z">
        <w:r w:rsidR="00CE0067">
          <w:rPr>
            <w:rFonts w:hint="eastAsia"/>
            <w:sz w:val="24"/>
            <w:szCs w:val="24"/>
          </w:rPr>
          <w:t xml:space="preserve"> </w:t>
        </w:r>
      </w:ins>
      <w:r>
        <w:rPr>
          <w:sz w:val="24"/>
          <w:szCs w:val="24"/>
        </w:rPr>
        <w:t>CT</w:t>
      </w:r>
      <w:ins w:id="55" w:author="phantom Dai" w:date="2019-02-21T11:14:00Z">
        <w:r w:rsidR="00CE0067">
          <w:rPr>
            <w:sz w:val="24"/>
            <w:szCs w:val="24"/>
          </w:rPr>
          <w:t xml:space="preserve"> </w:t>
        </w:r>
      </w:ins>
      <w:r>
        <w:rPr>
          <w:sz w:val="24"/>
          <w:szCs w:val="24"/>
        </w:rPr>
        <w:t>扫描图像中找出恶性肿瘤的图像识别软件，利用深度学习的方法对大量医疗图像数据进行机器学习，自动总结出病症的</w:t>
      </w:r>
      <w:r>
        <w:rPr>
          <w:rFonts w:hint="eastAsia"/>
          <w:sz w:val="24"/>
          <w:szCs w:val="24"/>
        </w:rPr>
        <w:t>“</w:t>
      </w:r>
      <w:r>
        <w:rPr>
          <w:sz w:val="24"/>
          <w:szCs w:val="24"/>
        </w:rPr>
        <w:t>特征</w:t>
      </w:r>
      <w:r>
        <w:rPr>
          <w:rFonts w:hint="eastAsia"/>
          <w:sz w:val="24"/>
          <w:szCs w:val="24"/>
        </w:rPr>
        <w:t>”</w:t>
      </w:r>
      <w:r>
        <w:rPr>
          <w:sz w:val="24"/>
          <w:szCs w:val="24"/>
        </w:rPr>
        <w:t>以及</w:t>
      </w:r>
      <w:r>
        <w:rPr>
          <w:rFonts w:hint="eastAsia"/>
          <w:sz w:val="24"/>
          <w:szCs w:val="24"/>
        </w:rPr>
        <w:t>“</w:t>
      </w:r>
      <w:r>
        <w:rPr>
          <w:sz w:val="24"/>
          <w:szCs w:val="24"/>
        </w:rPr>
        <w:t>模式</w:t>
      </w:r>
      <w:r>
        <w:rPr>
          <w:rFonts w:hint="eastAsia"/>
          <w:sz w:val="24"/>
          <w:szCs w:val="24"/>
        </w:rPr>
        <w:t>”。智能软件已经渗透到我们生活的每个角落，正在逐渐改变家居、出行、医疗、教育、金融、工作等诸多领域（表</w:t>
      </w:r>
      <w:r>
        <w:rPr>
          <w:rFonts w:hint="eastAsia"/>
          <w:sz w:val="24"/>
          <w:szCs w:val="24"/>
        </w:rPr>
        <w:t>2</w:t>
      </w:r>
      <w:r>
        <w:rPr>
          <w:rFonts w:hint="eastAsia"/>
          <w:sz w:val="24"/>
          <w:szCs w:val="24"/>
        </w:rPr>
        <w:t>所示）。</w:t>
      </w:r>
    </w:p>
    <w:p w14:paraId="0601362D" w14:textId="77777777" w:rsidR="00E846E6" w:rsidRDefault="005F2C71">
      <w:pPr>
        <w:snapToGrid w:val="0"/>
        <w:spacing w:beforeLines="10" w:before="31" w:afterLines="10" w:after="31" w:line="360" w:lineRule="auto"/>
        <w:ind w:firstLineChars="901" w:firstLine="2171"/>
        <w:rPr>
          <w:sz w:val="24"/>
          <w:szCs w:val="24"/>
        </w:rPr>
      </w:pPr>
      <w:r>
        <w:rPr>
          <w:rFonts w:ascii="宋体" w:cs="宋体" w:hint="eastAsia"/>
          <w:b/>
          <w:bCs/>
          <w:sz w:val="24"/>
          <w:szCs w:val="24"/>
        </w:rPr>
        <w:t>表2</w:t>
      </w:r>
      <w:r>
        <w:rPr>
          <w:rFonts w:ascii="宋体" w:cs="宋体"/>
          <w:b/>
          <w:bCs/>
          <w:sz w:val="24"/>
          <w:szCs w:val="24"/>
        </w:rPr>
        <w:t xml:space="preserve"> </w:t>
      </w:r>
      <w:r>
        <w:rPr>
          <w:rFonts w:ascii="宋体" w:cs="宋体" w:hint="eastAsia"/>
          <w:b/>
          <w:bCs/>
          <w:sz w:val="24"/>
          <w:szCs w:val="24"/>
        </w:rPr>
        <w:t>智能软件的应用实例</w:t>
      </w:r>
    </w:p>
    <w:tbl>
      <w:tblPr>
        <w:tblStyle w:val="af1"/>
        <w:tblW w:w="8728" w:type="dxa"/>
        <w:jc w:val="center"/>
        <w:tblBorders>
          <w:left w:val="none" w:sz="0" w:space="0" w:color="auto"/>
          <w:right w:val="none" w:sz="0" w:space="0" w:color="auto"/>
        </w:tblBorders>
        <w:tblLayout w:type="fixed"/>
        <w:tblLook w:val="04A0" w:firstRow="1" w:lastRow="0" w:firstColumn="1" w:lastColumn="0" w:noHBand="0" w:noVBand="1"/>
      </w:tblPr>
      <w:tblGrid>
        <w:gridCol w:w="1564"/>
        <w:gridCol w:w="7164"/>
      </w:tblGrid>
      <w:tr w:rsidR="00E846E6" w14:paraId="71003F6B" w14:textId="77777777">
        <w:trPr>
          <w:trHeight w:val="427"/>
          <w:jc w:val="center"/>
        </w:trPr>
        <w:tc>
          <w:tcPr>
            <w:tcW w:w="1564" w:type="dxa"/>
            <w:tcBorders>
              <w:tl2br w:val="nil"/>
              <w:tr2bl w:val="nil"/>
            </w:tcBorders>
            <w:shd w:val="clear" w:color="auto" w:fill="D8D8D8" w:themeFill="background1" w:themeFillShade="D8"/>
            <w:vAlign w:val="center"/>
          </w:tcPr>
          <w:p w14:paraId="77881A3C" w14:textId="77777777" w:rsidR="00E846E6" w:rsidRDefault="005F2C71">
            <w:pPr>
              <w:jc w:val="center"/>
              <w:rPr>
                <w:rFonts w:ascii="黑体" w:eastAsia="黑体" w:hAnsi="黑体" w:cs="黑体"/>
                <w:b/>
                <w:bCs/>
              </w:rPr>
            </w:pPr>
            <w:r>
              <w:rPr>
                <w:rFonts w:ascii="黑体" w:eastAsia="黑体" w:hAnsi="黑体" w:cs="黑体" w:hint="eastAsia"/>
                <w:b/>
                <w:bCs/>
              </w:rPr>
              <w:t>智慧领域</w:t>
            </w:r>
          </w:p>
        </w:tc>
        <w:tc>
          <w:tcPr>
            <w:tcW w:w="7164" w:type="dxa"/>
            <w:tcBorders>
              <w:tl2br w:val="nil"/>
              <w:tr2bl w:val="nil"/>
            </w:tcBorders>
            <w:shd w:val="clear" w:color="auto" w:fill="D8D8D8" w:themeFill="background1" w:themeFillShade="D8"/>
            <w:vAlign w:val="center"/>
          </w:tcPr>
          <w:p w14:paraId="3B637159" w14:textId="77777777" w:rsidR="00E846E6" w:rsidRDefault="005F2C71">
            <w:pPr>
              <w:jc w:val="center"/>
              <w:rPr>
                <w:rFonts w:ascii="黑体" w:eastAsia="黑体" w:hAnsi="黑体" w:cs="黑体"/>
                <w:b/>
                <w:bCs/>
              </w:rPr>
            </w:pPr>
            <w:r>
              <w:rPr>
                <w:rFonts w:ascii="黑体" w:eastAsia="黑体" w:hAnsi="黑体" w:cs="黑体" w:hint="eastAsia"/>
                <w:b/>
                <w:bCs/>
              </w:rPr>
              <w:t>应用实例</w:t>
            </w:r>
          </w:p>
        </w:tc>
      </w:tr>
      <w:tr w:rsidR="00E846E6" w14:paraId="1C7C30B1" w14:textId="77777777">
        <w:trPr>
          <w:jc w:val="center"/>
        </w:trPr>
        <w:tc>
          <w:tcPr>
            <w:tcW w:w="1564" w:type="dxa"/>
            <w:tcBorders>
              <w:tl2br w:val="nil"/>
              <w:tr2bl w:val="nil"/>
            </w:tcBorders>
            <w:vAlign w:val="center"/>
          </w:tcPr>
          <w:p w14:paraId="318DCEC7" w14:textId="77777777" w:rsidR="00E846E6" w:rsidRDefault="005F2C71">
            <w:pPr>
              <w:jc w:val="center"/>
              <w:rPr>
                <w:rFonts w:ascii="微软雅黑" w:eastAsia="微软雅黑" w:hAnsi="微软雅黑" w:cs="微软雅黑"/>
              </w:rPr>
            </w:pPr>
            <w:r>
              <w:rPr>
                <w:rFonts w:ascii="微软雅黑" w:eastAsia="微软雅黑" w:hAnsi="微软雅黑" w:cs="微软雅黑" w:hint="eastAsia"/>
              </w:rPr>
              <w:t>智能家居</w:t>
            </w:r>
          </w:p>
        </w:tc>
        <w:tc>
          <w:tcPr>
            <w:tcW w:w="7164" w:type="dxa"/>
            <w:tcBorders>
              <w:tl2br w:val="nil"/>
              <w:tr2bl w:val="nil"/>
            </w:tcBorders>
            <w:vAlign w:val="center"/>
          </w:tcPr>
          <w:p w14:paraId="28427924" w14:textId="6A493D54" w:rsidR="00E846E6" w:rsidRDefault="005F2C71">
            <w:pPr>
              <w:jc w:val="left"/>
              <w:rPr>
                <w:rFonts w:eastAsia="仿宋"/>
                <w:sz w:val="24"/>
                <w:szCs w:val="24"/>
              </w:rPr>
            </w:pPr>
            <w:r>
              <w:rPr>
                <w:rFonts w:eastAsia="仿宋"/>
                <w:sz w:val="24"/>
                <w:szCs w:val="24"/>
              </w:rPr>
              <w:t>智能家电：人工智能技术丰富家用电器的功能，如三星公司的智能冰箱</w:t>
            </w:r>
            <w:ins w:id="56" w:author="phantom Dai" w:date="2019-02-21T11:15:00Z">
              <w:r w:rsidR="00CE0067">
                <w:rPr>
                  <w:rFonts w:eastAsia="仿宋" w:hint="eastAsia"/>
                  <w:sz w:val="24"/>
                  <w:szCs w:val="24"/>
                </w:rPr>
                <w:t xml:space="preserve"> </w:t>
              </w:r>
            </w:ins>
            <w:r>
              <w:rPr>
                <w:rFonts w:eastAsia="仿宋"/>
                <w:sz w:val="24"/>
                <w:szCs w:val="24"/>
              </w:rPr>
              <w:t>Family Hub</w:t>
            </w:r>
            <w:r>
              <w:rPr>
                <w:rFonts w:eastAsia="仿宋"/>
                <w:sz w:val="24"/>
                <w:szCs w:val="24"/>
              </w:rPr>
              <w:t>、亚马逊的</w:t>
            </w:r>
            <w:ins w:id="57" w:author="phantom Dai" w:date="2019-02-21T11:15:00Z">
              <w:r w:rsidR="00CE0067">
                <w:rPr>
                  <w:rFonts w:eastAsia="仿宋" w:hint="eastAsia"/>
                  <w:sz w:val="24"/>
                  <w:szCs w:val="24"/>
                </w:rPr>
                <w:t xml:space="preserve"> </w:t>
              </w:r>
            </w:ins>
            <w:r>
              <w:rPr>
                <w:rFonts w:eastAsia="仿宋"/>
                <w:sz w:val="24"/>
                <w:szCs w:val="24"/>
              </w:rPr>
              <w:t>Echo</w:t>
            </w:r>
            <w:ins w:id="58" w:author="phantom Dai" w:date="2019-02-21T11:15:00Z">
              <w:r w:rsidR="00CE0067">
                <w:rPr>
                  <w:rFonts w:eastAsia="仿宋"/>
                  <w:sz w:val="24"/>
                  <w:szCs w:val="24"/>
                </w:rPr>
                <w:t xml:space="preserve"> </w:t>
              </w:r>
            </w:ins>
            <w:r>
              <w:rPr>
                <w:rFonts w:eastAsia="仿宋"/>
                <w:sz w:val="24"/>
                <w:szCs w:val="24"/>
              </w:rPr>
              <w:t>智能音箱</w:t>
            </w:r>
            <w:commentRangeStart w:id="59"/>
            <w:r>
              <w:rPr>
                <w:rFonts w:eastAsia="仿宋"/>
                <w:sz w:val="24"/>
                <w:szCs w:val="24"/>
              </w:rPr>
              <w:t>......</w:t>
            </w:r>
            <w:commentRangeEnd w:id="59"/>
            <w:r w:rsidR="00CE0067">
              <w:rPr>
                <w:rStyle w:val="af0"/>
              </w:rPr>
              <w:commentReference w:id="59"/>
            </w:r>
          </w:p>
          <w:p w14:paraId="192E338C" w14:textId="49C61E74" w:rsidR="00E846E6" w:rsidRDefault="005F2C71">
            <w:pPr>
              <w:jc w:val="left"/>
              <w:rPr>
                <w:rFonts w:eastAsia="仿宋"/>
                <w:sz w:val="24"/>
                <w:szCs w:val="24"/>
              </w:rPr>
            </w:pPr>
            <w:r>
              <w:rPr>
                <w:rFonts w:eastAsia="仿宋"/>
                <w:sz w:val="24"/>
                <w:szCs w:val="24"/>
              </w:rPr>
              <w:t>家居智能控制平台</w:t>
            </w:r>
            <w:del w:id="60" w:author="phantom Dai" w:date="2019-02-21T11:17:00Z">
              <w:r w:rsidDel="00CE0067">
                <w:rPr>
                  <w:rFonts w:eastAsia="仿宋"/>
                  <w:sz w:val="24"/>
                  <w:szCs w:val="24"/>
                </w:rPr>
                <w:delText>:</w:delText>
              </w:r>
            </w:del>
            <w:ins w:id="61" w:author="phantom Dai" w:date="2019-02-21T11:17:00Z">
              <w:r w:rsidR="00CE0067">
                <w:rPr>
                  <w:rFonts w:eastAsia="仿宋" w:hint="eastAsia"/>
                  <w:sz w:val="24"/>
                  <w:szCs w:val="24"/>
                </w:rPr>
                <w:t>：</w:t>
              </w:r>
            </w:ins>
            <w:r>
              <w:rPr>
                <w:rFonts w:eastAsia="仿宋"/>
                <w:sz w:val="24"/>
                <w:szCs w:val="24"/>
              </w:rPr>
              <w:t>智能控制门、窗、家用电子设备等，如</w:t>
            </w:r>
            <w:r>
              <w:rPr>
                <w:rFonts w:eastAsia="仿宋"/>
                <w:color w:val="000000"/>
                <w:sz w:val="24"/>
                <w:szCs w:val="24"/>
              </w:rPr>
              <w:t>谷歌的</w:t>
            </w:r>
            <w:ins w:id="62" w:author="phantom Dai" w:date="2019-02-21T11:17:00Z">
              <w:r w:rsidR="00CE0067">
                <w:rPr>
                  <w:rFonts w:eastAsia="仿宋" w:hint="eastAsia"/>
                  <w:color w:val="000000"/>
                  <w:sz w:val="24"/>
                  <w:szCs w:val="24"/>
                </w:rPr>
                <w:t xml:space="preserve"> </w:t>
              </w:r>
            </w:ins>
            <w:r>
              <w:rPr>
                <w:rFonts w:eastAsia="仿宋"/>
                <w:color w:val="000000"/>
                <w:sz w:val="24"/>
                <w:szCs w:val="24"/>
              </w:rPr>
              <w:t>Google Home</w:t>
            </w:r>
            <w:ins w:id="63" w:author="phantom Dai" w:date="2019-02-21T11:17:00Z">
              <w:r w:rsidR="00CE0067">
                <w:rPr>
                  <w:rFonts w:eastAsia="仿宋"/>
                  <w:color w:val="000000"/>
                  <w:sz w:val="24"/>
                  <w:szCs w:val="24"/>
                </w:rPr>
                <w:t xml:space="preserve"> </w:t>
              </w:r>
            </w:ins>
            <w:r>
              <w:rPr>
                <w:rFonts w:eastAsia="仿宋"/>
                <w:color w:val="000000"/>
                <w:sz w:val="24"/>
                <w:szCs w:val="24"/>
              </w:rPr>
              <w:t>家庭设备的控制中心、扎克伯格的</w:t>
            </w:r>
            <w:r>
              <w:rPr>
                <w:rFonts w:eastAsia="仿宋"/>
                <w:color w:val="000000"/>
                <w:sz w:val="24"/>
                <w:szCs w:val="24"/>
              </w:rPr>
              <w:t>“</w:t>
            </w:r>
            <w:r>
              <w:rPr>
                <w:rFonts w:eastAsia="仿宋"/>
                <w:color w:val="000000"/>
                <w:sz w:val="24"/>
                <w:szCs w:val="24"/>
              </w:rPr>
              <w:t>贾维斯</w:t>
            </w:r>
            <w:r>
              <w:rPr>
                <w:rFonts w:eastAsia="仿宋"/>
                <w:color w:val="000000"/>
                <w:sz w:val="24"/>
                <w:szCs w:val="24"/>
              </w:rPr>
              <w:t>”</w:t>
            </w:r>
            <w:r>
              <w:rPr>
                <w:rFonts w:eastAsia="仿宋"/>
                <w:color w:val="000000"/>
                <w:sz w:val="24"/>
                <w:szCs w:val="24"/>
              </w:rPr>
              <w:t>智能管家、</w:t>
            </w:r>
            <w:r>
              <w:rPr>
                <w:rFonts w:eastAsia="仿宋"/>
                <w:color w:val="333333"/>
                <w:sz w:val="24"/>
                <w:szCs w:val="24"/>
                <w:shd w:val="clear" w:color="auto" w:fill="FFFFFF"/>
              </w:rPr>
              <w:t>苹果的</w:t>
            </w:r>
            <w:ins w:id="64" w:author="phantom Dai" w:date="2019-02-21T11:18:00Z">
              <w:r w:rsidR="00CE0067">
                <w:rPr>
                  <w:rFonts w:eastAsia="仿宋" w:hint="eastAsia"/>
                  <w:color w:val="333333"/>
                  <w:sz w:val="24"/>
                  <w:szCs w:val="24"/>
                  <w:shd w:val="clear" w:color="auto" w:fill="FFFFFF"/>
                </w:rPr>
                <w:t xml:space="preserve"> </w:t>
              </w:r>
            </w:ins>
            <w:r>
              <w:rPr>
                <w:rFonts w:eastAsia="仿宋"/>
                <w:color w:val="333333"/>
                <w:sz w:val="24"/>
                <w:szCs w:val="24"/>
                <w:shd w:val="clear" w:color="auto" w:fill="FFFFFF"/>
              </w:rPr>
              <w:t>HomeKit</w:t>
            </w:r>
            <w:ins w:id="65" w:author="phantom Dai" w:date="2019-02-21T11:18:00Z">
              <w:r w:rsidR="00CE0067">
                <w:rPr>
                  <w:rFonts w:eastAsia="仿宋"/>
                  <w:color w:val="333333"/>
                  <w:sz w:val="24"/>
                  <w:szCs w:val="24"/>
                  <w:shd w:val="clear" w:color="auto" w:fill="FFFFFF"/>
                </w:rPr>
                <w:t xml:space="preserve"> </w:t>
              </w:r>
            </w:ins>
            <w:r>
              <w:rPr>
                <w:rFonts w:eastAsia="仿宋"/>
                <w:color w:val="333333"/>
                <w:sz w:val="24"/>
                <w:szCs w:val="24"/>
                <w:shd w:val="clear" w:color="auto" w:fill="FFFFFF"/>
              </w:rPr>
              <w:t>智能家居平台</w:t>
            </w:r>
            <w:del w:id="66" w:author="phantom Dai" w:date="2019-02-21T11:18:00Z">
              <w:r w:rsidDel="00CE0067">
                <w:rPr>
                  <w:rFonts w:eastAsia="仿宋"/>
                  <w:color w:val="333333"/>
                  <w:sz w:val="24"/>
                  <w:szCs w:val="24"/>
                  <w:shd w:val="clear" w:color="auto" w:fill="FFFFFF"/>
                </w:rPr>
                <w:delText>......</w:delText>
              </w:r>
            </w:del>
          </w:p>
        </w:tc>
      </w:tr>
      <w:tr w:rsidR="00E846E6" w14:paraId="0134496D" w14:textId="77777777">
        <w:trPr>
          <w:jc w:val="center"/>
        </w:trPr>
        <w:tc>
          <w:tcPr>
            <w:tcW w:w="1564" w:type="dxa"/>
            <w:tcBorders>
              <w:tl2br w:val="nil"/>
              <w:tr2bl w:val="nil"/>
            </w:tcBorders>
            <w:vAlign w:val="center"/>
          </w:tcPr>
          <w:p w14:paraId="6364BDEE" w14:textId="77777777" w:rsidR="00E846E6" w:rsidRDefault="005F2C71">
            <w:pPr>
              <w:jc w:val="center"/>
              <w:rPr>
                <w:rFonts w:ascii="微软雅黑" w:eastAsia="微软雅黑" w:hAnsi="微软雅黑" w:cs="微软雅黑"/>
              </w:rPr>
            </w:pPr>
            <w:r>
              <w:rPr>
                <w:rFonts w:ascii="微软雅黑" w:eastAsia="微软雅黑" w:hAnsi="微软雅黑" w:cs="微软雅黑" w:hint="eastAsia"/>
              </w:rPr>
              <w:t>智慧出行</w:t>
            </w:r>
          </w:p>
        </w:tc>
        <w:tc>
          <w:tcPr>
            <w:tcW w:w="7164" w:type="dxa"/>
            <w:tcBorders>
              <w:tl2br w:val="nil"/>
              <w:tr2bl w:val="nil"/>
            </w:tcBorders>
            <w:vAlign w:val="center"/>
          </w:tcPr>
          <w:p w14:paraId="2AD7462E" w14:textId="079D2996" w:rsidR="00E846E6" w:rsidRDefault="005F2C71">
            <w:pPr>
              <w:jc w:val="left"/>
              <w:rPr>
                <w:rFonts w:eastAsia="仿宋"/>
                <w:color w:val="333333"/>
                <w:sz w:val="24"/>
                <w:szCs w:val="24"/>
                <w:shd w:val="clear" w:color="auto" w:fill="FFFFFF"/>
              </w:rPr>
            </w:pPr>
            <w:r>
              <w:rPr>
                <w:rFonts w:eastAsia="仿宋"/>
                <w:color w:val="000000"/>
                <w:sz w:val="24"/>
                <w:szCs w:val="24"/>
              </w:rPr>
              <w:t>无人驾驶汽车，如</w:t>
            </w:r>
            <w:ins w:id="67" w:author="phantom Dai" w:date="2019-02-21T11:18:00Z">
              <w:r w:rsidR="00CE0067">
                <w:rPr>
                  <w:rFonts w:eastAsia="仿宋" w:hint="eastAsia"/>
                  <w:color w:val="000000"/>
                  <w:sz w:val="24"/>
                  <w:szCs w:val="24"/>
                </w:rPr>
                <w:t xml:space="preserve"> </w:t>
              </w:r>
            </w:ins>
            <w:r w:rsidRPr="006900F8">
              <w:rPr>
                <w:rStyle w:val="ae"/>
                <w:rFonts w:eastAsia="仿宋"/>
                <w:i w:val="0"/>
                <w:sz w:val="24"/>
                <w:szCs w:val="24"/>
                <w:shd w:val="clear" w:color="auto" w:fill="FFFFFF"/>
                <w:rPrChange w:id="68" w:author="付 安" w:date="2019-02-20T11:03:00Z">
                  <w:rPr>
                    <w:rStyle w:val="ae"/>
                    <w:rFonts w:eastAsia="仿宋"/>
                    <w:i w:val="0"/>
                    <w:color w:val="CC0000"/>
                    <w:sz w:val="24"/>
                    <w:szCs w:val="24"/>
                    <w:shd w:val="clear" w:color="auto" w:fill="FFFFFF"/>
                  </w:rPr>
                </w:rPrChange>
              </w:rPr>
              <w:t>Google</w:t>
            </w:r>
            <w:del w:id="69" w:author="phantom Dai" w:date="2019-02-21T11:18:00Z">
              <w:r w:rsidDel="00CE0067">
                <w:rPr>
                  <w:rFonts w:eastAsia="仿宋"/>
                  <w:color w:val="333333"/>
                  <w:sz w:val="24"/>
                  <w:szCs w:val="24"/>
                  <w:shd w:val="clear" w:color="auto" w:fill="FFFFFF"/>
                </w:rPr>
                <w:delText> </w:delText>
              </w:r>
            </w:del>
            <w:ins w:id="70" w:author="phantom Dai" w:date="2019-02-21T11:18:00Z">
              <w:r w:rsidR="00CE0067">
                <w:rPr>
                  <w:rFonts w:eastAsia="仿宋"/>
                  <w:color w:val="333333"/>
                  <w:sz w:val="24"/>
                  <w:szCs w:val="24"/>
                  <w:shd w:val="clear" w:color="auto" w:fill="FFFFFF"/>
                </w:rPr>
                <w:t xml:space="preserve"> </w:t>
              </w:r>
            </w:ins>
            <w:r>
              <w:rPr>
                <w:rFonts w:eastAsia="仿宋"/>
                <w:color w:val="333333"/>
                <w:sz w:val="24"/>
                <w:szCs w:val="24"/>
                <w:shd w:val="clear" w:color="auto" w:fill="FFFFFF"/>
              </w:rPr>
              <w:t>Driverless Car</w:t>
            </w:r>
            <w:r>
              <w:rPr>
                <w:rFonts w:eastAsia="仿宋"/>
                <w:color w:val="333333"/>
                <w:sz w:val="24"/>
                <w:szCs w:val="24"/>
                <w:shd w:val="clear" w:color="auto" w:fill="FFFFFF"/>
              </w:rPr>
              <w:t>；</w:t>
            </w:r>
          </w:p>
          <w:p w14:paraId="1FAC09B6" w14:textId="77777777" w:rsidR="00E846E6" w:rsidRDefault="005F2C71">
            <w:pPr>
              <w:jc w:val="left"/>
              <w:rPr>
                <w:rFonts w:eastAsia="仿宋"/>
                <w:color w:val="333333"/>
                <w:sz w:val="24"/>
                <w:szCs w:val="24"/>
                <w:shd w:val="clear" w:color="auto" w:fill="FFFFFF"/>
              </w:rPr>
            </w:pPr>
            <w:r>
              <w:rPr>
                <w:rFonts w:eastAsia="仿宋"/>
                <w:color w:val="333333"/>
                <w:sz w:val="24"/>
                <w:szCs w:val="24"/>
                <w:shd w:val="clear" w:color="auto" w:fill="FFFFFF"/>
              </w:rPr>
              <w:t>智能交通机器人，</w:t>
            </w:r>
            <w:r>
              <w:rPr>
                <w:rFonts w:eastAsia="仿宋"/>
                <w:color w:val="000000"/>
                <w:sz w:val="24"/>
                <w:szCs w:val="24"/>
              </w:rPr>
              <w:t>用于路口指挥交通，降低交通警察工作量；</w:t>
            </w:r>
          </w:p>
          <w:p w14:paraId="25FD4B08" w14:textId="77777777" w:rsidR="00E846E6" w:rsidRDefault="005F2C71">
            <w:pPr>
              <w:jc w:val="left"/>
              <w:rPr>
                <w:rFonts w:eastAsia="仿宋"/>
                <w:color w:val="333333"/>
                <w:sz w:val="24"/>
                <w:szCs w:val="24"/>
                <w:shd w:val="clear" w:color="auto" w:fill="FFFFFF"/>
              </w:rPr>
            </w:pPr>
            <w:r>
              <w:rPr>
                <w:rFonts w:eastAsia="仿宋"/>
                <w:color w:val="000000"/>
                <w:sz w:val="24"/>
                <w:szCs w:val="24"/>
              </w:rPr>
              <w:t>智能交通监控可应用于停车场、高速路口收费站、车辆抓拍。</w:t>
            </w:r>
          </w:p>
        </w:tc>
      </w:tr>
      <w:tr w:rsidR="00E846E6" w14:paraId="338F4383" w14:textId="77777777">
        <w:trPr>
          <w:jc w:val="center"/>
        </w:trPr>
        <w:tc>
          <w:tcPr>
            <w:tcW w:w="1564" w:type="dxa"/>
            <w:tcBorders>
              <w:tl2br w:val="nil"/>
              <w:tr2bl w:val="nil"/>
            </w:tcBorders>
            <w:vAlign w:val="center"/>
          </w:tcPr>
          <w:p w14:paraId="4DF19411" w14:textId="77777777" w:rsidR="00E846E6" w:rsidRDefault="005F2C71">
            <w:pPr>
              <w:jc w:val="center"/>
              <w:rPr>
                <w:rFonts w:ascii="微软雅黑" w:eastAsia="微软雅黑" w:hAnsi="微软雅黑" w:cs="微软雅黑"/>
              </w:rPr>
            </w:pPr>
            <w:r>
              <w:rPr>
                <w:rFonts w:ascii="微软雅黑" w:eastAsia="微软雅黑" w:hAnsi="微软雅黑" w:cs="微软雅黑" w:hint="eastAsia"/>
                <w:color w:val="000000"/>
              </w:rPr>
              <w:t>智慧工作</w:t>
            </w:r>
          </w:p>
        </w:tc>
        <w:tc>
          <w:tcPr>
            <w:tcW w:w="7164" w:type="dxa"/>
            <w:tcBorders>
              <w:tl2br w:val="nil"/>
              <w:tr2bl w:val="nil"/>
            </w:tcBorders>
            <w:vAlign w:val="center"/>
          </w:tcPr>
          <w:p w14:paraId="47CA363B" w14:textId="77777777" w:rsidR="00E846E6" w:rsidRDefault="005F2C71" w:rsidP="00331AAA">
            <w:pPr>
              <w:jc w:val="left"/>
              <w:rPr>
                <w:rFonts w:eastAsia="仿宋"/>
                <w:sz w:val="24"/>
                <w:szCs w:val="24"/>
              </w:rPr>
            </w:pPr>
            <w:r>
              <w:rPr>
                <w:rFonts w:eastAsia="仿宋"/>
                <w:sz w:val="24"/>
                <w:szCs w:val="24"/>
              </w:rPr>
              <w:t>目前在服务行业有了广泛应用，如京东的无人仓储依靠智能控制系统实现了</w:t>
            </w:r>
            <w:r>
              <w:rPr>
                <w:rFonts w:eastAsia="仿宋"/>
                <w:sz w:val="24"/>
                <w:szCs w:val="24"/>
              </w:rPr>
              <w:t>6</w:t>
            </w:r>
            <w:r>
              <w:rPr>
                <w:rFonts w:eastAsia="仿宋"/>
                <w:sz w:val="24"/>
                <w:szCs w:val="24"/>
              </w:rPr>
              <w:t>倍于人类的思考决策速度及</w:t>
            </w:r>
            <w:del w:id="71" w:author="phantom Dai" w:date="2019-02-21T11:19:00Z">
              <w:r w:rsidDel="00CE0067">
                <w:rPr>
                  <w:rFonts w:eastAsia="仿宋"/>
                  <w:sz w:val="24"/>
                  <w:szCs w:val="24"/>
                </w:rPr>
                <w:delText xml:space="preserve"> </w:delText>
              </w:r>
            </w:del>
            <w:r>
              <w:rPr>
                <w:rFonts w:eastAsia="仿宋"/>
                <w:sz w:val="24"/>
                <w:szCs w:val="24"/>
              </w:rPr>
              <w:t>10</w:t>
            </w:r>
            <w:r>
              <w:rPr>
                <w:rFonts w:eastAsia="仿宋"/>
                <w:sz w:val="24"/>
                <w:szCs w:val="24"/>
              </w:rPr>
              <w:t>倍于传统人工仓库的货物处理效率；微软亚洲研究院利用</w:t>
            </w:r>
            <w:r>
              <w:rPr>
                <w:rFonts w:eastAsia="仿宋" w:hint="eastAsia"/>
                <w:sz w:val="24"/>
                <w:szCs w:val="24"/>
              </w:rPr>
              <w:t>智能软件</w:t>
            </w:r>
            <w:r>
              <w:rPr>
                <w:rFonts w:eastAsia="仿宋"/>
                <w:sz w:val="24"/>
                <w:szCs w:val="24"/>
              </w:rPr>
              <w:t>来优化现有的航运操作，改善航运业网络运营，提升经济效益</w:t>
            </w:r>
            <w:del w:id="72" w:author="phantom Dai" w:date="2019-02-21T11:19:00Z">
              <w:r w:rsidDel="00CE0067">
                <w:rPr>
                  <w:rFonts w:eastAsia="仿宋"/>
                  <w:sz w:val="24"/>
                  <w:szCs w:val="24"/>
                </w:rPr>
                <w:delText>......</w:delText>
              </w:r>
            </w:del>
          </w:p>
        </w:tc>
      </w:tr>
      <w:tr w:rsidR="00E846E6" w14:paraId="6C551BEA" w14:textId="77777777">
        <w:trPr>
          <w:jc w:val="center"/>
        </w:trPr>
        <w:tc>
          <w:tcPr>
            <w:tcW w:w="1564" w:type="dxa"/>
            <w:tcBorders>
              <w:tl2br w:val="nil"/>
              <w:tr2bl w:val="nil"/>
            </w:tcBorders>
            <w:vAlign w:val="center"/>
          </w:tcPr>
          <w:p w14:paraId="1A1DB669" w14:textId="77777777" w:rsidR="00E846E6" w:rsidRDefault="005F2C71">
            <w:pPr>
              <w:jc w:val="center"/>
              <w:rPr>
                <w:rFonts w:ascii="微软雅黑" w:eastAsia="微软雅黑" w:hAnsi="微软雅黑" w:cs="微软雅黑"/>
              </w:rPr>
            </w:pPr>
            <w:r>
              <w:rPr>
                <w:rFonts w:ascii="微软雅黑" w:eastAsia="微软雅黑" w:hAnsi="微软雅黑" w:cs="微软雅黑" w:hint="eastAsia"/>
                <w:color w:val="000000"/>
              </w:rPr>
              <w:t>智慧医疗</w:t>
            </w:r>
          </w:p>
        </w:tc>
        <w:tc>
          <w:tcPr>
            <w:tcW w:w="7164" w:type="dxa"/>
            <w:tcBorders>
              <w:tl2br w:val="nil"/>
              <w:tr2bl w:val="nil"/>
            </w:tcBorders>
            <w:vAlign w:val="center"/>
          </w:tcPr>
          <w:p w14:paraId="00EB8801" w14:textId="48934C7D" w:rsidR="00E846E6" w:rsidRDefault="005F2C71">
            <w:pPr>
              <w:jc w:val="left"/>
              <w:rPr>
                <w:rFonts w:eastAsia="仿宋"/>
                <w:color w:val="333333"/>
                <w:sz w:val="24"/>
                <w:szCs w:val="24"/>
                <w:shd w:val="clear" w:color="auto" w:fill="FFFFFF"/>
              </w:rPr>
            </w:pPr>
            <w:r>
              <w:rPr>
                <w:rFonts w:eastAsia="仿宋"/>
                <w:color w:val="333333"/>
                <w:sz w:val="24"/>
                <w:szCs w:val="24"/>
                <w:shd w:val="clear" w:color="auto" w:fill="FFFFFF"/>
              </w:rPr>
              <w:t>智能医疗机器人：用于外科手术、功能康复及辅助护理等方面，如</w:t>
            </w:r>
            <w:ins w:id="73" w:author="phantom Dai" w:date="2019-02-21T11:19:00Z">
              <w:r w:rsidR="00CE0067">
                <w:rPr>
                  <w:rFonts w:eastAsia="仿宋" w:hint="eastAsia"/>
                  <w:color w:val="333333"/>
                  <w:sz w:val="24"/>
                  <w:szCs w:val="24"/>
                  <w:shd w:val="clear" w:color="auto" w:fill="FFFFFF"/>
                </w:rPr>
                <w:t xml:space="preserve"> </w:t>
              </w:r>
            </w:ins>
            <w:r>
              <w:rPr>
                <w:rFonts w:eastAsia="仿宋"/>
                <w:color w:val="333333"/>
                <w:sz w:val="24"/>
                <w:szCs w:val="24"/>
                <w:shd w:val="clear" w:color="auto" w:fill="FFFFFF"/>
              </w:rPr>
              <w:t>Verb Surgical</w:t>
            </w:r>
            <w:ins w:id="74" w:author="phantom Dai" w:date="2019-02-21T11:19:00Z">
              <w:r w:rsidR="00CE0067">
                <w:rPr>
                  <w:rFonts w:eastAsia="仿宋"/>
                  <w:color w:val="333333"/>
                  <w:sz w:val="24"/>
                  <w:szCs w:val="24"/>
                  <w:shd w:val="clear" w:color="auto" w:fill="FFFFFF"/>
                </w:rPr>
                <w:t xml:space="preserve"> </w:t>
              </w:r>
            </w:ins>
            <w:r>
              <w:rPr>
                <w:rFonts w:eastAsia="仿宋"/>
                <w:color w:val="333333"/>
                <w:sz w:val="24"/>
                <w:szCs w:val="24"/>
                <w:shd w:val="clear" w:color="auto" w:fill="FFFFFF"/>
              </w:rPr>
              <w:t>公司，研发新一代辅助手术的机器人；智能药物研发，如</w:t>
            </w:r>
            <w:ins w:id="75" w:author="phantom Dai" w:date="2019-02-21T11:20:00Z">
              <w:r w:rsidR="00CE0067">
                <w:rPr>
                  <w:rFonts w:eastAsia="仿宋" w:hint="eastAsia"/>
                  <w:color w:val="333333"/>
                  <w:sz w:val="24"/>
                  <w:szCs w:val="24"/>
                  <w:shd w:val="clear" w:color="auto" w:fill="FFFFFF"/>
                </w:rPr>
                <w:t xml:space="preserve"> </w:t>
              </w:r>
            </w:ins>
            <w:r>
              <w:rPr>
                <w:rFonts w:eastAsia="仿宋"/>
                <w:color w:val="333333"/>
                <w:sz w:val="24"/>
                <w:szCs w:val="24"/>
                <w:shd w:val="clear" w:color="auto" w:fill="FFFFFF"/>
              </w:rPr>
              <w:t>IBM</w:t>
            </w:r>
            <w:ins w:id="76" w:author="phantom Dai" w:date="2019-02-21T11:20:00Z">
              <w:r w:rsidR="00CE0067">
                <w:rPr>
                  <w:rFonts w:eastAsia="仿宋"/>
                  <w:color w:val="333333"/>
                  <w:sz w:val="24"/>
                  <w:szCs w:val="24"/>
                  <w:shd w:val="clear" w:color="auto" w:fill="FFFFFF"/>
                </w:rPr>
                <w:t xml:space="preserve"> </w:t>
              </w:r>
            </w:ins>
            <w:r>
              <w:rPr>
                <w:rFonts w:eastAsia="仿宋"/>
                <w:color w:val="333333"/>
                <w:sz w:val="24"/>
                <w:szCs w:val="24"/>
                <w:shd w:val="clear" w:color="auto" w:fill="FFFFFF"/>
              </w:rPr>
              <w:t>的</w:t>
            </w:r>
            <w:ins w:id="77" w:author="phantom Dai" w:date="2019-02-21T11:20:00Z">
              <w:r w:rsidR="00CE0067">
                <w:rPr>
                  <w:rFonts w:eastAsia="仿宋" w:hint="eastAsia"/>
                  <w:color w:val="333333"/>
                  <w:sz w:val="24"/>
                  <w:szCs w:val="24"/>
                  <w:shd w:val="clear" w:color="auto" w:fill="FFFFFF"/>
                </w:rPr>
                <w:t xml:space="preserve"> </w:t>
              </w:r>
            </w:ins>
            <w:r>
              <w:rPr>
                <w:rFonts w:eastAsia="仿宋"/>
                <w:color w:val="333333"/>
                <w:sz w:val="24"/>
                <w:szCs w:val="24"/>
                <w:shd w:val="clear" w:color="auto" w:fill="FFFFFF"/>
              </w:rPr>
              <w:t>Watson</w:t>
            </w:r>
            <w:ins w:id="78" w:author="phantom Dai" w:date="2019-02-21T11:20:00Z">
              <w:r w:rsidR="00CE0067">
                <w:rPr>
                  <w:rFonts w:eastAsia="仿宋"/>
                  <w:color w:val="333333"/>
                  <w:sz w:val="24"/>
                  <w:szCs w:val="24"/>
                  <w:shd w:val="clear" w:color="auto" w:fill="FFFFFF"/>
                </w:rPr>
                <w:t xml:space="preserve"> </w:t>
              </w:r>
            </w:ins>
            <w:r>
              <w:rPr>
                <w:rFonts w:eastAsia="仿宋"/>
                <w:color w:val="333333"/>
                <w:sz w:val="24"/>
                <w:szCs w:val="24"/>
                <w:shd w:val="clear" w:color="auto" w:fill="FFFFFF"/>
              </w:rPr>
              <w:t>机器人；智能诊疗与智能影像识别；</w:t>
            </w:r>
          </w:p>
          <w:p w14:paraId="66CD4822" w14:textId="1516EE6D" w:rsidR="00E846E6" w:rsidRDefault="005F2C71">
            <w:pPr>
              <w:jc w:val="left"/>
              <w:rPr>
                <w:rFonts w:eastAsia="仿宋"/>
                <w:color w:val="333333"/>
                <w:sz w:val="24"/>
                <w:szCs w:val="24"/>
                <w:shd w:val="clear" w:color="auto" w:fill="FFFFFF"/>
              </w:rPr>
            </w:pPr>
            <w:r>
              <w:rPr>
                <w:rFonts w:eastAsia="仿宋"/>
                <w:color w:val="333333"/>
                <w:sz w:val="24"/>
                <w:szCs w:val="24"/>
                <w:shd w:val="clear" w:color="auto" w:fill="FFFFFF"/>
              </w:rPr>
              <w:t>智能健康管理，如</w:t>
            </w:r>
            <w:ins w:id="79" w:author="phantom Dai" w:date="2019-02-21T11:20:00Z">
              <w:r w:rsidR="00CE0067">
                <w:rPr>
                  <w:rFonts w:eastAsia="仿宋" w:hint="eastAsia"/>
                  <w:color w:val="333333"/>
                  <w:sz w:val="24"/>
                  <w:szCs w:val="24"/>
                  <w:shd w:val="clear" w:color="auto" w:fill="FFFFFF"/>
                </w:rPr>
                <w:t xml:space="preserve"> </w:t>
              </w:r>
            </w:ins>
            <w:r>
              <w:rPr>
                <w:rFonts w:eastAsia="仿宋"/>
                <w:color w:val="333333"/>
                <w:sz w:val="24"/>
                <w:szCs w:val="24"/>
                <w:shd w:val="clear" w:color="auto" w:fill="FFFFFF"/>
              </w:rPr>
              <w:t>Welltok</w:t>
            </w:r>
            <w:ins w:id="80" w:author="phantom Dai" w:date="2019-02-21T11:20:00Z">
              <w:r w:rsidR="00CE0067">
                <w:rPr>
                  <w:rFonts w:eastAsia="仿宋"/>
                  <w:color w:val="333333"/>
                  <w:sz w:val="24"/>
                  <w:szCs w:val="24"/>
                  <w:shd w:val="clear" w:color="auto" w:fill="FFFFFF"/>
                </w:rPr>
                <w:t xml:space="preserve"> </w:t>
              </w:r>
            </w:ins>
            <w:r>
              <w:rPr>
                <w:rFonts w:eastAsia="仿宋"/>
                <w:color w:val="333333"/>
                <w:sz w:val="24"/>
                <w:szCs w:val="24"/>
                <w:shd w:val="clear" w:color="auto" w:fill="FFFFFF"/>
              </w:rPr>
              <w:t>的健康管理平台。</w:t>
            </w:r>
          </w:p>
        </w:tc>
      </w:tr>
      <w:tr w:rsidR="00E846E6" w14:paraId="06A6443D" w14:textId="77777777">
        <w:trPr>
          <w:jc w:val="center"/>
        </w:trPr>
        <w:tc>
          <w:tcPr>
            <w:tcW w:w="1564" w:type="dxa"/>
            <w:tcBorders>
              <w:tl2br w:val="nil"/>
              <w:tr2bl w:val="nil"/>
            </w:tcBorders>
            <w:vAlign w:val="center"/>
          </w:tcPr>
          <w:p w14:paraId="181CC3F7" w14:textId="77777777" w:rsidR="00E846E6" w:rsidRDefault="005F2C71">
            <w:pPr>
              <w:jc w:val="center"/>
              <w:rPr>
                <w:rFonts w:ascii="微软雅黑" w:eastAsia="微软雅黑" w:hAnsi="微软雅黑" w:cs="微软雅黑"/>
              </w:rPr>
            </w:pPr>
            <w:r>
              <w:rPr>
                <w:rFonts w:ascii="微软雅黑" w:eastAsia="微软雅黑" w:hAnsi="微软雅黑" w:cs="微软雅黑" w:hint="eastAsia"/>
                <w:color w:val="000000"/>
              </w:rPr>
              <w:t>智慧教育</w:t>
            </w:r>
          </w:p>
        </w:tc>
        <w:tc>
          <w:tcPr>
            <w:tcW w:w="7164" w:type="dxa"/>
            <w:tcBorders>
              <w:tl2br w:val="nil"/>
              <w:tr2bl w:val="nil"/>
            </w:tcBorders>
            <w:vAlign w:val="center"/>
          </w:tcPr>
          <w:p w14:paraId="22969A32" w14:textId="77777777" w:rsidR="00E846E6" w:rsidRDefault="005F2C71" w:rsidP="00331AAA">
            <w:pPr>
              <w:jc w:val="left"/>
              <w:rPr>
                <w:rFonts w:eastAsia="仿宋"/>
                <w:sz w:val="24"/>
                <w:szCs w:val="24"/>
              </w:rPr>
            </w:pPr>
            <w:r>
              <w:rPr>
                <w:rFonts w:eastAsia="仿宋"/>
                <w:color w:val="000000"/>
                <w:sz w:val="24"/>
                <w:szCs w:val="24"/>
              </w:rPr>
              <w:t>网络课程将占据主流，人机交互可以在线答疑，通过图像识别，可以进行机器批改试卷、</w:t>
            </w:r>
            <w:proofErr w:type="gramStart"/>
            <w:r>
              <w:rPr>
                <w:rFonts w:eastAsia="仿宋"/>
                <w:color w:val="000000"/>
                <w:sz w:val="24"/>
                <w:szCs w:val="24"/>
              </w:rPr>
              <w:t>识题答题</w:t>
            </w:r>
            <w:proofErr w:type="gramEnd"/>
            <w:r>
              <w:rPr>
                <w:rFonts w:eastAsia="仿宋"/>
                <w:color w:val="000000"/>
                <w:sz w:val="24"/>
                <w:szCs w:val="24"/>
              </w:rPr>
              <w:t>等，教育资源丰富且共享。</w:t>
            </w:r>
          </w:p>
        </w:tc>
      </w:tr>
      <w:tr w:rsidR="00E846E6" w14:paraId="6E1C5601" w14:textId="77777777">
        <w:trPr>
          <w:jc w:val="center"/>
        </w:trPr>
        <w:tc>
          <w:tcPr>
            <w:tcW w:w="1564" w:type="dxa"/>
            <w:tcBorders>
              <w:tl2br w:val="nil"/>
              <w:tr2bl w:val="nil"/>
            </w:tcBorders>
            <w:vAlign w:val="center"/>
          </w:tcPr>
          <w:p w14:paraId="339483FF" w14:textId="77777777" w:rsidR="00E846E6" w:rsidRDefault="005F2C71">
            <w:pPr>
              <w:jc w:val="center"/>
              <w:rPr>
                <w:rFonts w:ascii="微软雅黑" w:eastAsia="微软雅黑" w:hAnsi="微软雅黑" w:cs="微软雅黑"/>
              </w:rPr>
            </w:pPr>
            <w:r>
              <w:rPr>
                <w:rFonts w:ascii="微软雅黑" w:eastAsia="微软雅黑" w:hAnsi="微软雅黑" w:cs="微软雅黑" w:hint="eastAsia"/>
                <w:color w:val="000000"/>
              </w:rPr>
              <w:t>智能金融</w:t>
            </w:r>
          </w:p>
        </w:tc>
        <w:tc>
          <w:tcPr>
            <w:tcW w:w="7164" w:type="dxa"/>
            <w:tcBorders>
              <w:tl2br w:val="nil"/>
              <w:tr2bl w:val="nil"/>
            </w:tcBorders>
            <w:vAlign w:val="center"/>
          </w:tcPr>
          <w:p w14:paraId="63988B13" w14:textId="77777777" w:rsidR="00E846E6" w:rsidRDefault="005F2C71" w:rsidP="00331AAA">
            <w:pPr>
              <w:jc w:val="left"/>
              <w:rPr>
                <w:sz w:val="24"/>
                <w:szCs w:val="24"/>
              </w:rPr>
            </w:pPr>
            <w:r>
              <w:rPr>
                <w:rFonts w:eastAsia="仿宋"/>
                <w:sz w:val="24"/>
                <w:szCs w:val="24"/>
              </w:rPr>
              <w:t>利用递归神经网络准确预测股票价格，客户信誉度量和风险管理方面也有应用。</w:t>
            </w:r>
          </w:p>
        </w:tc>
      </w:tr>
      <w:tr w:rsidR="00E846E6" w14:paraId="277E0631" w14:textId="77777777">
        <w:trPr>
          <w:jc w:val="center"/>
        </w:trPr>
        <w:tc>
          <w:tcPr>
            <w:tcW w:w="1564" w:type="dxa"/>
            <w:tcBorders>
              <w:tl2br w:val="nil"/>
              <w:tr2bl w:val="nil"/>
            </w:tcBorders>
            <w:vAlign w:val="center"/>
          </w:tcPr>
          <w:p w14:paraId="501C591A" w14:textId="77777777" w:rsidR="00E846E6" w:rsidRDefault="005F2C71">
            <w:pPr>
              <w:jc w:val="center"/>
              <w:rPr>
                <w:rFonts w:ascii="微软雅黑" w:eastAsia="微软雅黑" w:hAnsi="微软雅黑" w:cs="微软雅黑"/>
              </w:rPr>
            </w:pPr>
            <w:r>
              <w:rPr>
                <w:rFonts w:ascii="微软雅黑" w:eastAsia="微软雅黑" w:hAnsi="微软雅黑" w:cs="微软雅黑" w:hint="eastAsia"/>
                <w:color w:val="000000"/>
              </w:rPr>
              <w:t>智能零售</w:t>
            </w:r>
          </w:p>
        </w:tc>
        <w:tc>
          <w:tcPr>
            <w:tcW w:w="7164" w:type="dxa"/>
            <w:tcBorders>
              <w:tl2br w:val="nil"/>
              <w:tr2bl w:val="nil"/>
            </w:tcBorders>
            <w:vAlign w:val="center"/>
          </w:tcPr>
          <w:p w14:paraId="6A931448" w14:textId="133F2AEE" w:rsidR="00E846E6" w:rsidRDefault="005F2C71" w:rsidP="00331AAA">
            <w:pPr>
              <w:jc w:val="left"/>
              <w:rPr>
                <w:sz w:val="24"/>
                <w:szCs w:val="24"/>
              </w:rPr>
            </w:pPr>
            <w:r>
              <w:rPr>
                <w:rFonts w:eastAsia="仿宋"/>
                <w:sz w:val="24"/>
                <w:szCs w:val="24"/>
              </w:rPr>
              <w:t>凭借丰富的客户数据，人工智能可以应用在定制产品推荐、购物助手、实时价格调整</w:t>
            </w:r>
            <w:r w:rsidR="00331AAA">
              <w:rPr>
                <w:rFonts w:eastAsia="仿宋"/>
                <w:sz w:val="24"/>
                <w:szCs w:val="24"/>
              </w:rPr>
              <w:t>、库存管理、订单分配以及面向聊天机器人的客户服务等方面。如微软</w:t>
            </w:r>
            <w:r>
              <w:rPr>
                <w:rFonts w:eastAsia="仿宋"/>
                <w:sz w:val="24"/>
                <w:szCs w:val="24"/>
              </w:rPr>
              <w:t>合作商推出</w:t>
            </w:r>
            <w:ins w:id="81" w:author="phantom Dai" w:date="2019-02-21T11:21:00Z">
              <w:r w:rsidR="00E76C76">
                <w:rPr>
                  <w:rFonts w:eastAsia="仿宋" w:hint="eastAsia"/>
                  <w:sz w:val="24"/>
                  <w:szCs w:val="24"/>
                </w:rPr>
                <w:t xml:space="preserve"> </w:t>
              </w:r>
            </w:ins>
            <w:r>
              <w:rPr>
                <w:rFonts w:eastAsia="仿宋"/>
                <w:sz w:val="24"/>
                <w:szCs w:val="24"/>
              </w:rPr>
              <w:t>Fellow Robots</w:t>
            </w:r>
            <w:ins w:id="82" w:author="phantom Dai" w:date="2019-02-21T11:21:00Z">
              <w:r w:rsidR="00E76C76">
                <w:rPr>
                  <w:rFonts w:eastAsia="仿宋"/>
                  <w:sz w:val="24"/>
                  <w:szCs w:val="24"/>
                </w:rPr>
                <w:t xml:space="preserve"> </w:t>
              </w:r>
            </w:ins>
            <w:r>
              <w:rPr>
                <w:rFonts w:eastAsia="仿宋"/>
                <w:sz w:val="24"/>
                <w:szCs w:val="24"/>
              </w:rPr>
              <w:t>服务机器人</w:t>
            </w:r>
            <w:r w:rsidR="00331AAA">
              <w:rPr>
                <w:rFonts w:eastAsia="仿宋"/>
                <w:sz w:val="24"/>
                <w:szCs w:val="24"/>
              </w:rPr>
              <w:t>，可识别产品并验证产品是否带有正确的标签，以及产品是否处于正确</w:t>
            </w:r>
            <w:r>
              <w:rPr>
                <w:rFonts w:eastAsia="仿宋"/>
                <w:sz w:val="24"/>
                <w:szCs w:val="24"/>
              </w:rPr>
              <w:t>位置或者是否被错误的移动等来提高</w:t>
            </w:r>
            <w:del w:id="83" w:author="phantom Dai" w:date="2019-02-21T11:21:00Z">
              <w:r w:rsidDel="00E76C76">
                <w:rPr>
                  <w:rFonts w:eastAsia="仿宋"/>
                  <w:sz w:val="24"/>
                  <w:szCs w:val="24"/>
                </w:rPr>
                <w:delText>工人</w:delText>
              </w:r>
            </w:del>
            <w:proofErr w:type="gramStart"/>
            <w:ins w:id="84" w:author="phantom Dai" w:date="2019-02-21T11:21:00Z">
              <w:r w:rsidR="00E76C76">
                <w:rPr>
                  <w:rFonts w:eastAsia="仿宋" w:hint="eastAsia"/>
                  <w:sz w:val="24"/>
                  <w:szCs w:val="24"/>
                </w:rPr>
                <w:t>人工</w:t>
              </w:r>
            </w:ins>
            <w:r>
              <w:rPr>
                <w:rFonts w:eastAsia="仿宋"/>
                <w:sz w:val="24"/>
                <w:szCs w:val="24"/>
              </w:rPr>
              <w:t>拣货的</w:t>
            </w:r>
            <w:proofErr w:type="gramEnd"/>
            <w:r>
              <w:rPr>
                <w:rFonts w:eastAsia="仿宋"/>
                <w:sz w:val="24"/>
                <w:szCs w:val="24"/>
              </w:rPr>
              <w:t>效率。</w:t>
            </w:r>
          </w:p>
        </w:tc>
      </w:tr>
      <w:tr w:rsidR="00E846E6" w14:paraId="55313D4B" w14:textId="77777777">
        <w:trPr>
          <w:jc w:val="center"/>
        </w:trPr>
        <w:tc>
          <w:tcPr>
            <w:tcW w:w="1564" w:type="dxa"/>
            <w:tcBorders>
              <w:tl2br w:val="nil"/>
              <w:tr2bl w:val="nil"/>
            </w:tcBorders>
            <w:vAlign w:val="center"/>
          </w:tcPr>
          <w:p w14:paraId="28C05F31" w14:textId="77777777" w:rsidR="00E846E6" w:rsidRDefault="005F2C71">
            <w:pPr>
              <w:jc w:val="center"/>
              <w:rPr>
                <w:rFonts w:ascii="微软雅黑" w:eastAsia="微软雅黑" w:hAnsi="微软雅黑" w:cs="微软雅黑"/>
                <w:color w:val="000000"/>
              </w:rPr>
            </w:pPr>
            <w:proofErr w:type="gramStart"/>
            <w:r>
              <w:rPr>
                <w:rFonts w:ascii="微软雅黑" w:eastAsia="微软雅黑" w:hAnsi="微软雅黑" w:cs="微软雅黑" w:hint="eastAsia"/>
                <w:color w:val="000000"/>
              </w:rPr>
              <w:t>智能电</w:t>
            </w:r>
            <w:proofErr w:type="gramEnd"/>
            <w:r>
              <w:rPr>
                <w:rFonts w:ascii="微软雅黑" w:eastAsia="微软雅黑" w:hAnsi="微软雅黑" w:cs="微软雅黑" w:hint="eastAsia"/>
                <w:color w:val="000000"/>
              </w:rPr>
              <w:t>商</w:t>
            </w:r>
          </w:p>
        </w:tc>
        <w:tc>
          <w:tcPr>
            <w:tcW w:w="7164" w:type="dxa"/>
            <w:tcBorders>
              <w:tl2br w:val="nil"/>
              <w:tr2bl w:val="nil"/>
            </w:tcBorders>
            <w:vAlign w:val="center"/>
          </w:tcPr>
          <w:p w14:paraId="7710A906" w14:textId="795EAA93" w:rsidR="00E846E6" w:rsidRDefault="005F2C71" w:rsidP="00331AAA">
            <w:pPr>
              <w:jc w:val="left"/>
              <w:rPr>
                <w:rFonts w:eastAsia="仿宋"/>
                <w:sz w:val="24"/>
                <w:szCs w:val="24"/>
              </w:rPr>
            </w:pPr>
            <w:r>
              <w:rPr>
                <w:rFonts w:eastAsia="仿宋"/>
                <w:sz w:val="24"/>
                <w:szCs w:val="24"/>
              </w:rPr>
              <w:t>用于电商平台的商品管理，创建个人推荐，预测商品价格，提高产品图像质量以及识别可疑广告和行为等，如</w:t>
            </w:r>
            <w:ins w:id="85" w:author="phantom Dai" w:date="2019-02-21T11:21:00Z">
              <w:r w:rsidR="00E76C76">
                <w:rPr>
                  <w:rFonts w:eastAsia="仿宋" w:hint="eastAsia"/>
                  <w:sz w:val="24"/>
                  <w:szCs w:val="24"/>
                </w:rPr>
                <w:t xml:space="preserve"> </w:t>
              </w:r>
            </w:ins>
            <w:r>
              <w:rPr>
                <w:rFonts w:eastAsia="仿宋"/>
                <w:sz w:val="24"/>
                <w:szCs w:val="24"/>
              </w:rPr>
              <w:t>Ubcoin Market</w:t>
            </w:r>
            <w:r>
              <w:rPr>
                <w:rFonts w:eastAsia="仿宋"/>
                <w:sz w:val="24"/>
                <w:szCs w:val="24"/>
              </w:rPr>
              <w:t>。</w:t>
            </w:r>
          </w:p>
        </w:tc>
      </w:tr>
      <w:tr w:rsidR="00E846E6" w14:paraId="3F09C849" w14:textId="77777777">
        <w:trPr>
          <w:jc w:val="center"/>
        </w:trPr>
        <w:tc>
          <w:tcPr>
            <w:tcW w:w="1564" w:type="dxa"/>
            <w:tcBorders>
              <w:tl2br w:val="nil"/>
              <w:tr2bl w:val="nil"/>
            </w:tcBorders>
            <w:vAlign w:val="center"/>
          </w:tcPr>
          <w:p w14:paraId="5D0958A9" w14:textId="77777777" w:rsidR="00E846E6" w:rsidRDefault="005F2C71">
            <w:pPr>
              <w:jc w:val="center"/>
              <w:rPr>
                <w:rFonts w:ascii="微软雅黑" w:eastAsia="微软雅黑" w:hAnsi="微软雅黑" w:cs="微软雅黑"/>
                <w:color w:val="000000"/>
              </w:rPr>
            </w:pPr>
            <w:commentRangeStart w:id="86"/>
            <w:r>
              <w:rPr>
                <w:rFonts w:ascii="微软雅黑" w:eastAsia="微软雅黑" w:hAnsi="微软雅黑" w:cs="微软雅黑" w:hint="eastAsia"/>
                <w:color w:val="000000"/>
              </w:rPr>
              <w:t>......</w:t>
            </w:r>
          </w:p>
        </w:tc>
        <w:tc>
          <w:tcPr>
            <w:tcW w:w="7164" w:type="dxa"/>
            <w:tcBorders>
              <w:tl2br w:val="nil"/>
              <w:tr2bl w:val="nil"/>
            </w:tcBorders>
            <w:vAlign w:val="center"/>
          </w:tcPr>
          <w:p w14:paraId="4A9B333F" w14:textId="77777777" w:rsidR="00E846E6" w:rsidRDefault="005F2C71">
            <w:pPr>
              <w:jc w:val="left"/>
              <w:rPr>
                <w:sz w:val="24"/>
                <w:szCs w:val="24"/>
              </w:rPr>
            </w:pPr>
            <w:r>
              <w:rPr>
                <w:sz w:val="24"/>
                <w:szCs w:val="24"/>
              </w:rPr>
              <w:t>......</w:t>
            </w:r>
            <w:commentRangeEnd w:id="86"/>
            <w:r w:rsidR="0089059E">
              <w:rPr>
                <w:rStyle w:val="af0"/>
              </w:rPr>
              <w:commentReference w:id="86"/>
            </w:r>
          </w:p>
        </w:tc>
      </w:tr>
    </w:tbl>
    <w:p w14:paraId="75556E89" w14:textId="77777777" w:rsidR="00E846E6" w:rsidRDefault="00E846E6">
      <w:pPr>
        <w:snapToGrid w:val="0"/>
        <w:spacing w:beforeLines="10" w:before="31" w:afterLines="10" w:after="31" w:line="360" w:lineRule="auto"/>
        <w:ind w:firstLineChars="196" w:firstLine="470"/>
        <w:rPr>
          <w:sz w:val="24"/>
          <w:szCs w:val="24"/>
        </w:rPr>
      </w:pPr>
    </w:p>
    <w:p w14:paraId="697E6BB0" w14:textId="77777777" w:rsidR="00E846E6" w:rsidRDefault="005F2C71">
      <w:pPr>
        <w:pStyle w:val="4"/>
        <w:spacing w:before="0" w:after="0" w:line="360" w:lineRule="auto"/>
      </w:pPr>
      <w:r>
        <w:rPr>
          <w:rFonts w:hint="eastAsia"/>
        </w:rPr>
        <w:lastRenderedPageBreak/>
        <w:t>1.1.3</w:t>
      </w:r>
      <w:r>
        <w:rPr>
          <w:rFonts w:hint="eastAsia"/>
        </w:rPr>
        <w:t>智能软件的质量与安全隐患</w:t>
      </w:r>
    </w:p>
    <w:p w14:paraId="31F62AC3" w14:textId="3FC2B97F" w:rsidR="00F15611" w:rsidRDefault="00F15611" w:rsidP="00F15611">
      <w:pPr>
        <w:snapToGrid w:val="0"/>
        <w:spacing w:beforeLines="50" w:before="156" w:line="360" w:lineRule="auto"/>
        <w:ind w:firstLineChars="196" w:firstLine="470"/>
        <w:jc w:val="left"/>
      </w:pPr>
      <w:r w:rsidRPr="00F15611">
        <w:rPr>
          <w:rFonts w:hint="eastAsia"/>
          <w:sz w:val="24"/>
          <w:szCs w:val="24"/>
        </w:rPr>
        <w:t>智能化软件系统为人类带来了极大的便利，然而智能化软件系统</w:t>
      </w:r>
      <w:del w:id="87" w:author="付 安" w:date="2019-02-20T11:06:00Z">
        <w:r w:rsidRPr="00F15611" w:rsidDel="00B52476">
          <w:rPr>
            <w:rFonts w:hint="eastAsia"/>
            <w:sz w:val="24"/>
            <w:szCs w:val="24"/>
          </w:rPr>
          <w:delText>也</w:delText>
        </w:r>
      </w:del>
      <w:del w:id="88" w:author="付 安" w:date="2019-02-20T11:17:00Z">
        <w:r w:rsidRPr="00F15611" w:rsidDel="007201E1">
          <w:rPr>
            <w:rFonts w:hint="eastAsia"/>
            <w:sz w:val="24"/>
            <w:szCs w:val="24"/>
          </w:rPr>
          <w:delText>并非</w:delText>
        </w:r>
      </w:del>
      <w:del w:id="89" w:author="付 安" w:date="2019-02-20T11:06:00Z">
        <w:r w:rsidRPr="00F15611" w:rsidDel="00B52476">
          <w:rPr>
            <w:rFonts w:hint="eastAsia"/>
            <w:sz w:val="24"/>
            <w:szCs w:val="24"/>
          </w:rPr>
          <w:delText>是完美的</w:delText>
        </w:r>
      </w:del>
      <w:del w:id="90" w:author="付 安" w:date="2019-02-20T11:18:00Z">
        <w:r w:rsidRPr="00F15611" w:rsidDel="007201E1">
          <w:rPr>
            <w:rFonts w:hint="eastAsia"/>
            <w:sz w:val="24"/>
            <w:szCs w:val="24"/>
          </w:rPr>
          <w:delText>，</w:delText>
        </w:r>
      </w:del>
      <w:r w:rsidRPr="00F15611">
        <w:rPr>
          <w:rFonts w:hint="eastAsia"/>
          <w:sz w:val="24"/>
          <w:szCs w:val="24"/>
        </w:rPr>
        <w:t>在性能和</w:t>
      </w:r>
      <w:ins w:id="91" w:author="付 安" w:date="2019-02-20T11:20:00Z">
        <w:r w:rsidR="00F916AA">
          <w:rPr>
            <w:rFonts w:hint="eastAsia"/>
            <w:sz w:val="24"/>
            <w:szCs w:val="24"/>
          </w:rPr>
          <w:t>软件</w:t>
        </w:r>
      </w:ins>
      <w:r w:rsidRPr="00F15611">
        <w:rPr>
          <w:rFonts w:hint="eastAsia"/>
          <w:sz w:val="24"/>
          <w:szCs w:val="24"/>
        </w:rPr>
        <w:t>安全</w:t>
      </w:r>
      <w:del w:id="92" w:author="付 安" w:date="2019-02-20T11:18:00Z">
        <w:r w:rsidRPr="00F15611" w:rsidDel="007201E1">
          <w:rPr>
            <w:rFonts w:hint="eastAsia"/>
            <w:sz w:val="24"/>
            <w:szCs w:val="24"/>
          </w:rPr>
          <w:delText>可靠</w:delText>
        </w:r>
      </w:del>
      <w:r w:rsidRPr="00F15611">
        <w:rPr>
          <w:rFonts w:hint="eastAsia"/>
          <w:sz w:val="24"/>
          <w:szCs w:val="24"/>
        </w:rPr>
        <w:t>性</w:t>
      </w:r>
      <w:del w:id="93" w:author="付 安" w:date="2019-02-20T11:07:00Z">
        <w:r w:rsidRPr="00F15611" w:rsidDel="00B52476">
          <w:rPr>
            <w:rFonts w:hint="eastAsia"/>
            <w:sz w:val="24"/>
            <w:szCs w:val="24"/>
          </w:rPr>
          <w:delText>上也会遇到</w:delText>
        </w:r>
      </w:del>
      <w:ins w:id="94" w:author="付 安" w:date="2019-02-20T11:07:00Z">
        <w:r w:rsidR="00B52476">
          <w:rPr>
            <w:rFonts w:hint="eastAsia"/>
            <w:sz w:val="24"/>
            <w:szCs w:val="24"/>
          </w:rPr>
          <w:t>方面存在</w:t>
        </w:r>
      </w:ins>
      <w:del w:id="95" w:author="付 安" w:date="2019-02-20T11:07:00Z">
        <w:r w:rsidRPr="00F15611" w:rsidDel="00D32E29">
          <w:rPr>
            <w:rFonts w:hint="eastAsia"/>
            <w:sz w:val="24"/>
            <w:szCs w:val="24"/>
          </w:rPr>
          <w:delText>种种</w:delText>
        </w:r>
      </w:del>
      <w:ins w:id="96" w:author="付 安" w:date="2019-02-20T11:18:00Z">
        <w:r w:rsidR="007201E1">
          <w:rPr>
            <w:rFonts w:hint="eastAsia"/>
            <w:sz w:val="24"/>
            <w:szCs w:val="24"/>
          </w:rPr>
          <w:t>诸多</w:t>
        </w:r>
      </w:ins>
      <w:r w:rsidRPr="00F15611">
        <w:rPr>
          <w:rFonts w:hint="eastAsia"/>
          <w:sz w:val="24"/>
          <w:szCs w:val="24"/>
        </w:rPr>
        <w:t>挑战</w:t>
      </w:r>
      <w:del w:id="97" w:author="付 安" w:date="2019-02-20T11:07:00Z">
        <w:r w:rsidRPr="00F15611" w:rsidDel="00C7794C">
          <w:rPr>
            <w:rFonts w:hint="eastAsia"/>
            <w:sz w:val="24"/>
            <w:szCs w:val="24"/>
          </w:rPr>
          <w:delText>，</w:delText>
        </w:r>
      </w:del>
      <w:ins w:id="98" w:author="付 安" w:date="2019-02-20T11:07:00Z">
        <w:r w:rsidR="00C7794C">
          <w:rPr>
            <w:rFonts w:hint="eastAsia"/>
            <w:sz w:val="24"/>
            <w:szCs w:val="24"/>
          </w:rPr>
          <w:t>。</w:t>
        </w:r>
      </w:ins>
      <w:ins w:id="99" w:author="付 安" w:date="2019-02-20T11:13:00Z">
        <w:r w:rsidR="000017C8" w:rsidRPr="00F15611">
          <w:rPr>
            <w:rFonts w:hint="eastAsia"/>
            <w:sz w:val="24"/>
            <w:szCs w:val="24"/>
          </w:rPr>
          <w:t>软件安全性</w:t>
        </w:r>
        <w:r w:rsidR="000017C8">
          <w:rPr>
            <w:rFonts w:hint="eastAsia"/>
            <w:sz w:val="24"/>
            <w:szCs w:val="24"/>
          </w:rPr>
          <w:t>指</w:t>
        </w:r>
        <w:r w:rsidR="000017C8" w:rsidRPr="00F15611">
          <w:rPr>
            <w:rFonts w:hint="eastAsia"/>
            <w:sz w:val="24"/>
            <w:szCs w:val="24"/>
          </w:rPr>
          <w:t>软件在受到恶意攻击时仍提供所需功能的能力</w:t>
        </w:r>
      </w:ins>
      <w:ins w:id="100" w:author="付 安" w:date="2019-02-20T11:19:00Z">
        <w:r w:rsidR="00F916AA">
          <w:rPr>
            <w:rFonts w:hint="eastAsia"/>
            <w:sz w:val="24"/>
            <w:szCs w:val="24"/>
          </w:rPr>
          <w:t>，</w:t>
        </w:r>
        <w:r w:rsidR="00F916AA">
          <w:rPr>
            <w:sz w:val="24"/>
            <w:szCs w:val="24"/>
          </w:rPr>
          <w:t>是</w:t>
        </w:r>
        <w:r w:rsidR="00F916AA" w:rsidRPr="00F15611">
          <w:rPr>
            <w:rFonts w:hint="eastAsia"/>
            <w:sz w:val="24"/>
            <w:szCs w:val="24"/>
          </w:rPr>
          <w:t>评判软件质量的重要标准</w:t>
        </w:r>
        <w:r w:rsidR="00F916AA">
          <w:rPr>
            <w:rFonts w:hint="eastAsia"/>
            <w:sz w:val="24"/>
            <w:szCs w:val="24"/>
          </w:rPr>
          <w:t>，</w:t>
        </w:r>
        <w:r w:rsidR="00F916AA">
          <w:rPr>
            <w:sz w:val="24"/>
            <w:szCs w:val="24"/>
          </w:rPr>
          <w:t>也是</w:t>
        </w:r>
      </w:ins>
      <w:del w:id="101" w:author="付 安" w:date="2019-02-20T11:19:00Z">
        <w:r w:rsidRPr="00F15611" w:rsidDel="00F916AA">
          <w:rPr>
            <w:rFonts w:hint="eastAsia"/>
            <w:sz w:val="24"/>
            <w:szCs w:val="24"/>
          </w:rPr>
          <w:delText>软件安全是</w:delText>
        </w:r>
      </w:del>
      <w:ins w:id="102" w:author="付 安" w:date="2019-02-20T11:19:00Z">
        <w:r w:rsidR="00F916AA">
          <w:rPr>
            <w:rFonts w:hint="eastAsia"/>
            <w:sz w:val="24"/>
            <w:szCs w:val="24"/>
          </w:rPr>
          <w:t>计算机</w:t>
        </w:r>
      </w:ins>
      <w:r w:rsidRPr="00F15611">
        <w:rPr>
          <w:rFonts w:hint="eastAsia"/>
          <w:sz w:val="24"/>
          <w:szCs w:val="24"/>
        </w:rPr>
        <w:t>软件</w:t>
      </w:r>
      <w:ins w:id="103" w:author="付 安" w:date="2019-02-20T11:19:00Z">
        <w:r w:rsidR="00F916AA">
          <w:rPr>
            <w:rFonts w:hint="eastAsia"/>
            <w:sz w:val="24"/>
            <w:szCs w:val="24"/>
          </w:rPr>
          <w:t>研究</w:t>
        </w:r>
      </w:ins>
      <w:del w:id="104" w:author="付 安" w:date="2019-02-20T11:19:00Z">
        <w:r w:rsidRPr="00F15611" w:rsidDel="00F916AA">
          <w:rPr>
            <w:rFonts w:hint="eastAsia"/>
            <w:sz w:val="24"/>
            <w:szCs w:val="24"/>
          </w:rPr>
          <w:delText>领域</w:delText>
        </w:r>
      </w:del>
      <w:r w:rsidRPr="00F15611">
        <w:rPr>
          <w:rFonts w:hint="eastAsia"/>
          <w:sz w:val="24"/>
          <w:szCs w:val="24"/>
        </w:rPr>
        <w:t>的一个重要</w:t>
      </w:r>
      <w:del w:id="105" w:author="付 安" w:date="2019-02-20T11:20:00Z">
        <w:r w:rsidRPr="00F15611" w:rsidDel="00E42D2F">
          <w:rPr>
            <w:rFonts w:hint="eastAsia"/>
            <w:sz w:val="24"/>
            <w:szCs w:val="24"/>
          </w:rPr>
          <w:delText>子</w:delText>
        </w:r>
      </w:del>
      <w:r w:rsidRPr="00F15611">
        <w:rPr>
          <w:rFonts w:hint="eastAsia"/>
          <w:sz w:val="24"/>
          <w:szCs w:val="24"/>
        </w:rPr>
        <w:t>领域</w:t>
      </w:r>
      <w:del w:id="106" w:author="付 安" w:date="2019-02-20T11:19:00Z">
        <w:r w:rsidRPr="00F15611" w:rsidDel="00F916AA">
          <w:rPr>
            <w:rFonts w:hint="eastAsia"/>
            <w:sz w:val="24"/>
            <w:szCs w:val="24"/>
          </w:rPr>
          <w:delText>，已经成为评判软件质量的重要标准</w:delText>
        </w:r>
      </w:del>
      <w:r w:rsidRPr="00F15611">
        <w:rPr>
          <w:rFonts w:hint="eastAsia"/>
          <w:sz w:val="24"/>
          <w:szCs w:val="24"/>
        </w:rPr>
        <w:t>。单机时代的软件安全</w:t>
      </w:r>
      <w:ins w:id="107" w:author="付 安" w:date="2019-02-20T11:07:00Z">
        <w:r w:rsidR="00E538C2">
          <w:rPr>
            <w:rFonts w:hint="eastAsia"/>
            <w:sz w:val="24"/>
            <w:szCs w:val="24"/>
          </w:rPr>
          <w:t>问题</w:t>
        </w:r>
      </w:ins>
      <w:ins w:id="108" w:author="付 安" w:date="2019-02-20T11:08:00Z">
        <w:r w:rsidR="00E538C2">
          <w:rPr>
            <w:rFonts w:hint="eastAsia"/>
            <w:sz w:val="24"/>
            <w:szCs w:val="24"/>
          </w:rPr>
          <w:t>的</w:t>
        </w:r>
      </w:ins>
      <w:r w:rsidRPr="00F15611">
        <w:rPr>
          <w:rFonts w:hint="eastAsia"/>
          <w:sz w:val="24"/>
          <w:szCs w:val="24"/>
        </w:rPr>
        <w:t>主要</w:t>
      </w:r>
      <w:ins w:id="109" w:author="付 安" w:date="2019-02-20T11:08:00Z">
        <w:r w:rsidR="00E538C2">
          <w:rPr>
            <w:rFonts w:hint="eastAsia"/>
            <w:sz w:val="24"/>
            <w:szCs w:val="24"/>
          </w:rPr>
          <w:t>体现</w:t>
        </w:r>
      </w:ins>
      <w:r w:rsidRPr="00F15611">
        <w:rPr>
          <w:rFonts w:hint="eastAsia"/>
          <w:sz w:val="24"/>
          <w:szCs w:val="24"/>
        </w:rPr>
        <w:t>是操作系统容易感染病毒</w:t>
      </w:r>
      <w:del w:id="110" w:author="付 安" w:date="2019-02-20T11:09:00Z">
        <w:r w:rsidRPr="00F15611" w:rsidDel="00541676">
          <w:rPr>
            <w:rFonts w:hint="eastAsia"/>
            <w:sz w:val="24"/>
            <w:szCs w:val="24"/>
          </w:rPr>
          <w:delText>，</w:delText>
        </w:r>
      </w:del>
      <w:ins w:id="111" w:author="付 安" w:date="2019-02-20T11:09:00Z">
        <w:r w:rsidR="00541676">
          <w:rPr>
            <w:rFonts w:hint="eastAsia"/>
            <w:sz w:val="24"/>
            <w:szCs w:val="24"/>
          </w:rPr>
          <w:t>。</w:t>
        </w:r>
      </w:ins>
      <w:del w:id="112" w:author="付 安" w:date="2019-02-20T11:09:00Z">
        <w:r w:rsidR="001F4FCE" w:rsidDel="00541676">
          <w:rPr>
            <w:rFonts w:hint="eastAsia"/>
            <w:sz w:val="24"/>
            <w:szCs w:val="24"/>
          </w:rPr>
          <w:delText>而</w:delText>
        </w:r>
      </w:del>
      <w:ins w:id="113" w:author="付 安" w:date="2019-02-20T11:20:00Z">
        <w:r w:rsidR="00E42D2F">
          <w:rPr>
            <w:rFonts w:hint="eastAsia"/>
            <w:sz w:val="24"/>
            <w:szCs w:val="24"/>
          </w:rPr>
          <w:t>随着</w:t>
        </w:r>
      </w:ins>
      <w:r w:rsidRPr="00F15611">
        <w:rPr>
          <w:rFonts w:hint="eastAsia"/>
          <w:sz w:val="24"/>
          <w:szCs w:val="24"/>
        </w:rPr>
        <w:t>互联网</w:t>
      </w:r>
      <w:ins w:id="114" w:author="付 安" w:date="2019-02-20T11:20:00Z">
        <w:r w:rsidR="00E42D2F">
          <w:rPr>
            <w:rFonts w:hint="eastAsia"/>
            <w:sz w:val="24"/>
            <w:szCs w:val="24"/>
          </w:rPr>
          <w:t>的</w:t>
        </w:r>
      </w:ins>
      <w:r w:rsidRPr="00F15611">
        <w:rPr>
          <w:rFonts w:hint="eastAsia"/>
          <w:sz w:val="24"/>
          <w:szCs w:val="24"/>
        </w:rPr>
        <w:t>普及</w:t>
      </w:r>
      <w:proofErr w:type="gramStart"/>
      <w:ins w:id="115" w:author="付 安" w:date="2019-02-20T11:20:00Z">
        <w:r w:rsidR="00E42D2F">
          <w:rPr>
            <w:rFonts w:hint="eastAsia"/>
            <w:sz w:val="24"/>
            <w:szCs w:val="24"/>
          </w:rPr>
          <w:t>及</w:t>
        </w:r>
      </w:ins>
      <w:proofErr w:type="gramEnd"/>
      <w:ins w:id="116" w:author="付 安" w:date="2019-02-20T11:21:00Z">
        <w:r w:rsidR="00E42D2F">
          <w:rPr>
            <w:rFonts w:ascii="宋体" w:cs="宋体" w:hint="eastAsia"/>
            <w:sz w:val="24"/>
            <w:szCs w:val="24"/>
          </w:rPr>
          <w:t>大数据、</w:t>
        </w:r>
        <w:proofErr w:type="gramStart"/>
        <w:r w:rsidR="00E42D2F">
          <w:rPr>
            <w:rFonts w:ascii="宋体" w:cs="宋体" w:hint="eastAsia"/>
            <w:sz w:val="24"/>
            <w:szCs w:val="24"/>
          </w:rPr>
          <w:t>云计</w:t>
        </w:r>
        <w:proofErr w:type="gramEnd"/>
        <w:r w:rsidR="00E42D2F">
          <w:rPr>
            <w:rFonts w:ascii="宋体" w:cs="宋体" w:hint="eastAsia"/>
            <w:sz w:val="24"/>
            <w:szCs w:val="24"/>
          </w:rPr>
          <w:t>算和人工智能的</w:t>
        </w:r>
        <w:r w:rsidR="00E42D2F">
          <w:rPr>
            <w:rFonts w:ascii="宋体" w:cs="宋体"/>
            <w:sz w:val="24"/>
            <w:szCs w:val="24"/>
          </w:rPr>
          <w:t>发展</w:t>
        </w:r>
      </w:ins>
      <w:del w:id="117" w:author="付 安" w:date="2019-02-20T11:21:00Z">
        <w:r w:rsidRPr="00F15611" w:rsidDel="00E42D2F">
          <w:rPr>
            <w:rFonts w:hint="eastAsia"/>
            <w:sz w:val="24"/>
            <w:szCs w:val="24"/>
          </w:rPr>
          <w:delText>以后</w:delText>
        </w:r>
      </w:del>
      <w:r w:rsidRPr="00F15611">
        <w:rPr>
          <w:rFonts w:hint="eastAsia"/>
          <w:sz w:val="24"/>
          <w:szCs w:val="24"/>
        </w:rPr>
        <w:t>，软件安全问题</w:t>
      </w:r>
      <w:ins w:id="118" w:author="phantom Dai" w:date="2019-02-21T11:25:00Z">
        <w:r w:rsidR="00E76C76">
          <w:rPr>
            <w:rFonts w:hint="eastAsia"/>
            <w:sz w:val="24"/>
            <w:szCs w:val="24"/>
          </w:rPr>
          <w:t>日益</w:t>
        </w:r>
      </w:ins>
      <w:commentRangeStart w:id="119"/>
      <w:del w:id="120" w:author="phantom Dai" w:date="2019-02-21T11:25:00Z">
        <w:r w:rsidRPr="00F15611" w:rsidDel="00E76C76">
          <w:rPr>
            <w:rFonts w:hint="eastAsia"/>
            <w:sz w:val="24"/>
            <w:szCs w:val="24"/>
          </w:rPr>
          <w:delText>尤为</w:delText>
        </w:r>
      </w:del>
      <w:commentRangeEnd w:id="119"/>
      <w:r w:rsidR="00E76C76">
        <w:rPr>
          <w:rStyle w:val="af0"/>
        </w:rPr>
        <w:commentReference w:id="119"/>
      </w:r>
      <w:proofErr w:type="gramStart"/>
      <w:r w:rsidRPr="00F15611">
        <w:rPr>
          <w:rFonts w:hint="eastAsia"/>
          <w:sz w:val="24"/>
          <w:szCs w:val="24"/>
        </w:rPr>
        <w:t>突</w:t>
      </w:r>
      <w:proofErr w:type="gramEnd"/>
      <w:r w:rsidRPr="00F15611">
        <w:rPr>
          <w:rFonts w:hint="eastAsia"/>
          <w:sz w:val="24"/>
          <w:szCs w:val="24"/>
        </w:rPr>
        <w:t>出</w:t>
      </w:r>
      <w:del w:id="121" w:author="付 安" w:date="2019-02-20T11:21:00Z">
        <w:r w:rsidRPr="00F15611" w:rsidDel="00E42D2F">
          <w:rPr>
            <w:rFonts w:hint="eastAsia"/>
            <w:sz w:val="24"/>
            <w:szCs w:val="24"/>
          </w:rPr>
          <w:delText>。</w:delText>
        </w:r>
      </w:del>
      <w:ins w:id="122" w:author="付 安" w:date="2019-02-20T11:21:00Z">
        <w:r w:rsidR="006057BD">
          <w:rPr>
            <w:rFonts w:hint="eastAsia"/>
            <w:sz w:val="24"/>
            <w:szCs w:val="24"/>
          </w:rPr>
          <w:t>1</w:t>
        </w:r>
        <w:r w:rsidR="006057BD">
          <w:rPr>
            <w:rFonts w:hint="eastAsia"/>
            <w:sz w:val="24"/>
            <w:szCs w:val="24"/>
          </w:rPr>
          <w:t>）</w:t>
        </w:r>
      </w:ins>
      <w:del w:id="123" w:author="付 安" w:date="2019-02-20T11:13:00Z">
        <w:r w:rsidRPr="00F15611" w:rsidDel="000017C8">
          <w:rPr>
            <w:rFonts w:hint="eastAsia"/>
            <w:sz w:val="24"/>
            <w:szCs w:val="24"/>
          </w:rPr>
          <w:delText>软件安全性是软件在受到恶意攻击时仍提供所需功能的能力。</w:delText>
        </w:r>
      </w:del>
      <w:del w:id="124" w:author="付 安" w:date="2019-02-20T11:21:00Z">
        <w:r w:rsidRPr="00F15611" w:rsidDel="006057BD">
          <w:rPr>
            <w:rFonts w:hint="eastAsia"/>
            <w:sz w:val="24"/>
            <w:szCs w:val="24"/>
          </w:rPr>
          <w:delText>当前</w:delText>
        </w:r>
      </w:del>
      <w:r w:rsidRPr="00F15611">
        <w:rPr>
          <w:rFonts w:hint="eastAsia"/>
          <w:sz w:val="24"/>
          <w:szCs w:val="24"/>
        </w:rPr>
        <w:t>软件开发人员普遍缺乏必要的</w:t>
      </w:r>
      <w:del w:id="125" w:author="付 安" w:date="2019-02-20T11:21:00Z">
        <w:r w:rsidRPr="00F15611" w:rsidDel="00475DE3">
          <w:rPr>
            <w:sz w:val="24"/>
            <w:szCs w:val="24"/>
          </w:rPr>
          <w:delText xml:space="preserve"> </w:delText>
        </w:r>
      </w:del>
      <w:r w:rsidRPr="00F15611">
        <w:rPr>
          <w:rFonts w:hint="eastAsia"/>
          <w:sz w:val="24"/>
          <w:szCs w:val="24"/>
        </w:rPr>
        <w:t>安全意识</w:t>
      </w:r>
      <w:commentRangeStart w:id="126"/>
      <w:del w:id="127" w:author="phantom Dai" w:date="2019-02-21T11:28:00Z">
        <w:r w:rsidRPr="00F15611" w:rsidDel="00E76C76">
          <w:rPr>
            <w:rFonts w:hint="eastAsia"/>
            <w:sz w:val="24"/>
            <w:szCs w:val="24"/>
          </w:rPr>
          <w:delText>和</w:delText>
        </w:r>
      </w:del>
      <w:commentRangeEnd w:id="126"/>
      <w:r w:rsidR="00E76C76">
        <w:rPr>
          <w:rStyle w:val="af0"/>
        </w:rPr>
        <w:commentReference w:id="126"/>
      </w:r>
      <w:del w:id="128" w:author="phantom Dai" w:date="2019-02-21T11:28:00Z">
        <w:r w:rsidRPr="00F15611" w:rsidDel="00E76C76">
          <w:rPr>
            <w:rFonts w:hint="eastAsia"/>
            <w:sz w:val="24"/>
            <w:szCs w:val="24"/>
          </w:rPr>
          <w:delText>知识</w:delText>
        </w:r>
      </w:del>
      <w:r w:rsidRPr="00F15611">
        <w:rPr>
          <w:rFonts w:hint="eastAsia"/>
          <w:sz w:val="24"/>
          <w:szCs w:val="24"/>
        </w:rPr>
        <w:t>，</w:t>
      </w:r>
      <w:ins w:id="129" w:author="付 安" w:date="2019-02-20T11:24:00Z">
        <w:r w:rsidR="00475DE3">
          <w:rPr>
            <w:rFonts w:hint="eastAsia"/>
            <w:sz w:val="24"/>
            <w:szCs w:val="24"/>
          </w:rPr>
          <w:t>导致</w:t>
        </w:r>
      </w:ins>
      <w:r w:rsidRPr="00F15611">
        <w:rPr>
          <w:rFonts w:hint="eastAsia"/>
          <w:sz w:val="24"/>
          <w:szCs w:val="24"/>
        </w:rPr>
        <w:t>开发的软件大多存在安全缺陷</w:t>
      </w:r>
      <w:del w:id="130" w:author="付 安" w:date="2019-02-20T11:22:00Z">
        <w:r w:rsidRPr="00F15611" w:rsidDel="00475DE3">
          <w:rPr>
            <w:rFonts w:hint="eastAsia"/>
            <w:sz w:val="24"/>
            <w:szCs w:val="24"/>
          </w:rPr>
          <w:delText>，</w:delText>
        </w:r>
      </w:del>
      <w:ins w:id="131" w:author="付 安" w:date="2019-02-20T11:22:00Z">
        <w:r w:rsidR="00475DE3">
          <w:rPr>
            <w:rFonts w:hint="eastAsia"/>
            <w:sz w:val="24"/>
            <w:szCs w:val="24"/>
          </w:rPr>
          <w:t>；</w:t>
        </w:r>
        <w:r w:rsidR="00475DE3">
          <w:rPr>
            <w:rFonts w:hint="eastAsia"/>
            <w:sz w:val="24"/>
            <w:szCs w:val="24"/>
          </w:rPr>
          <w:t>2</w:t>
        </w:r>
        <w:r w:rsidR="00475DE3">
          <w:rPr>
            <w:rFonts w:hint="eastAsia"/>
            <w:sz w:val="24"/>
            <w:szCs w:val="24"/>
          </w:rPr>
          <w:t>）</w:t>
        </w:r>
      </w:ins>
      <w:del w:id="132" w:author="付 安" w:date="2019-02-20T11:22:00Z">
        <w:r w:rsidRPr="00F15611" w:rsidDel="00475DE3">
          <w:rPr>
            <w:rFonts w:hint="eastAsia"/>
            <w:sz w:val="24"/>
            <w:szCs w:val="24"/>
          </w:rPr>
          <w:delText>而且</w:delText>
        </w:r>
      </w:del>
      <w:r w:rsidRPr="00F15611">
        <w:rPr>
          <w:rFonts w:hint="eastAsia"/>
          <w:sz w:val="24"/>
          <w:szCs w:val="24"/>
        </w:rPr>
        <w:t>不断增加的软件复杂性和</w:t>
      </w:r>
      <w:proofErr w:type="gramStart"/>
      <w:r w:rsidRPr="00F15611">
        <w:rPr>
          <w:rFonts w:hint="eastAsia"/>
          <w:sz w:val="24"/>
          <w:szCs w:val="24"/>
        </w:rPr>
        <w:t>可</w:t>
      </w:r>
      <w:proofErr w:type="gramEnd"/>
      <w:r w:rsidRPr="00F15611">
        <w:rPr>
          <w:rFonts w:hint="eastAsia"/>
          <w:sz w:val="24"/>
          <w:szCs w:val="24"/>
        </w:rPr>
        <w:t>扩展性需求</w:t>
      </w:r>
      <w:del w:id="133" w:author="付 安" w:date="2019-02-20T11:22:00Z">
        <w:r w:rsidRPr="00F15611" w:rsidDel="00475DE3">
          <w:rPr>
            <w:rFonts w:hint="eastAsia"/>
            <w:sz w:val="24"/>
            <w:szCs w:val="24"/>
          </w:rPr>
          <w:delText>更</w:delText>
        </w:r>
      </w:del>
      <w:r w:rsidRPr="00F15611">
        <w:rPr>
          <w:rFonts w:hint="eastAsia"/>
          <w:sz w:val="24"/>
          <w:szCs w:val="24"/>
        </w:rPr>
        <w:t>凸显了软件安全问题的严重性</w:t>
      </w:r>
      <w:del w:id="134" w:author="付 安" w:date="2019-02-20T11:24:00Z">
        <w:r w:rsidRPr="00F15611" w:rsidDel="00475DE3">
          <w:rPr>
            <w:rFonts w:hint="eastAsia"/>
            <w:sz w:val="24"/>
            <w:szCs w:val="24"/>
          </w:rPr>
          <w:delText>。</w:delText>
        </w:r>
      </w:del>
      <w:ins w:id="135" w:author="付 安" w:date="2019-02-20T11:24:00Z">
        <w:r w:rsidR="00475DE3">
          <w:rPr>
            <w:rFonts w:hint="eastAsia"/>
            <w:sz w:val="24"/>
            <w:szCs w:val="24"/>
          </w:rPr>
          <w:t>；</w:t>
        </w:r>
        <w:r w:rsidR="00475DE3">
          <w:rPr>
            <w:rFonts w:hint="eastAsia"/>
            <w:sz w:val="24"/>
            <w:szCs w:val="24"/>
          </w:rPr>
          <w:t>3</w:t>
        </w:r>
        <w:r w:rsidR="00475DE3">
          <w:rPr>
            <w:rFonts w:hint="eastAsia"/>
            <w:sz w:val="24"/>
            <w:szCs w:val="24"/>
          </w:rPr>
          <w:t>）</w:t>
        </w:r>
      </w:ins>
      <w:r w:rsidRPr="00F15611">
        <w:rPr>
          <w:rFonts w:hint="eastAsia"/>
          <w:sz w:val="24"/>
          <w:szCs w:val="24"/>
        </w:rPr>
        <w:t>安全性相关缺陷不同于一般的软件缺陷，一个很难发现的软件缺陷可能只影响少部分用户或者产生</w:t>
      </w:r>
      <w:del w:id="136" w:author="付 安" w:date="2019-02-20T11:25:00Z">
        <w:r w:rsidRPr="00F15611" w:rsidDel="00475DE3">
          <w:rPr>
            <w:rFonts w:hint="eastAsia"/>
            <w:sz w:val="24"/>
            <w:szCs w:val="24"/>
          </w:rPr>
          <w:delText>不十分严重</w:delText>
        </w:r>
      </w:del>
      <w:ins w:id="137" w:author="付 安" w:date="2019-02-20T11:25:00Z">
        <w:r w:rsidR="00475DE3">
          <w:rPr>
            <w:rFonts w:hint="eastAsia"/>
            <w:sz w:val="24"/>
            <w:szCs w:val="24"/>
          </w:rPr>
          <w:t>轻微</w:t>
        </w:r>
      </w:ins>
      <w:r w:rsidRPr="00F15611">
        <w:rPr>
          <w:rFonts w:hint="eastAsia"/>
          <w:sz w:val="24"/>
          <w:szCs w:val="24"/>
        </w:rPr>
        <w:t>的影响，而一个很难发现的软件安全漏洞可能导致大量用户受到影响或产生极为严重的影响。</w:t>
      </w:r>
      <w:del w:id="138" w:author="付 安" w:date="2019-02-20T11:25:00Z">
        <w:r w:rsidRPr="00F15611" w:rsidDel="00475DE3">
          <w:rPr>
            <w:rFonts w:hint="eastAsia"/>
            <w:sz w:val="24"/>
            <w:szCs w:val="24"/>
          </w:rPr>
          <w:delText>像</w:delText>
        </w:r>
      </w:del>
      <w:r w:rsidRPr="00F15611">
        <w:rPr>
          <w:rFonts w:hint="eastAsia"/>
          <w:b/>
          <w:sz w:val="24"/>
          <w:szCs w:val="24"/>
        </w:rPr>
        <w:t>智能化软件系统这类安全关键软件一旦发生</w:t>
      </w:r>
      <w:ins w:id="139" w:author="付 安" w:date="2019-02-20T11:25:00Z">
        <w:r w:rsidR="00475DE3">
          <w:rPr>
            <w:rFonts w:hint="eastAsia"/>
            <w:b/>
            <w:sz w:val="24"/>
            <w:szCs w:val="24"/>
          </w:rPr>
          <w:t>安全</w:t>
        </w:r>
        <w:r w:rsidR="00475DE3">
          <w:rPr>
            <w:b/>
            <w:sz w:val="24"/>
            <w:szCs w:val="24"/>
          </w:rPr>
          <w:t>性</w:t>
        </w:r>
      </w:ins>
      <w:ins w:id="140" w:author="付 安" w:date="2019-02-20T11:26:00Z">
        <w:r w:rsidR="00475DE3">
          <w:rPr>
            <w:b/>
            <w:sz w:val="24"/>
            <w:szCs w:val="24"/>
          </w:rPr>
          <w:t>相关</w:t>
        </w:r>
      </w:ins>
      <w:r w:rsidRPr="00F15611">
        <w:rPr>
          <w:rFonts w:hint="eastAsia"/>
          <w:b/>
          <w:sz w:val="24"/>
          <w:szCs w:val="24"/>
        </w:rPr>
        <w:t>故障，则可能造成</w:t>
      </w:r>
      <w:del w:id="141" w:author="付 安" w:date="2019-02-20T11:26:00Z">
        <w:r w:rsidRPr="00F15611" w:rsidDel="00475DE3">
          <w:rPr>
            <w:b/>
            <w:sz w:val="24"/>
            <w:szCs w:val="24"/>
          </w:rPr>
          <w:delText xml:space="preserve"> </w:delText>
        </w:r>
      </w:del>
      <w:r w:rsidRPr="00F15611">
        <w:rPr>
          <w:rFonts w:hint="eastAsia"/>
          <w:b/>
          <w:sz w:val="24"/>
          <w:szCs w:val="24"/>
        </w:rPr>
        <w:t>重大人员伤亡、财产损失、环境污染等危险事故</w:t>
      </w:r>
      <w:r w:rsidR="005F2C71">
        <w:rPr>
          <w:rFonts w:hint="eastAsia"/>
          <w:color w:val="000000" w:themeColor="text1"/>
          <w:sz w:val="24"/>
          <w:szCs w:val="24"/>
        </w:rPr>
        <w:t>。下面列举了</w:t>
      </w:r>
      <w:r>
        <w:rPr>
          <w:rFonts w:hint="eastAsia"/>
          <w:color w:val="000000" w:themeColor="text1"/>
          <w:sz w:val="24"/>
          <w:szCs w:val="24"/>
        </w:rPr>
        <w:t>一些</w:t>
      </w:r>
      <w:r w:rsidR="005F2C71">
        <w:rPr>
          <w:rFonts w:hint="eastAsia"/>
          <w:color w:val="000000" w:themeColor="text1"/>
          <w:sz w:val="24"/>
          <w:szCs w:val="24"/>
        </w:rPr>
        <w:t>近年来</w:t>
      </w:r>
      <w:r w:rsidR="005F2C71">
        <w:rPr>
          <w:rFonts w:ascii="宋体" w:cs="宋体" w:hint="eastAsia"/>
          <w:color w:val="000000" w:themeColor="text1"/>
          <w:sz w:val="24"/>
          <w:szCs w:val="24"/>
        </w:rPr>
        <w:t>智能软件</w:t>
      </w:r>
      <w:r w:rsidR="00025F46">
        <w:rPr>
          <w:rFonts w:ascii="宋体" w:cs="宋体" w:hint="eastAsia"/>
          <w:color w:val="000000" w:themeColor="text1"/>
          <w:sz w:val="24"/>
          <w:szCs w:val="24"/>
        </w:rPr>
        <w:t>系统发生的</w:t>
      </w:r>
      <w:r w:rsidR="005F2C71">
        <w:rPr>
          <w:rFonts w:ascii="宋体" w:cs="宋体" w:hint="eastAsia"/>
          <w:color w:val="000000" w:themeColor="text1"/>
          <w:sz w:val="24"/>
          <w:szCs w:val="24"/>
        </w:rPr>
        <w:t>故障案例（如表3所示）。</w:t>
      </w:r>
    </w:p>
    <w:p w14:paraId="4BD33CED" w14:textId="77777777" w:rsidR="00E846E6" w:rsidRDefault="005F2C71">
      <w:pPr>
        <w:snapToGrid w:val="0"/>
        <w:spacing w:line="360" w:lineRule="auto"/>
        <w:ind w:firstLineChars="196" w:firstLine="472"/>
        <w:jc w:val="center"/>
      </w:pPr>
      <w:r>
        <w:rPr>
          <w:rFonts w:ascii="宋体" w:cs="宋体" w:hint="eastAsia"/>
          <w:b/>
          <w:bCs/>
          <w:sz w:val="24"/>
          <w:szCs w:val="24"/>
        </w:rPr>
        <w:t>表3</w:t>
      </w:r>
      <w:r>
        <w:rPr>
          <w:rFonts w:ascii="宋体" w:cs="宋体"/>
          <w:b/>
          <w:bCs/>
          <w:sz w:val="24"/>
          <w:szCs w:val="24"/>
        </w:rPr>
        <w:t xml:space="preserve"> </w:t>
      </w:r>
      <w:r>
        <w:rPr>
          <w:rFonts w:ascii="宋体" w:cs="宋体" w:hint="eastAsia"/>
          <w:b/>
          <w:bCs/>
          <w:sz w:val="24"/>
          <w:szCs w:val="24"/>
        </w:rPr>
        <w:t>智能软件故障案例</w:t>
      </w:r>
    </w:p>
    <w:tbl>
      <w:tblPr>
        <w:tblStyle w:val="af1"/>
        <w:tblW w:w="8522" w:type="dxa"/>
        <w:jc w:val="center"/>
        <w:tblBorders>
          <w:left w:val="none" w:sz="0" w:space="0" w:color="auto"/>
          <w:right w:val="none" w:sz="0" w:space="0" w:color="auto"/>
        </w:tblBorders>
        <w:tblLayout w:type="fixed"/>
        <w:tblLook w:val="04A0" w:firstRow="1" w:lastRow="0" w:firstColumn="1" w:lastColumn="0" w:noHBand="0" w:noVBand="1"/>
      </w:tblPr>
      <w:tblGrid>
        <w:gridCol w:w="1149"/>
        <w:gridCol w:w="4239"/>
        <w:gridCol w:w="3134"/>
      </w:tblGrid>
      <w:tr w:rsidR="00E846E6" w14:paraId="1683D9C9" w14:textId="77777777">
        <w:trPr>
          <w:trHeight w:val="427"/>
          <w:jc w:val="center"/>
        </w:trPr>
        <w:tc>
          <w:tcPr>
            <w:tcW w:w="1149" w:type="dxa"/>
            <w:tcBorders>
              <w:tl2br w:val="nil"/>
              <w:tr2bl w:val="nil"/>
            </w:tcBorders>
            <w:shd w:val="clear" w:color="auto" w:fill="D8D8D8" w:themeFill="background1" w:themeFillShade="D8"/>
          </w:tcPr>
          <w:p w14:paraId="01D531E2" w14:textId="77777777" w:rsidR="00E846E6" w:rsidRDefault="005F2C71">
            <w:pPr>
              <w:jc w:val="center"/>
              <w:rPr>
                <w:rFonts w:ascii="黑体" w:eastAsia="黑体" w:hAnsi="黑体" w:cs="黑体"/>
                <w:b/>
                <w:bCs/>
              </w:rPr>
            </w:pPr>
            <w:r>
              <w:rPr>
                <w:rFonts w:ascii="黑体" w:eastAsia="黑体" w:hAnsi="黑体" w:cs="黑体" w:hint="eastAsia"/>
                <w:b/>
                <w:bCs/>
              </w:rPr>
              <w:t>智能应用</w:t>
            </w:r>
          </w:p>
        </w:tc>
        <w:tc>
          <w:tcPr>
            <w:tcW w:w="4239" w:type="dxa"/>
            <w:tcBorders>
              <w:tl2br w:val="nil"/>
              <w:tr2bl w:val="nil"/>
            </w:tcBorders>
            <w:shd w:val="clear" w:color="auto" w:fill="D8D8D8" w:themeFill="background1" w:themeFillShade="D8"/>
          </w:tcPr>
          <w:p w14:paraId="6AE76026" w14:textId="77777777" w:rsidR="00E846E6" w:rsidRDefault="005F2C71">
            <w:pPr>
              <w:jc w:val="center"/>
              <w:rPr>
                <w:rFonts w:ascii="黑体" w:eastAsia="黑体" w:hAnsi="黑体" w:cs="黑体"/>
                <w:b/>
                <w:bCs/>
              </w:rPr>
            </w:pPr>
            <w:r>
              <w:rPr>
                <w:rFonts w:ascii="黑体" w:eastAsia="黑体" w:hAnsi="黑体" w:cs="黑体" w:hint="eastAsia"/>
                <w:b/>
                <w:bCs/>
              </w:rPr>
              <w:t>案例描述</w:t>
            </w:r>
          </w:p>
        </w:tc>
        <w:tc>
          <w:tcPr>
            <w:tcW w:w="3134" w:type="dxa"/>
            <w:tcBorders>
              <w:tl2br w:val="nil"/>
              <w:tr2bl w:val="nil"/>
            </w:tcBorders>
            <w:shd w:val="clear" w:color="auto" w:fill="D8D8D8" w:themeFill="background1" w:themeFillShade="D8"/>
          </w:tcPr>
          <w:p w14:paraId="496082B9" w14:textId="77777777" w:rsidR="00E846E6" w:rsidRDefault="005F2C71">
            <w:pPr>
              <w:jc w:val="center"/>
              <w:rPr>
                <w:rFonts w:ascii="黑体" w:eastAsia="黑体" w:hAnsi="黑体" w:cs="黑体"/>
                <w:b/>
                <w:bCs/>
              </w:rPr>
            </w:pPr>
            <w:r>
              <w:rPr>
                <w:rFonts w:ascii="黑体" w:eastAsia="黑体" w:hAnsi="黑体" w:cs="黑体" w:hint="eastAsia"/>
                <w:b/>
                <w:bCs/>
              </w:rPr>
              <w:t>故障原因</w:t>
            </w:r>
          </w:p>
        </w:tc>
      </w:tr>
      <w:tr w:rsidR="00E846E6" w14:paraId="37BD8E3A" w14:textId="77777777">
        <w:trPr>
          <w:jc w:val="center"/>
        </w:trPr>
        <w:tc>
          <w:tcPr>
            <w:tcW w:w="1149" w:type="dxa"/>
            <w:tcBorders>
              <w:tl2br w:val="nil"/>
              <w:tr2bl w:val="nil"/>
            </w:tcBorders>
            <w:vAlign w:val="center"/>
          </w:tcPr>
          <w:p w14:paraId="5B46C10B" w14:textId="77777777" w:rsidR="00E846E6" w:rsidRDefault="005F2C71">
            <w:pPr>
              <w:jc w:val="center"/>
              <w:rPr>
                <w:rFonts w:ascii="仿宋" w:eastAsia="仿宋" w:hAnsi="仿宋" w:cs="仿宋"/>
                <w:sz w:val="24"/>
                <w:szCs w:val="24"/>
              </w:rPr>
            </w:pPr>
            <w:r>
              <w:rPr>
                <w:rFonts w:ascii="仿宋" w:eastAsia="仿宋" w:hAnsi="仿宋" w:cs="仿宋" w:hint="eastAsia"/>
                <w:sz w:val="24"/>
                <w:szCs w:val="24"/>
              </w:rPr>
              <w:t>亚马逊</w:t>
            </w:r>
            <w:r w:rsidRPr="008F5299">
              <w:rPr>
                <w:rFonts w:eastAsia="仿宋"/>
                <w:sz w:val="24"/>
                <w:szCs w:val="24"/>
                <w:rPrChange w:id="142" w:author="付 安" w:date="2019-02-20T15:02:00Z">
                  <w:rPr>
                    <w:rFonts w:ascii="仿宋" w:eastAsia="仿宋" w:hAnsi="仿宋" w:cs="仿宋"/>
                    <w:sz w:val="24"/>
                    <w:szCs w:val="24"/>
                  </w:rPr>
                </w:rPrChange>
              </w:rPr>
              <w:t>Alexa</w:t>
            </w:r>
          </w:p>
        </w:tc>
        <w:tc>
          <w:tcPr>
            <w:tcW w:w="4239" w:type="dxa"/>
            <w:tcBorders>
              <w:tl2br w:val="nil"/>
              <w:tr2bl w:val="nil"/>
            </w:tcBorders>
            <w:vAlign w:val="center"/>
          </w:tcPr>
          <w:p w14:paraId="4468B8B5" w14:textId="77777777" w:rsidR="00E846E6" w:rsidRDefault="005F2C71">
            <w:pPr>
              <w:ind w:firstLineChars="200" w:firstLine="480"/>
              <w:jc w:val="left"/>
              <w:rPr>
                <w:rFonts w:ascii="仿宋" w:eastAsia="仿宋" w:hAnsi="仿宋" w:cs="仿宋"/>
                <w:sz w:val="24"/>
                <w:szCs w:val="24"/>
              </w:rPr>
            </w:pPr>
            <w:commentRangeStart w:id="143"/>
            <w:r>
              <w:rPr>
                <w:rFonts w:ascii="仿宋" w:eastAsia="仿宋" w:hAnsi="仿宋" w:cs="仿宋" w:hint="eastAsia"/>
                <w:sz w:val="24"/>
                <w:szCs w:val="24"/>
              </w:rPr>
              <w:t>小孩向亚马逊</w:t>
            </w:r>
            <w:r w:rsidRPr="008F5299">
              <w:rPr>
                <w:rFonts w:eastAsia="仿宋"/>
                <w:sz w:val="24"/>
                <w:szCs w:val="24"/>
                <w:rPrChange w:id="144" w:author="付 安" w:date="2019-02-20T15:02:00Z">
                  <w:rPr>
                    <w:rFonts w:ascii="仿宋" w:eastAsia="仿宋" w:hAnsi="仿宋" w:cs="仿宋"/>
                    <w:sz w:val="24"/>
                    <w:szCs w:val="24"/>
                  </w:rPr>
                </w:rPrChange>
              </w:rPr>
              <w:t>Alexa</w:t>
            </w:r>
            <w:r>
              <w:rPr>
                <w:rFonts w:ascii="仿宋" w:eastAsia="仿宋" w:hAnsi="仿宋" w:cs="仿宋" w:hint="eastAsia"/>
                <w:sz w:val="24"/>
                <w:szCs w:val="24"/>
              </w:rPr>
              <w:t>下达播放“</w:t>
            </w:r>
            <w:r w:rsidRPr="008F5299">
              <w:rPr>
                <w:rFonts w:eastAsia="仿宋"/>
                <w:sz w:val="24"/>
                <w:szCs w:val="24"/>
                <w:rPrChange w:id="145" w:author="付 安" w:date="2019-02-20T15:02:00Z">
                  <w:rPr>
                    <w:rFonts w:ascii="仿宋" w:eastAsia="仿宋" w:hAnsi="仿宋" w:cs="仿宋"/>
                    <w:sz w:val="24"/>
                    <w:szCs w:val="24"/>
                  </w:rPr>
                </w:rPrChange>
              </w:rPr>
              <w:t>Digger digger</w:t>
            </w:r>
            <w:r>
              <w:rPr>
                <w:rFonts w:ascii="仿宋" w:eastAsia="仿宋" w:hAnsi="仿宋" w:cs="仿宋" w:hint="eastAsia"/>
                <w:sz w:val="24"/>
                <w:szCs w:val="24"/>
              </w:rPr>
              <w:t>（一首儿童歌曲）”的指令，亚马</w:t>
            </w:r>
            <w:proofErr w:type="gramStart"/>
            <w:r>
              <w:rPr>
                <w:rFonts w:ascii="仿宋" w:eastAsia="仿宋" w:hAnsi="仿宋" w:cs="仿宋" w:hint="eastAsia"/>
                <w:sz w:val="24"/>
                <w:szCs w:val="24"/>
              </w:rPr>
              <w:t>逊个人</w:t>
            </w:r>
            <w:proofErr w:type="gramEnd"/>
            <w:r>
              <w:rPr>
                <w:rFonts w:ascii="仿宋" w:eastAsia="仿宋" w:hAnsi="仿宋" w:cs="仿宋" w:hint="eastAsia"/>
                <w:sz w:val="24"/>
                <w:szCs w:val="24"/>
              </w:rPr>
              <w:t>助手通过算法进行识别，竟然认为孩子想听情色内容，并开始播放。</w:t>
            </w:r>
            <w:commentRangeEnd w:id="143"/>
            <w:r w:rsidR="00CA011A">
              <w:rPr>
                <w:rStyle w:val="af0"/>
              </w:rPr>
              <w:commentReference w:id="143"/>
            </w:r>
          </w:p>
        </w:tc>
        <w:tc>
          <w:tcPr>
            <w:tcW w:w="3134" w:type="dxa"/>
            <w:tcBorders>
              <w:tl2br w:val="nil"/>
              <w:tr2bl w:val="nil"/>
            </w:tcBorders>
            <w:vAlign w:val="center"/>
          </w:tcPr>
          <w:p w14:paraId="0082DF4F" w14:textId="77777777" w:rsidR="00E846E6" w:rsidRDefault="005F2C71">
            <w:pPr>
              <w:ind w:firstLineChars="200" w:firstLine="480"/>
              <w:jc w:val="left"/>
              <w:rPr>
                <w:rFonts w:ascii="仿宋" w:eastAsia="仿宋" w:hAnsi="仿宋" w:cs="仿宋"/>
                <w:sz w:val="24"/>
                <w:szCs w:val="24"/>
              </w:rPr>
            </w:pPr>
            <w:r w:rsidRPr="008F5299">
              <w:rPr>
                <w:rFonts w:eastAsia="仿宋"/>
                <w:sz w:val="24"/>
                <w:szCs w:val="24"/>
                <w:rPrChange w:id="146" w:author="付 安" w:date="2019-02-20T15:02:00Z">
                  <w:rPr>
                    <w:rFonts w:ascii="仿宋" w:eastAsia="仿宋" w:hAnsi="仿宋" w:cs="仿宋"/>
                    <w:sz w:val="24"/>
                    <w:szCs w:val="24"/>
                  </w:rPr>
                </w:rPrChange>
              </w:rPr>
              <w:t>Alexa</w:t>
            </w:r>
            <w:r>
              <w:rPr>
                <w:rFonts w:ascii="仿宋" w:eastAsia="仿宋" w:hAnsi="仿宋" w:cs="仿宋" w:hint="eastAsia"/>
                <w:sz w:val="24"/>
                <w:szCs w:val="24"/>
              </w:rPr>
              <w:t>很难完全屏蔽成人内容，且很难鉴别是否是孩子在使用。</w:t>
            </w:r>
          </w:p>
        </w:tc>
      </w:tr>
      <w:tr w:rsidR="00E846E6" w14:paraId="1EE2BBE0" w14:textId="77777777">
        <w:trPr>
          <w:jc w:val="center"/>
        </w:trPr>
        <w:tc>
          <w:tcPr>
            <w:tcW w:w="1149" w:type="dxa"/>
            <w:tcBorders>
              <w:tl2br w:val="nil"/>
              <w:tr2bl w:val="nil"/>
            </w:tcBorders>
            <w:vAlign w:val="center"/>
          </w:tcPr>
          <w:p w14:paraId="7E060735" w14:textId="77777777" w:rsidR="00E846E6" w:rsidRDefault="005F2C71">
            <w:pPr>
              <w:jc w:val="center"/>
              <w:rPr>
                <w:rFonts w:ascii="仿宋" w:eastAsia="仿宋" w:hAnsi="仿宋" w:cs="仿宋"/>
                <w:sz w:val="24"/>
                <w:szCs w:val="24"/>
              </w:rPr>
            </w:pPr>
            <w:r w:rsidRPr="008F5299">
              <w:rPr>
                <w:rFonts w:eastAsia="仿宋"/>
                <w:sz w:val="24"/>
                <w:szCs w:val="24"/>
                <w:rPrChange w:id="147" w:author="付 安" w:date="2019-02-20T15:02:00Z">
                  <w:rPr>
                    <w:rFonts w:ascii="仿宋" w:eastAsia="仿宋" w:hAnsi="仿宋" w:cs="仿宋"/>
                    <w:sz w:val="24"/>
                    <w:szCs w:val="24"/>
                  </w:rPr>
                </w:rPrChange>
              </w:rPr>
              <w:t>Echo</w:t>
            </w:r>
            <w:r>
              <w:rPr>
                <w:rFonts w:ascii="仿宋" w:eastAsia="仿宋" w:hAnsi="仿宋" w:cs="仿宋" w:hint="eastAsia"/>
                <w:sz w:val="24"/>
                <w:szCs w:val="24"/>
              </w:rPr>
              <w:t>音箱</w:t>
            </w:r>
          </w:p>
        </w:tc>
        <w:tc>
          <w:tcPr>
            <w:tcW w:w="4239" w:type="dxa"/>
            <w:tcBorders>
              <w:tl2br w:val="nil"/>
              <w:tr2bl w:val="nil"/>
            </w:tcBorders>
            <w:vAlign w:val="center"/>
          </w:tcPr>
          <w:p w14:paraId="484F7424" w14:textId="77777777" w:rsidR="00E846E6" w:rsidRDefault="005F2C71">
            <w:pPr>
              <w:ind w:firstLineChars="200" w:firstLine="480"/>
              <w:jc w:val="left"/>
              <w:rPr>
                <w:rFonts w:ascii="仿宋" w:eastAsia="仿宋" w:hAnsi="仿宋" w:cs="仿宋"/>
                <w:color w:val="000000"/>
                <w:sz w:val="24"/>
                <w:szCs w:val="24"/>
              </w:rPr>
            </w:pPr>
            <w:r>
              <w:rPr>
                <w:rFonts w:ascii="仿宋" w:eastAsia="仿宋" w:hAnsi="仿宋" w:cs="仿宋" w:hint="eastAsia"/>
                <w:color w:val="191919"/>
                <w:sz w:val="24"/>
                <w:szCs w:val="24"/>
                <w:shd w:val="clear" w:color="auto" w:fill="FFFFFF"/>
              </w:rPr>
              <w:t>亚马逊</w:t>
            </w:r>
            <w:r w:rsidRPr="008F5299">
              <w:rPr>
                <w:rFonts w:eastAsia="仿宋"/>
                <w:sz w:val="24"/>
                <w:szCs w:val="24"/>
                <w:rPrChange w:id="148" w:author="付 安" w:date="2019-02-20T15:02:00Z">
                  <w:rPr>
                    <w:rFonts w:ascii="仿宋" w:eastAsia="仿宋" w:hAnsi="仿宋" w:cs="仿宋"/>
                    <w:color w:val="191919"/>
                    <w:sz w:val="24"/>
                    <w:szCs w:val="24"/>
                    <w:shd w:val="clear" w:color="auto" w:fill="FFFFFF"/>
                  </w:rPr>
                </w:rPrChange>
              </w:rPr>
              <w:t>Echo</w:t>
            </w:r>
            <w:r>
              <w:rPr>
                <w:rFonts w:ascii="仿宋" w:eastAsia="仿宋" w:hAnsi="仿宋" w:cs="仿宋" w:hint="eastAsia"/>
                <w:color w:val="191919"/>
                <w:sz w:val="24"/>
                <w:szCs w:val="24"/>
                <w:shd w:val="clear" w:color="auto" w:fill="FFFFFF"/>
              </w:rPr>
              <w:t>智能音箱会莫名其妙的自己发出难听的笑声，</w:t>
            </w:r>
            <w:r>
              <w:rPr>
                <w:rFonts w:ascii="仿宋" w:eastAsia="仿宋" w:hAnsi="仿宋" w:cs="仿宋" w:hint="eastAsia"/>
                <w:color w:val="333333"/>
                <w:sz w:val="24"/>
                <w:szCs w:val="24"/>
                <w:shd w:val="clear" w:color="auto" w:fill="FFFFFF"/>
              </w:rPr>
              <w:t>一个德国人的Echo音箱在他不在家的时候被意外地激活了，在午夜之后开始播放音乐，吵醒了邻居，邻居无奈报警。</w:t>
            </w:r>
          </w:p>
        </w:tc>
        <w:tc>
          <w:tcPr>
            <w:tcW w:w="3134" w:type="dxa"/>
            <w:tcBorders>
              <w:tl2br w:val="nil"/>
              <w:tr2bl w:val="nil"/>
            </w:tcBorders>
            <w:vAlign w:val="center"/>
          </w:tcPr>
          <w:p w14:paraId="2B275488" w14:textId="77777777" w:rsidR="00E846E6" w:rsidRDefault="005F2C71">
            <w:pPr>
              <w:ind w:firstLineChars="200" w:firstLine="480"/>
              <w:jc w:val="left"/>
              <w:rPr>
                <w:rFonts w:ascii="仿宋" w:eastAsia="仿宋" w:hAnsi="仿宋" w:cs="仿宋"/>
                <w:sz w:val="24"/>
                <w:szCs w:val="24"/>
              </w:rPr>
            </w:pPr>
            <w:r>
              <w:rPr>
                <w:rFonts w:ascii="仿宋" w:eastAsia="仿宋" w:hAnsi="仿宋" w:cs="仿宋" w:hint="eastAsia"/>
                <w:color w:val="191919"/>
                <w:sz w:val="24"/>
                <w:szCs w:val="24"/>
                <w:shd w:val="clear" w:color="auto" w:fill="FFFFFF"/>
              </w:rPr>
              <w:t>笑声有可能是由于指令没有成功传达造成的误报，修复方案将包括不再使用“</w:t>
            </w:r>
            <w:r w:rsidRPr="008F5299">
              <w:rPr>
                <w:rFonts w:eastAsia="仿宋"/>
                <w:sz w:val="24"/>
                <w:szCs w:val="24"/>
                <w:rPrChange w:id="149" w:author="付 安" w:date="2019-02-20T15:03:00Z">
                  <w:rPr>
                    <w:rFonts w:ascii="仿宋" w:eastAsia="仿宋" w:hAnsi="仿宋" w:cs="仿宋"/>
                    <w:color w:val="191919"/>
                    <w:sz w:val="24"/>
                    <w:szCs w:val="24"/>
                    <w:shd w:val="clear" w:color="auto" w:fill="FFFFFF"/>
                  </w:rPr>
                </w:rPrChange>
              </w:rPr>
              <w:t>Alexa, laugh</w:t>
            </w:r>
            <w:r>
              <w:rPr>
                <w:rFonts w:ascii="仿宋" w:eastAsia="仿宋" w:hAnsi="仿宋" w:cs="仿宋" w:hint="eastAsia"/>
                <w:color w:val="191919"/>
                <w:sz w:val="24"/>
                <w:szCs w:val="24"/>
                <w:shd w:val="clear" w:color="auto" w:fill="FFFFFF"/>
              </w:rPr>
              <w:t>”这个命令短语。</w:t>
            </w:r>
          </w:p>
        </w:tc>
      </w:tr>
      <w:tr w:rsidR="00E846E6" w14:paraId="577EEE87" w14:textId="77777777">
        <w:trPr>
          <w:jc w:val="center"/>
        </w:trPr>
        <w:tc>
          <w:tcPr>
            <w:tcW w:w="1149" w:type="dxa"/>
            <w:tcBorders>
              <w:tl2br w:val="nil"/>
              <w:tr2bl w:val="nil"/>
            </w:tcBorders>
            <w:vAlign w:val="center"/>
          </w:tcPr>
          <w:p w14:paraId="7B4E4B60" w14:textId="77777777" w:rsidR="00E846E6" w:rsidRDefault="005F2C71">
            <w:pPr>
              <w:jc w:val="center"/>
              <w:rPr>
                <w:rFonts w:ascii="仿宋" w:eastAsia="仿宋" w:hAnsi="仿宋" w:cs="仿宋"/>
              </w:rPr>
            </w:pPr>
            <w:r>
              <w:rPr>
                <w:rFonts w:ascii="仿宋" w:eastAsia="仿宋" w:hAnsi="仿宋" w:cs="仿宋" w:hint="eastAsia"/>
                <w:sz w:val="24"/>
                <w:szCs w:val="24"/>
              </w:rPr>
              <w:t>微软旗下的聊天机器人</w:t>
            </w:r>
            <w:r w:rsidRPr="008F5299">
              <w:rPr>
                <w:rFonts w:eastAsia="仿宋"/>
                <w:sz w:val="24"/>
                <w:szCs w:val="24"/>
                <w:rPrChange w:id="150" w:author="付 安" w:date="2019-02-20T15:03:00Z">
                  <w:rPr>
                    <w:rFonts w:ascii="仿宋" w:eastAsia="仿宋" w:hAnsi="仿宋" w:cs="仿宋"/>
                    <w:sz w:val="24"/>
                    <w:szCs w:val="24"/>
                  </w:rPr>
                </w:rPrChange>
              </w:rPr>
              <w:t>Tay</w:t>
            </w:r>
          </w:p>
        </w:tc>
        <w:tc>
          <w:tcPr>
            <w:tcW w:w="4239" w:type="dxa"/>
            <w:tcBorders>
              <w:tl2br w:val="nil"/>
              <w:tr2bl w:val="nil"/>
            </w:tcBorders>
            <w:vAlign w:val="center"/>
          </w:tcPr>
          <w:p w14:paraId="05AE9B43" w14:textId="77777777" w:rsidR="00E846E6" w:rsidRDefault="005F2C71">
            <w:pPr>
              <w:ind w:firstLineChars="200" w:firstLine="480"/>
              <w:jc w:val="left"/>
              <w:rPr>
                <w:rFonts w:ascii="仿宋" w:eastAsia="仿宋" w:hAnsi="仿宋" w:cs="仿宋"/>
              </w:rPr>
            </w:pPr>
            <w:r w:rsidRPr="008F5299">
              <w:rPr>
                <w:rFonts w:eastAsia="仿宋"/>
                <w:sz w:val="24"/>
                <w:szCs w:val="24"/>
                <w:rPrChange w:id="151" w:author="付 安" w:date="2019-02-20T15:03:00Z">
                  <w:rPr>
                    <w:rFonts w:ascii="仿宋" w:eastAsia="仿宋" w:hAnsi="仿宋" w:cs="仿宋"/>
                    <w:color w:val="000000"/>
                    <w:sz w:val="24"/>
                    <w:szCs w:val="24"/>
                    <w:shd w:val="clear" w:color="auto" w:fill="FFFFFF"/>
                  </w:rPr>
                </w:rPrChange>
              </w:rPr>
              <w:t>Tay</w:t>
            </w:r>
            <w:r>
              <w:rPr>
                <w:rFonts w:ascii="仿宋" w:eastAsia="仿宋" w:hAnsi="仿宋" w:cs="仿宋" w:hint="eastAsia"/>
                <w:sz w:val="24"/>
                <w:szCs w:val="24"/>
              </w:rPr>
              <w:t>被网友教的种族歧视、反女权，各种</w:t>
            </w:r>
            <w:proofErr w:type="gramStart"/>
            <w:r>
              <w:rPr>
                <w:rFonts w:ascii="仿宋" w:eastAsia="仿宋" w:hAnsi="仿宋" w:cs="仿宋" w:hint="eastAsia"/>
                <w:sz w:val="24"/>
                <w:szCs w:val="24"/>
              </w:rPr>
              <w:t>爆</w:t>
            </w:r>
            <w:proofErr w:type="gramEnd"/>
            <w:r>
              <w:rPr>
                <w:rFonts w:ascii="仿宋" w:eastAsia="仿宋" w:hAnsi="仿宋" w:cs="仿宋" w:hint="eastAsia"/>
                <w:sz w:val="24"/>
                <w:szCs w:val="24"/>
              </w:rPr>
              <w:t>脏话，不但说自己喜欢希特勒，还说911事件是小布什所为。</w:t>
            </w:r>
          </w:p>
        </w:tc>
        <w:tc>
          <w:tcPr>
            <w:tcW w:w="3134" w:type="dxa"/>
            <w:tcBorders>
              <w:tl2br w:val="nil"/>
              <w:tr2bl w:val="nil"/>
            </w:tcBorders>
            <w:vAlign w:val="center"/>
          </w:tcPr>
          <w:p w14:paraId="168716B5" w14:textId="77777777" w:rsidR="00E846E6" w:rsidRDefault="005F2C71">
            <w:pPr>
              <w:ind w:firstLineChars="200" w:firstLine="480"/>
              <w:jc w:val="left"/>
              <w:rPr>
                <w:rFonts w:ascii="微软雅黑" w:eastAsia="仿宋" w:hAnsi="微软雅黑" w:cs="微软雅黑"/>
              </w:rPr>
            </w:pPr>
            <w:r>
              <w:rPr>
                <w:rFonts w:ascii="仿宋" w:eastAsia="仿宋" w:hAnsi="仿宋" w:cs="仿宋" w:hint="eastAsia"/>
                <w:color w:val="191919"/>
                <w:sz w:val="24"/>
                <w:szCs w:val="24"/>
                <w:shd w:val="clear" w:color="auto" w:fill="FFFFFF"/>
              </w:rPr>
              <w:t>有人利用Tay无法甄别信息的虚假性漏洞发动了攻击，采用一些虚假谎言对Tay进行训练。</w:t>
            </w:r>
          </w:p>
        </w:tc>
      </w:tr>
      <w:tr w:rsidR="00E846E6" w14:paraId="0194CE26" w14:textId="77777777">
        <w:trPr>
          <w:jc w:val="center"/>
        </w:trPr>
        <w:tc>
          <w:tcPr>
            <w:tcW w:w="1149" w:type="dxa"/>
            <w:tcBorders>
              <w:tl2br w:val="nil"/>
              <w:tr2bl w:val="nil"/>
            </w:tcBorders>
            <w:vAlign w:val="center"/>
          </w:tcPr>
          <w:p w14:paraId="3B91838A" w14:textId="77777777" w:rsidR="00E846E6" w:rsidRDefault="005F2C71">
            <w:pPr>
              <w:jc w:val="center"/>
              <w:rPr>
                <w:rFonts w:ascii="仿宋" w:eastAsia="仿宋" w:hAnsi="仿宋" w:cs="仿宋"/>
                <w:sz w:val="24"/>
                <w:szCs w:val="24"/>
              </w:rPr>
            </w:pPr>
            <w:proofErr w:type="gramStart"/>
            <w:r>
              <w:rPr>
                <w:rFonts w:ascii="仿宋" w:eastAsia="仿宋" w:hAnsi="仿宋" w:cs="仿宋" w:hint="eastAsia"/>
                <w:spacing w:val="4"/>
                <w:sz w:val="24"/>
                <w:szCs w:val="24"/>
              </w:rPr>
              <w:t>谷歌的</w:t>
            </w:r>
            <w:proofErr w:type="gramEnd"/>
            <w:r>
              <w:rPr>
                <w:rFonts w:ascii="仿宋" w:eastAsia="仿宋" w:hAnsi="仿宋" w:cs="仿宋" w:hint="eastAsia"/>
                <w:spacing w:val="4"/>
                <w:sz w:val="24"/>
                <w:szCs w:val="24"/>
              </w:rPr>
              <w:t>无人驾驶汽车</w:t>
            </w:r>
          </w:p>
        </w:tc>
        <w:tc>
          <w:tcPr>
            <w:tcW w:w="4239" w:type="dxa"/>
            <w:tcBorders>
              <w:tl2br w:val="nil"/>
              <w:tr2bl w:val="nil"/>
            </w:tcBorders>
            <w:vAlign w:val="center"/>
          </w:tcPr>
          <w:p w14:paraId="58701E72" w14:textId="77777777" w:rsidR="00E846E6" w:rsidRDefault="005F2C71">
            <w:pPr>
              <w:ind w:firstLineChars="200" w:firstLine="480"/>
              <w:jc w:val="left"/>
              <w:rPr>
                <w:rFonts w:ascii="仿宋" w:eastAsia="仿宋" w:hAnsi="仿宋" w:cs="仿宋"/>
                <w:sz w:val="24"/>
                <w:szCs w:val="24"/>
              </w:rPr>
            </w:pPr>
            <w:r>
              <w:rPr>
                <w:rFonts w:ascii="仿宋" w:eastAsia="仿宋" w:hAnsi="仿宋" w:cs="仿宋" w:hint="eastAsia"/>
                <w:sz w:val="24"/>
                <w:szCs w:val="24"/>
              </w:rPr>
              <w:t>2016年，</w:t>
            </w:r>
            <w:r>
              <w:rPr>
                <w:rFonts w:ascii="仿宋" w:eastAsia="仿宋" w:hAnsi="仿宋" w:cs="仿宋" w:hint="eastAsia"/>
                <w:spacing w:val="4"/>
                <w:sz w:val="24"/>
                <w:szCs w:val="24"/>
              </w:rPr>
              <w:t>谷歌的无人驾驶汽车和一辆公共汽车相撞。</w:t>
            </w:r>
          </w:p>
        </w:tc>
        <w:tc>
          <w:tcPr>
            <w:tcW w:w="3134" w:type="dxa"/>
            <w:tcBorders>
              <w:tl2br w:val="nil"/>
              <w:tr2bl w:val="nil"/>
            </w:tcBorders>
            <w:vAlign w:val="center"/>
          </w:tcPr>
          <w:p w14:paraId="604CE908" w14:textId="77777777" w:rsidR="00E846E6" w:rsidRDefault="005F2C71">
            <w:pPr>
              <w:ind w:firstLineChars="200" w:firstLine="480"/>
              <w:jc w:val="left"/>
              <w:rPr>
                <w:rFonts w:ascii="仿宋" w:eastAsia="仿宋" w:hAnsi="仿宋" w:cs="仿宋"/>
                <w:sz w:val="24"/>
                <w:szCs w:val="24"/>
              </w:rPr>
            </w:pPr>
            <w:r>
              <w:rPr>
                <w:rFonts w:ascii="仿宋" w:eastAsia="仿宋" w:hAnsi="仿宋" w:cs="仿宋" w:hint="eastAsia"/>
                <w:sz w:val="24"/>
                <w:szCs w:val="24"/>
              </w:rPr>
              <w:t>系统错误的预测</w:t>
            </w:r>
            <w:r>
              <w:rPr>
                <w:rFonts w:ascii="仿宋" w:eastAsia="仿宋" w:hAnsi="仿宋" w:cs="仿宋" w:hint="eastAsia"/>
                <w:spacing w:val="4"/>
                <w:sz w:val="24"/>
                <w:szCs w:val="24"/>
              </w:rPr>
              <w:t>公共汽车会在一系列罕见的条件下</w:t>
            </w:r>
            <w:r>
              <w:rPr>
                <w:rFonts w:ascii="仿宋" w:eastAsia="仿宋" w:hAnsi="仿宋" w:cs="仿宋" w:hint="eastAsia"/>
                <w:sz w:val="24"/>
                <w:szCs w:val="24"/>
              </w:rPr>
              <w:t>减速或</w:t>
            </w:r>
            <w:r w:rsidR="0055149E">
              <w:rPr>
                <w:rFonts w:ascii="仿宋" w:eastAsia="仿宋" w:hAnsi="仿宋" w:cs="仿宋" w:hint="eastAsia"/>
                <w:spacing w:val="4"/>
                <w:sz w:val="24"/>
                <w:szCs w:val="24"/>
              </w:rPr>
              <w:t>停车让行，</w:t>
            </w:r>
            <w:r>
              <w:rPr>
                <w:rFonts w:ascii="仿宋" w:eastAsia="仿宋" w:hAnsi="仿宋" w:cs="仿宋" w:hint="eastAsia"/>
                <w:spacing w:val="4"/>
                <w:sz w:val="24"/>
                <w:szCs w:val="24"/>
              </w:rPr>
              <w:t>而实</w:t>
            </w:r>
            <w:r>
              <w:rPr>
                <w:rFonts w:ascii="仿宋" w:eastAsia="仿宋" w:hAnsi="仿宋" w:cs="仿宋" w:hint="eastAsia"/>
                <w:spacing w:val="4"/>
                <w:sz w:val="24"/>
                <w:szCs w:val="24"/>
              </w:rPr>
              <w:lastRenderedPageBreak/>
              <w:t>际上公共汽车不可能停止</w:t>
            </w:r>
          </w:p>
        </w:tc>
      </w:tr>
      <w:tr w:rsidR="00E846E6" w14:paraId="0F73E9B2" w14:textId="77777777">
        <w:trPr>
          <w:jc w:val="center"/>
        </w:trPr>
        <w:tc>
          <w:tcPr>
            <w:tcW w:w="1149" w:type="dxa"/>
            <w:tcBorders>
              <w:tl2br w:val="nil"/>
              <w:tr2bl w:val="nil"/>
            </w:tcBorders>
            <w:vAlign w:val="center"/>
          </w:tcPr>
          <w:p w14:paraId="44B52D0B" w14:textId="77777777" w:rsidR="00E846E6" w:rsidRDefault="005F2C71">
            <w:pPr>
              <w:jc w:val="center"/>
              <w:rPr>
                <w:rFonts w:ascii="仿宋" w:eastAsia="仿宋" w:hAnsi="仿宋" w:cs="仿宋"/>
                <w:sz w:val="24"/>
                <w:szCs w:val="24"/>
              </w:rPr>
            </w:pPr>
            <w:r>
              <w:rPr>
                <w:rFonts w:ascii="仿宋" w:eastAsia="仿宋" w:hAnsi="仿宋" w:cs="仿宋" w:hint="eastAsia"/>
                <w:spacing w:val="4"/>
                <w:sz w:val="24"/>
                <w:szCs w:val="24"/>
              </w:rPr>
              <w:lastRenderedPageBreak/>
              <w:t>特斯拉的无人驾驶汽车</w:t>
            </w:r>
          </w:p>
        </w:tc>
        <w:tc>
          <w:tcPr>
            <w:tcW w:w="4239" w:type="dxa"/>
            <w:tcBorders>
              <w:tl2br w:val="nil"/>
              <w:tr2bl w:val="nil"/>
            </w:tcBorders>
            <w:vAlign w:val="center"/>
          </w:tcPr>
          <w:p w14:paraId="758DE366" w14:textId="77777777" w:rsidR="00E846E6" w:rsidRDefault="005F2C71">
            <w:pPr>
              <w:ind w:firstLineChars="200" w:firstLine="480"/>
              <w:jc w:val="left"/>
              <w:rPr>
                <w:rFonts w:ascii="仿宋" w:eastAsia="仿宋" w:hAnsi="仿宋" w:cs="仿宋"/>
                <w:sz w:val="24"/>
                <w:szCs w:val="24"/>
              </w:rPr>
            </w:pPr>
            <w:r>
              <w:rPr>
                <w:rFonts w:ascii="仿宋" w:eastAsia="仿宋" w:hAnsi="仿宋" w:cs="仿宋" w:hint="eastAsia"/>
                <w:sz w:val="24"/>
                <w:szCs w:val="24"/>
              </w:rPr>
              <w:t>2016年，</w:t>
            </w:r>
            <w:r>
              <w:rPr>
                <w:rFonts w:ascii="仿宋" w:eastAsia="仿宋" w:hAnsi="仿宋" w:cs="仿宋" w:hint="eastAsia"/>
                <w:spacing w:val="4"/>
                <w:sz w:val="24"/>
                <w:szCs w:val="24"/>
              </w:rPr>
              <w:t>特斯拉的一辆无人驾驶汽车和一辆拖车相撞。</w:t>
            </w:r>
          </w:p>
        </w:tc>
        <w:tc>
          <w:tcPr>
            <w:tcW w:w="3134" w:type="dxa"/>
            <w:tcBorders>
              <w:tl2br w:val="nil"/>
              <w:tr2bl w:val="nil"/>
            </w:tcBorders>
            <w:vAlign w:val="center"/>
          </w:tcPr>
          <w:p w14:paraId="5F59B4A4" w14:textId="77777777" w:rsidR="00E846E6" w:rsidRDefault="005F2C71">
            <w:pPr>
              <w:snapToGrid w:val="0"/>
              <w:spacing w:beforeLines="10" w:before="31" w:afterLines="10" w:after="31"/>
              <w:ind w:firstLineChars="200" w:firstLine="496"/>
              <w:jc w:val="left"/>
              <w:rPr>
                <w:rFonts w:ascii="仿宋" w:eastAsia="仿宋" w:hAnsi="仿宋" w:cs="仿宋"/>
                <w:sz w:val="24"/>
                <w:szCs w:val="24"/>
              </w:rPr>
            </w:pPr>
            <w:r>
              <w:rPr>
                <w:rFonts w:ascii="仿宋" w:eastAsia="仿宋" w:hAnsi="仿宋" w:cs="仿宋" w:hint="eastAsia"/>
                <w:spacing w:val="4"/>
                <w:sz w:val="24"/>
                <w:szCs w:val="24"/>
              </w:rPr>
              <w:t>拖车的外表颜色和天空相近并且底盘较高，导致</w:t>
            </w:r>
            <w:r>
              <w:rPr>
                <w:rFonts w:ascii="仿宋" w:eastAsia="仿宋" w:hAnsi="仿宋" w:cs="仿宋" w:hint="eastAsia"/>
                <w:sz w:val="24"/>
                <w:szCs w:val="24"/>
              </w:rPr>
              <w:t>系统将一辆白色卡车误检测为天空</w:t>
            </w:r>
            <w:r>
              <w:rPr>
                <w:rFonts w:ascii="仿宋" w:eastAsia="仿宋" w:hAnsi="仿宋" w:cs="仿宋" w:hint="eastAsia"/>
                <w:spacing w:val="4"/>
                <w:sz w:val="24"/>
                <w:szCs w:val="24"/>
              </w:rPr>
              <w:t>。</w:t>
            </w:r>
          </w:p>
        </w:tc>
      </w:tr>
      <w:tr w:rsidR="00E846E6" w14:paraId="4ACC80A4" w14:textId="77777777">
        <w:trPr>
          <w:jc w:val="center"/>
        </w:trPr>
        <w:tc>
          <w:tcPr>
            <w:tcW w:w="1149" w:type="dxa"/>
            <w:tcBorders>
              <w:tl2br w:val="nil"/>
              <w:tr2bl w:val="nil"/>
            </w:tcBorders>
            <w:vAlign w:val="center"/>
          </w:tcPr>
          <w:p w14:paraId="6CD91DA4" w14:textId="77777777" w:rsidR="00E846E6" w:rsidRDefault="005F2C71">
            <w:pPr>
              <w:jc w:val="center"/>
              <w:rPr>
                <w:rFonts w:ascii="仿宋" w:eastAsia="仿宋" w:hAnsi="仿宋" w:cs="仿宋"/>
              </w:rPr>
            </w:pPr>
            <w:r>
              <w:rPr>
                <w:rFonts w:ascii="仿宋" w:eastAsia="仿宋" w:hAnsi="仿宋" w:cs="仿宋" w:hint="eastAsia"/>
                <w:sz w:val="24"/>
              </w:rPr>
              <w:t>医疗机器人</w:t>
            </w:r>
            <w:r>
              <w:rPr>
                <w:rFonts w:ascii="仿宋" w:eastAsia="仿宋" w:hAnsi="仿宋" w:cs="仿宋" w:hint="eastAsia"/>
                <w:sz w:val="24"/>
                <w:shd w:val="clear" w:color="auto" w:fill="FFFFFF"/>
              </w:rPr>
              <w:t>“达芬奇”</w:t>
            </w:r>
          </w:p>
        </w:tc>
        <w:tc>
          <w:tcPr>
            <w:tcW w:w="4239" w:type="dxa"/>
            <w:tcBorders>
              <w:tl2br w:val="nil"/>
              <w:tr2bl w:val="nil"/>
            </w:tcBorders>
            <w:vAlign w:val="center"/>
          </w:tcPr>
          <w:p w14:paraId="6052FD75" w14:textId="77777777" w:rsidR="00E846E6" w:rsidRDefault="005F2C71">
            <w:pPr>
              <w:ind w:firstLineChars="200" w:firstLine="480"/>
              <w:jc w:val="left"/>
              <w:rPr>
                <w:rFonts w:ascii="仿宋" w:eastAsia="仿宋" w:hAnsi="仿宋" w:cs="仿宋"/>
              </w:rPr>
            </w:pPr>
            <w:r>
              <w:rPr>
                <w:rFonts w:ascii="仿宋" w:eastAsia="仿宋" w:hAnsi="仿宋" w:cs="仿宋" w:hint="eastAsia"/>
                <w:sz w:val="24"/>
              </w:rPr>
              <w:t>2015年</w:t>
            </w:r>
            <w:r>
              <w:rPr>
                <w:rFonts w:ascii="仿宋" w:eastAsia="仿宋" w:hAnsi="仿宋" w:cs="仿宋" w:hint="eastAsia"/>
                <w:sz w:val="24"/>
                <w:shd w:val="clear" w:color="auto" w:fill="FFFFFF"/>
              </w:rPr>
              <w:t>“达芬奇”</w:t>
            </w:r>
            <w:r>
              <w:rPr>
                <w:rFonts w:ascii="仿宋" w:eastAsia="仿宋" w:hAnsi="仿宋" w:cs="仿宋" w:hint="eastAsia"/>
                <w:sz w:val="24"/>
              </w:rPr>
              <w:t>医疗机器人在</w:t>
            </w:r>
            <w:r>
              <w:rPr>
                <w:rStyle w:val="ac"/>
                <w:rFonts w:ascii="仿宋" w:eastAsia="仿宋" w:hAnsi="仿宋" w:cs="仿宋" w:hint="eastAsia"/>
                <w:b w:val="0"/>
                <w:sz w:val="24"/>
                <w:shd w:val="clear" w:color="auto" w:fill="FFFFFF"/>
              </w:rPr>
              <w:t>心瓣修复手术中</w:t>
            </w:r>
            <w:r>
              <w:rPr>
                <w:rFonts w:ascii="仿宋" w:eastAsia="仿宋" w:hAnsi="仿宋" w:cs="仿宋" w:hint="eastAsia"/>
                <w:sz w:val="24"/>
                <w:shd w:val="clear" w:color="auto" w:fill="FFFFFF"/>
              </w:rPr>
              <w:t>把</w:t>
            </w:r>
            <w:r>
              <w:rPr>
                <w:rFonts w:ascii="仿宋" w:eastAsia="仿宋" w:hAnsi="仿宋" w:cs="仿宋" w:hint="eastAsia"/>
                <w:sz w:val="24"/>
              </w:rPr>
              <w:t>病人的心脏“放错位置”，并戳穿其大动脉，病人最终由于多器官衰竭逝世。</w:t>
            </w:r>
          </w:p>
        </w:tc>
        <w:tc>
          <w:tcPr>
            <w:tcW w:w="3134" w:type="dxa"/>
            <w:tcBorders>
              <w:tl2br w:val="nil"/>
              <w:tr2bl w:val="nil"/>
            </w:tcBorders>
            <w:vAlign w:val="center"/>
          </w:tcPr>
          <w:p w14:paraId="6AD26C75" w14:textId="77777777" w:rsidR="00E846E6" w:rsidRDefault="005F2C71">
            <w:pPr>
              <w:snapToGrid w:val="0"/>
              <w:spacing w:beforeLines="10" w:before="31" w:afterLines="10" w:after="31"/>
              <w:ind w:firstLineChars="200" w:firstLine="480"/>
              <w:jc w:val="left"/>
              <w:rPr>
                <w:rFonts w:ascii="仿宋" w:eastAsia="仿宋" w:hAnsi="仿宋" w:cs="仿宋"/>
                <w:sz w:val="24"/>
                <w:szCs w:val="24"/>
              </w:rPr>
            </w:pPr>
            <w:r w:rsidRPr="00507AD7">
              <w:rPr>
                <w:rFonts w:ascii="仿宋" w:eastAsia="仿宋" w:hAnsi="仿宋" w:cs="仿宋" w:hint="eastAsia"/>
                <w:sz w:val="24"/>
                <w:rPrChange w:id="152" w:author="付 安" w:date="2019-02-20T11:30:00Z">
                  <w:rPr>
                    <w:rFonts w:ascii="仿宋" w:eastAsia="仿宋" w:hAnsi="仿宋" w:cs="仿宋" w:hint="eastAsia"/>
                  </w:rPr>
                </w:rPrChange>
              </w:rPr>
              <w:t>测试</w:t>
            </w:r>
            <w:r>
              <w:rPr>
                <w:rFonts w:ascii="仿宋" w:eastAsia="仿宋" w:hAnsi="仿宋" w:cs="仿宋" w:hint="eastAsia"/>
                <w:sz w:val="24"/>
              </w:rPr>
              <w:t>无法真实模拟病人的情况下，所以难以全面测试系统所有可能的情况。</w:t>
            </w:r>
          </w:p>
          <w:p w14:paraId="2597C77B" w14:textId="77777777" w:rsidR="00E846E6" w:rsidRDefault="00E846E6">
            <w:pPr>
              <w:jc w:val="left"/>
              <w:rPr>
                <w:rFonts w:ascii="仿宋" w:eastAsia="仿宋" w:hAnsi="仿宋" w:cs="仿宋"/>
              </w:rPr>
            </w:pPr>
          </w:p>
        </w:tc>
      </w:tr>
      <w:tr w:rsidR="00E846E6" w14:paraId="3E1FA81C" w14:textId="77777777">
        <w:trPr>
          <w:jc w:val="center"/>
        </w:trPr>
        <w:tc>
          <w:tcPr>
            <w:tcW w:w="1149" w:type="dxa"/>
            <w:tcBorders>
              <w:tl2br w:val="nil"/>
              <w:tr2bl w:val="nil"/>
            </w:tcBorders>
            <w:vAlign w:val="center"/>
          </w:tcPr>
          <w:p w14:paraId="226FEDF2" w14:textId="77777777" w:rsidR="00E846E6" w:rsidRDefault="005F2C71">
            <w:pPr>
              <w:jc w:val="center"/>
              <w:rPr>
                <w:rFonts w:ascii="仿宋" w:eastAsia="仿宋" w:hAnsi="仿宋" w:cs="仿宋"/>
              </w:rPr>
            </w:pPr>
            <w:r>
              <w:rPr>
                <w:rFonts w:ascii="仿宋" w:eastAsia="仿宋" w:hAnsi="仿宋" w:cs="仿宋" w:hint="eastAsia"/>
                <w:sz w:val="24"/>
              </w:rPr>
              <w:t>无人机</w:t>
            </w:r>
          </w:p>
        </w:tc>
        <w:tc>
          <w:tcPr>
            <w:tcW w:w="4239" w:type="dxa"/>
            <w:tcBorders>
              <w:tl2br w:val="nil"/>
              <w:tr2bl w:val="nil"/>
            </w:tcBorders>
            <w:vAlign w:val="center"/>
          </w:tcPr>
          <w:p w14:paraId="3B0812A3" w14:textId="77777777" w:rsidR="00E846E6" w:rsidRDefault="005F2C71">
            <w:pPr>
              <w:ind w:firstLineChars="200" w:firstLine="480"/>
              <w:jc w:val="left"/>
              <w:rPr>
                <w:rFonts w:ascii="仿宋" w:eastAsia="仿宋" w:hAnsi="仿宋" w:cs="仿宋"/>
              </w:rPr>
            </w:pPr>
            <w:r>
              <w:rPr>
                <w:rFonts w:ascii="仿宋" w:eastAsia="仿宋" w:hAnsi="仿宋" w:cs="仿宋" w:hint="eastAsia"/>
                <w:sz w:val="24"/>
              </w:rPr>
              <w:t>2017年日本一架无人机因操作失误在坠落的过程中砸伤一名工人</w:t>
            </w:r>
          </w:p>
        </w:tc>
        <w:tc>
          <w:tcPr>
            <w:tcW w:w="3134" w:type="dxa"/>
            <w:tcBorders>
              <w:tl2br w:val="nil"/>
              <w:tr2bl w:val="nil"/>
            </w:tcBorders>
            <w:vAlign w:val="center"/>
          </w:tcPr>
          <w:p w14:paraId="3FBFDA1F" w14:textId="77777777" w:rsidR="00E846E6" w:rsidRDefault="005F2C71" w:rsidP="0055149E">
            <w:pPr>
              <w:snapToGrid w:val="0"/>
              <w:spacing w:beforeLines="10" w:before="31" w:afterLines="10" w:after="31"/>
              <w:ind w:firstLineChars="200" w:firstLine="480"/>
              <w:jc w:val="left"/>
              <w:rPr>
                <w:rFonts w:ascii="仿宋" w:eastAsia="仿宋" w:hAnsi="仿宋" w:cs="仿宋"/>
              </w:rPr>
            </w:pPr>
            <w:r>
              <w:rPr>
                <w:rFonts w:ascii="仿宋" w:eastAsia="仿宋" w:hAnsi="仿宋" w:cs="仿宋" w:hint="eastAsia"/>
                <w:sz w:val="24"/>
              </w:rPr>
              <w:t>无人机飞行时受到无线电信号干扰，致使飞行器跟遥控器失联，导致失控。</w:t>
            </w:r>
          </w:p>
        </w:tc>
      </w:tr>
    </w:tbl>
    <w:p w14:paraId="5F8113A2" w14:textId="4B29F5E7" w:rsidR="00F70A69" w:rsidRPr="00F70A69" w:rsidRDefault="00F70A69" w:rsidP="00F70A69">
      <w:pPr>
        <w:spacing w:beforeLines="50" w:before="156" w:line="360" w:lineRule="auto"/>
        <w:ind w:firstLine="482"/>
        <w:rPr>
          <w:b/>
          <w:spacing w:val="4"/>
          <w:sz w:val="24"/>
          <w:szCs w:val="24"/>
        </w:rPr>
      </w:pPr>
      <w:del w:id="153" w:author="付 安" w:date="2019-02-20T11:27:00Z">
        <w:r w:rsidRPr="00F70A69" w:rsidDel="005B45BB">
          <w:rPr>
            <w:rFonts w:hint="eastAsia"/>
            <w:spacing w:val="4"/>
            <w:sz w:val="24"/>
            <w:szCs w:val="24"/>
          </w:rPr>
          <w:delText>类似的案例还有很多，这些</w:delText>
        </w:r>
      </w:del>
      <w:ins w:id="154" w:author="付 安" w:date="2019-02-20T11:27:00Z">
        <w:r w:rsidR="005B45BB">
          <w:rPr>
            <w:rFonts w:hint="eastAsia"/>
            <w:spacing w:val="4"/>
            <w:sz w:val="24"/>
            <w:szCs w:val="24"/>
          </w:rPr>
          <w:t>上述</w:t>
        </w:r>
      </w:ins>
      <w:r w:rsidRPr="00F70A69">
        <w:rPr>
          <w:rFonts w:hint="eastAsia"/>
          <w:spacing w:val="4"/>
          <w:sz w:val="24"/>
          <w:szCs w:val="24"/>
        </w:rPr>
        <w:t>案例</w:t>
      </w:r>
      <w:ins w:id="155" w:author="付 安" w:date="2019-02-20T11:28:00Z">
        <w:r w:rsidR="005B45BB">
          <w:rPr>
            <w:rFonts w:hint="eastAsia"/>
            <w:spacing w:val="4"/>
            <w:sz w:val="24"/>
            <w:szCs w:val="24"/>
          </w:rPr>
          <w:t>中的</w:t>
        </w:r>
        <w:r w:rsidR="005B45BB">
          <w:rPr>
            <w:spacing w:val="4"/>
            <w:sz w:val="24"/>
            <w:szCs w:val="24"/>
          </w:rPr>
          <w:t>故障</w:t>
        </w:r>
      </w:ins>
      <w:del w:id="156" w:author="付 安" w:date="2019-02-20T11:28:00Z">
        <w:r w:rsidRPr="00F70A69" w:rsidDel="005B45BB">
          <w:rPr>
            <w:rFonts w:hint="eastAsia"/>
            <w:spacing w:val="4"/>
            <w:sz w:val="24"/>
            <w:szCs w:val="24"/>
          </w:rPr>
          <w:delText>很多都</w:delText>
        </w:r>
      </w:del>
      <w:r w:rsidRPr="00F70A69">
        <w:rPr>
          <w:rFonts w:hint="eastAsia"/>
          <w:spacing w:val="4"/>
          <w:sz w:val="24"/>
          <w:szCs w:val="24"/>
        </w:rPr>
        <w:t>是智能化软件自身</w:t>
      </w:r>
      <w:ins w:id="157" w:author="付 安" w:date="2019-02-20T11:27:00Z">
        <w:r w:rsidR="005B45BB">
          <w:rPr>
            <w:rFonts w:hint="eastAsia"/>
            <w:spacing w:val="4"/>
            <w:sz w:val="24"/>
            <w:szCs w:val="24"/>
          </w:rPr>
          <w:t>的</w:t>
        </w:r>
      </w:ins>
      <w:r w:rsidRPr="00F70A69">
        <w:rPr>
          <w:rFonts w:hint="eastAsia"/>
          <w:spacing w:val="4"/>
          <w:sz w:val="24"/>
          <w:szCs w:val="24"/>
        </w:rPr>
        <w:t>漏洞导致的，这些漏洞</w:t>
      </w:r>
      <w:del w:id="158" w:author="付 安" w:date="2019-02-20T11:28:00Z">
        <w:r w:rsidRPr="00F70A69" w:rsidDel="005B45BB">
          <w:rPr>
            <w:rFonts w:hint="eastAsia"/>
            <w:spacing w:val="4"/>
            <w:sz w:val="24"/>
            <w:szCs w:val="24"/>
          </w:rPr>
          <w:delText>或许</w:delText>
        </w:r>
      </w:del>
      <w:r w:rsidRPr="00F70A69">
        <w:rPr>
          <w:rFonts w:hint="eastAsia"/>
          <w:spacing w:val="4"/>
          <w:sz w:val="24"/>
          <w:szCs w:val="24"/>
        </w:rPr>
        <w:t>导致软件</w:t>
      </w:r>
      <w:del w:id="159" w:author="phantom Dai" w:date="2019-02-21T16:07:00Z">
        <w:r w:rsidRPr="00F70A69" w:rsidDel="00880A42">
          <w:rPr>
            <w:rFonts w:hint="eastAsia"/>
            <w:spacing w:val="4"/>
            <w:sz w:val="24"/>
            <w:szCs w:val="24"/>
          </w:rPr>
          <w:delText>的失控</w:delText>
        </w:r>
      </w:del>
      <w:ins w:id="160" w:author="phantom Dai" w:date="2019-02-21T16:07:00Z">
        <w:r w:rsidR="00C45F88">
          <w:rPr>
            <w:rFonts w:hint="eastAsia"/>
            <w:spacing w:val="4"/>
            <w:sz w:val="24"/>
            <w:szCs w:val="24"/>
          </w:rPr>
          <w:t>表现出不被期望的行为</w:t>
        </w:r>
      </w:ins>
      <w:r w:rsidRPr="00F70A69">
        <w:rPr>
          <w:rFonts w:hint="eastAsia"/>
          <w:spacing w:val="4"/>
          <w:sz w:val="24"/>
          <w:szCs w:val="24"/>
        </w:rPr>
        <w:t>，如</w:t>
      </w:r>
      <w:r w:rsidRPr="00F70A69">
        <w:rPr>
          <w:spacing w:val="4"/>
          <w:sz w:val="24"/>
          <w:szCs w:val="24"/>
        </w:rPr>
        <w:t>Echo</w:t>
      </w:r>
      <w:r w:rsidRPr="00F70A69">
        <w:rPr>
          <w:rFonts w:hint="eastAsia"/>
          <w:spacing w:val="4"/>
          <w:sz w:val="24"/>
          <w:szCs w:val="24"/>
        </w:rPr>
        <w:t>音箱莫名启动，</w:t>
      </w:r>
      <w:del w:id="161" w:author="付 安" w:date="2019-02-20T11:28:00Z">
        <w:r w:rsidRPr="00F70A69" w:rsidDel="005B45BB">
          <w:rPr>
            <w:rFonts w:hint="eastAsia"/>
            <w:spacing w:val="4"/>
            <w:sz w:val="24"/>
            <w:szCs w:val="24"/>
          </w:rPr>
          <w:delText>但也有可能</w:delText>
        </w:r>
      </w:del>
      <w:ins w:id="162" w:author="付 安" w:date="2019-02-20T11:28:00Z">
        <w:r w:rsidR="005B45BB">
          <w:rPr>
            <w:rFonts w:hint="eastAsia"/>
            <w:spacing w:val="4"/>
            <w:sz w:val="24"/>
            <w:szCs w:val="24"/>
          </w:rPr>
          <w:t>同时</w:t>
        </w:r>
      </w:ins>
      <w:r w:rsidRPr="00F70A69">
        <w:rPr>
          <w:rFonts w:hint="eastAsia"/>
          <w:spacing w:val="4"/>
          <w:sz w:val="24"/>
          <w:szCs w:val="24"/>
        </w:rPr>
        <w:t>在一些安全关键的领域（如无人驾驶、航空航天等）带来</w:t>
      </w:r>
      <w:ins w:id="163" w:author="付 安" w:date="2019-02-20T11:29:00Z">
        <w:r w:rsidR="005B45BB" w:rsidRPr="00F70A69">
          <w:rPr>
            <w:rFonts w:hint="eastAsia"/>
            <w:spacing w:val="4"/>
            <w:sz w:val="24"/>
            <w:szCs w:val="24"/>
          </w:rPr>
          <w:t>难以承受的</w:t>
        </w:r>
      </w:ins>
      <w:r w:rsidRPr="00F70A69">
        <w:rPr>
          <w:rFonts w:hint="eastAsia"/>
          <w:spacing w:val="4"/>
          <w:sz w:val="24"/>
          <w:szCs w:val="24"/>
        </w:rPr>
        <w:t>灾难性影响</w:t>
      </w:r>
      <w:del w:id="164" w:author="付 安" w:date="2019-02-20T11:29:00Z">
        <w:r w:rsidRPr="00F70A69" w:rsidDel="005B45BB">
          <w:rPr>
            <w:rFonts w:hint="eastAsia"/>
            <w:spacing w:val="4"/>
            <w:sz w:val="24"/>
            <w:szCs w:val="24"/>
          </w:rPr>
          <w:delText>，软件质量缺陷造成的损失往往是难以承受的</w:delText>
        </w:r>
      </w:del>
      <w:r w:rsidRPr="00F70A69">
        <w:rPr>
          <w:rFonts w:hint="eastAsia"/>
          <w:spacing w:val="4"/>
          <w:sz w:val="24"/>
          <w:szCs w:val="24"/>
        </w:rPr>
        <w:t>。因此，在智能化软件系统充溢生活的今天，保障智能化软件的质量是一个意义深远的问题。</w:t>
      </w:r>
      <w:r w:rsidRPr="00F70A69">
        <w:rPr>
          <w:rFonts w:hint="eastAsia"/>
          <w:b/>
          <w:spacing w:val="4"/>
          <w:sz w:val="24"/>
          <w:szCs w:val="24"/>
        </w:rPr>
        <w:t>如何有效保障智能化软件系统正确、高效、可靠地实现其既定任务是一个需要解决的重要问题。</w:t>
      </w:r>
    </w:p>
    <w:p w14:paraId="75DB2968" w14:textId="74C9DE26" w:rsidR="00F70A69" w:rsidRPr="00F70A69" w:rsidRDefault="00F70A69" w:rsidP="00F70A69">
      <w:pPr>
        <w:spacing w:line="360" w:lineRule="auto"/>
        <w:ind w:firstLine="480"/>
        <w:rPr>
          <w:spacing w:val="4"/>
          <w:sz w:val="24"/>
          <w:szCs w:val="24"/>
        </w:rPr>
      </w:pPr>
      <w:r w:rsidRPr="00F70A69">
        <w:rPr>
          <w:rFonts w:hint="eastAsia"/>
          <w:spacing w:val="4"/>
          <w:sz w:val="24"/>
          <w:szCs w:val="24"/>
        </w:rPr>
        <w:t>目前，很多智能化系统</w:t>
      </w:r>
      <w:del w:id="165" w:author="付 安" w:date="2019-02-20T11:30:00Z">
        <w:r w:rsidRPr="00F70A69" w:rsidDel="00B86550">
          <w:rPr>
            <w:rFonts w:hint="eastAsia"/>
            <w:spacing w:val="4"/>
            <w:sz w:val="24"/>
            <w:szCs w:val="24"/>
          </w:rPr>
          <w:delText>都</w:delText>
        </w:r>
      </w:del>
      <w:r w:rsidRPr="00F70A69">
        <w:rPr>
          <w:rFonts w:hint="eastAsia"/>
          <w:spacing w:val="4"/>
          <w:sz w:val="24"/>
          <w:szCs w:val="24"/>
        </w:rPr>
        <w:t>以软件作为</w:t>
      </w:r>
      <w:del w:id="166" w:author="付 安" w:date="2019-02-20T11:30:00Z">
        <w:r w:rsidRPr="00F70A69" w:rsidDel="00B86550">
          <w:rPr>
            <w:rFonts w:hint="eastAsia"/>
            <w:spacing w:val="4"/>
            <w:sz w:val="24"/>
            <w:szCs w:val="24"/>
          </w:rPr>
          <w:delText>其</w:delText>
        </w:r>
      </w:del>
      <w:r w:rsidRPr="00F70A69">
        <w:rPr>
          <w:rFonts w:hint="eastAsia"/>
          <w:spacing w:val="4"/>
          <w:sz w:val="24"/>
          <w:szCs w:val="24"/>
        </w:rPr>
        <w:t>控制核心，软件规模和软件的复杂度与日俱增</w:t>
      </w:r>
      <w:del w:id="167" w:author="付 安" w:date="2019-02-20T11:30:00Z">
        <w:r w:rsidRPr="00F70A69" w:rsidDel="00B86550">
          <w:rPr>
            <w:rFonts w:hint="eastAsia"/>
            <w:spacing w:val="4"/>
            <w:sz w:val="24"/>
            <w:szCs w:val="24"/>
          </w:rPr>
          <w:delText>，</w:delText>
        </w:r>
      </w:del>
      <w:ins w:id="168" w:author="付 安" w:date="2019-02-20T11:30:00Z">
        <w:r w:rsidR="00B86550">
          <w:rPr>
            <w:rFonts w:hint="eastAsia"/>
            <w:spacing w:val="4"/>
            <w:sz w:val="24"/>
            <w:szCs w:val="24"/>
          </w:rPr>
          <w:t>。</w:t>
        </w:r>
      </w:ins>
      <w:r w:rsidRPr="00F70A69">
        <w:rPr>
          <w:rFonts w:hint="eastAsia"/>
          <w:spacing w:val="4"/>
          <w:sz w:val="24"/>
          <w:szCs w:val="24"/>
        </w:rPr>
        <w:t>例如</w:t>
      </w:r>
      <w:ins w:id="169" w:author="付 安" w:date="2019-02-20T11:30:00Z">
        <w:r w:rsidR="00B86550">
          <w:rPr>
            <w:rFonts w:hint="eastAsia"/>
            <w:spacing w:val="4"/>
            <w:sz w:val="24"/>
            <w:szCs w:val="24"/>
          </w:rPr>
          <w:t>，</w:t>
        </w:r>
      </w:ins>
      <w:r w:rsidRPr="00F70A69">
        <w:rPr>
          <w:rFonts w:hint="eastAsia"/>
          <w:spacing w:val="4"/>
          <w:sz w:val="24"/>
          <w:szCs w:val="24"/>
        </w:rPr>
        <w:t>在</w:t>
      </w:r>
      <w:r w:rsidRPr="00F70A69">
        <w:rPr>
          <w:spacing w:val="4"/>
          <w:sz w:val="24"/>
          <w:szCs w:val="24"/>
        </w:rPr>
        <w:t>F-22</w:t>
      </w:r>
      <w:r w:rsidRPr="00F70A69">
        <w:rPr>
          <w:spacing w:val="4"/>
          <w:sz w:val="24"/>
          <w:szCs w:val="24"/>
        </w:rPr>
        <w:t>战机中的</w:t>
      </w:r>
      <w:proofErr w:type="gramStart"/>
      <w:r w:rsidRPr="00F70A69">
        <w:rPr>
          <w:spacing w:val="4"/>
          <w:sz w:val="24"/>
          <w:szCs w:val="24"/>
        </w:rPr>
        <w:t>综合航电系统</w:t>
      </w:r>
      <w:proofErr w:type="gramEnd"/>
      <w:r w:rsidRPr="00F70A69">
        <w:rPr>
          <w:spacing w:val="4"/>
          <w:sz w:val="24"/>
          <w:szCs w:val="24"/>
        </w:rPr>
        <w:t>中</w:t>
      </w:r>
      <w:del w:id="170" w:author="phantom Dai" w:date="2019-02-21T16:09:00Z">
        <w:r w:rsidRPr="00F70A69" w:rsidDel="00C45F88">
          <w:rPr>
            <w:spacing w:val="4"/>
            <w:sz w:val="24"/>
            <w:szCs w:val="24"/>
          </w:rPr>
          <w:delText>,</w:delText>
        </w:r>
      </w:del>
      <w:ins w:id="171" w:author="phantom Dai" w:date="2019-02-21T16:09:00Z">
        <w:r w:rsidR="00C45F88">
          <w:rPr>
            <w:rFonts w:hint="eastAsia"/>
            <w:spacing w:val="4"/>
            <w:sz w:val="24"/>
            <w:szCs w:val="24"/>
          </w:rPr>
          <w:t>，</w:t>
        </w:r>
      </w:ins>
      <w:r w:rsidRPr="00F70A69">
        <w:rPr>
          <w:spacing w:val="4"/>
          <w:sz w:val="24"/>
          <w:szCs w:val="24"/>
        </w:rPr>
        <w:t>软件实现的航电功能高达</w:t>
      </w:r>
      <w:r w:rsidRPr="00F70A69">
        <w:rPr>
          <w:spacing w:val="4"/>
          <w:sz w:val="24"/>
          <w:szCs w:val="24"/>
        </w:rPr>
        <w:t>80</w:t>
      </w:r>
      <w:del w:id="172" w:author="付 安" w:date="2019-02-20T11:30:00Z">
        <w:r w:rsidRPr="00F70A69" w:rsidDel="00B86550">
          <w:rPr>
            <w:spacing w:val="4"/>
            <w:sz w:val="24"/>
            <w:szCs w:val="24"/>
          </w:rPr>
          <w:delText>%,</w:delText>
        </w:r>
      </w:del>
      <w:ins w:id="173" w:author="付 安" w:date="2019-02-20T11:30:00Z">
        <w:r w:rsidR="00B86550" w:rsidRPr="00F70A69">
          <w:rPr>
            <w:spacing w:val="4"/>
            <w:sz w:val="24"/>
            <w:szCs w:val="24"/>
          </w:rPr>
          <w:t>%</w:t>
        </w:r>
        <w:r w:rsidR="00B86550">
          <w:rPr>
            <w:rFonts w:hint="eastAsia"/>
            <w:spacing w:val="4"/>
            <w:sz w:val="24"/>
            <w:szCs w:val="24"/>
          </w:rPr>
          <w:t>，</w:t>
        </w:r>
      </w:ins>
      <w:r w:rsidRPr="00F70A69">
        <w:rPr>
          <w:spacing w:val="4"/>
          <w:sz w:val="24"/>
          <w:szCs w:val="24"/>
        </w:rPr>
        <w:t>软件代码达到</w:t>
      </w:r>
      <w:r w:rsidRPr="00F70A69">
        <w:rPr>
          <w:spacing w:val="4"/>
          <w:sz w:val="24"/>
          <w:szCs w:val="24"/>
        </w:rPr>
        <w:t>170</w:t>
      </w:r>
      <w:r w:rsidRPr="00F70A69">
        <w:rPr>
          <w:spacing w:val="4"/>
          <w:sz w:val="24"/>
          <w:szCs w:val="24"/>
        </w:rPr>
        <w:t>万余行</w:t>
      </w:r>
      <w:del w:id="174" w:author="付 安" w:date="2019-02-20T11:30:00Z">
        <w:r w:rsidRPr="00F70A69" w:rsidDel="00B70203">
          <w:rPr>
            <w:spacing w:val="4"/>
            <w:sz w:val="24"/>
            <w:szCs w:val="24"/>
          </w:rPr>
          <w:delText>。</w:delText>
        </w:r>
      </w:del>
      <w:ins w:id="175" w:author="付 安" w:date="2019-02-20T11:30:00Z">
        <w:r w:rsidR="00B70203">
          <w:rPr>
            <w:rFonts w:hint="eastAsia"/>
            <w:spacing w:val="4"/>
            <w:sz w:val="24"/>
            <w:szCs w:val="24"/>
          </w:rPr>
          <w:t>；</w:t>
        </w:r>
      </w:ins>
      <w:del w:id="176" w:author="付 安" w:date="2019-02-20T11:30:00Z">
        <w:r w:rsidRPr="00F70A69" w:rsidDel="00B70203">
          <w:rPr>
            <w:spacing w:val="4"/>
            <w:sz w:val="24"/>
            <w:szCs w:val="24"/>
          </w:rPr>
          <w:delText>而</w:delText>
        </w:r>
      </w:del>
      <w:r w:rsidRPr="00F70A69">
        <w:rPr>
          <w:spacing w:val="4"/>
          <w:sz w:val="24"/>
          <w:szCs w:val="24"/>
        </w:rPr>
        <w:t>在</w:t>
      </w:r>
      <w:r w:rsidRPr="00F70A69">
        <w:rPr>
          <w:spacing w:val="4"/>
          <w:sz w:val="24"/>
          <w:szCs w:val="24"/>
        </w:rPr>
        <w:t>F-35</w:t>
      </w:r>
      <w:r w:rsidRPr="00F70A69">
        <w:rPr>
          <w:spacing w:val="4"/>
          <w:sz w:val="24"/>
          <w:szCs w:val="24"/>
        </w:rPr>
        <w:t>战机的先进</w:t>
      </w:r>
      <w:proofErr w:type="gramStart"/>
      <w:r w:rsidRPr="00F70A69">
        <w:rPr>
          <w:spacing w:val="4"/>
          <w:sz w:val="24"/>
          <w:szCs w:val="24"/>
        </w:rPr>
        <w:t>综合航电系统</w:t>
      </w:r>
      <w:proofErr w:type="gramEnd"/>
      <w:r w:rsidRPr="00F70A69">
        <w:rPr>
          <w:spacing w:val="4"/>
          <w:sz w:val="24"/>
          <w:szCs w:val="24"/>
        </w:rPr>
        <w:t>中，软件代码达到</w:t>
      </w:r>
      <w:r w:rsidRPr="00F70A69">
        <w:rPr>
          <w:spacing w:val="4"/>
          <w:sz w:val="24"/>
          <w:szCs w:val="24"/>
        </w:rPr>
        <w:t>500-800</w:t>
      </w:r>
      <w:r w:rsidRPr="00F70A69">
        <w:rPr>
          <w:spacing w:val="4"/>
          <w:sz w:val="24"/>
          <w:szCs w:val="24"/>
        </w:rPr>
        <w:t>万行。</w:t>
      </w:r>
      <w:r w:rsidRPr="00F70A69">
        <w:rPr>
          <w:rFonts w:hint="eastAsia"/>
          <w:spacing w:val="4"/>
          <w:sz w:val="24"/>
          <w:szCs w:val="24"/>
        </w:rPr>
        <w:t>这些安全关键</w:t>
      </w:r>
      <w:del w:id="177" w:author="付 安" w:date="2019-02-20T11:31:00Z">
        <w:r w:rsidRPr="00F70A69" w:rsidDel="00B70203">
          <w:rPr>
            <w:rFonts w:hint="eastAsia"/>
            <w:spacing w:val="4"/>
            <w:sz w:val="24"/>
            <w:szCs w:val="24"/>
          </w:rPr>
          <w:delText>的</w:delText>
        </w:r>
      </w:del>
      <w:r w:rsidRPr="00F70A69">
        <w:rPr>
          <w:rFonts w:hint="eastAsia"/>
          <w:spacing w:val="4"/>
          <w:sz w:val="24"/>
          <w:szCs w:val="24"/>
        </w:rPr>
        <w:t>控制软件的失效往往会给用户或者国家财产造成巨大的损失。影响安全关键软件可靠性的因素</w:t>
      </w:r>
      <w:del w:id="178" w:author="付 安" w:date="2019-02-20T11:31:00Z">
        <w:r w:rsidRPr="00F70A69" w:rsidDel="00B70203">
          <w:rPr>
            <w:rFonts w:hint="eastAsia"/>
            <w:spacing w:val="4"/>
            <w:sz w:val="24"/>
            <w:szCs w:val="24"/>
          </w:rPr>
          <w:delText>，</w:delText>
        </w:r>
      </w:del>
      <w:r w:rsidRPr="00F70A69">
        <w:rPr>
          <w:rFonts w:hint="eastAsia"/>
          <w:spacing w:val="4"/>
          <w:sz w:val="24"/>
          <w:szCs w:val="24"/>
        </w:rPr>
        <w:t>主要包括两个方面：</w:t>
      </w:r>
      <w:commentRangeStart w:id="179"/>
      <w:del w:id="180" w:author="付 安" w:date="2019-02-20T11:31:00Z">
        <w:r w:rsidRPr="00F70A69" w:rsidDel="00B70203">
          <w:rPr>
            <w:rFonts w:hint="eastAsia"/>
            <w:spacing w:val="4"/>
            <w:sz w:val="24"/>
            <w:szCs w:val="24"/>
          </w:rPr>
          <w:delText>一是</w:delText>
        </w:r>
      </w:del>
      <w:commentRangeEnd w:id="179"/>
      <w:r w:rsidR="00B70203">
        <w:rPr>
          <w:rStyle w:val="af0"/>
        </w:rPr>
        <w:commentReference w:id="179"/>
      </w:r>
      <w:ins w:id="181" w:author="付 安" w:date="2019-02-20T11:31:00Z">
        <w:r w:rsidR="00B70203">
          <w:rPr>
            <w:rFonts w:hint="eastAsia"/>
            <w:spacing w:val="4"/>
            <w:sz w:val="24"/>
            <w:szCs w:val="24"/>
          </w:rPr>
          <w:t>一方面，</w:t>
        </w:r>
      </w:ins>
      <w:r w:rsidRPr="00F70A69">
        <w:rPr>
          <w:rFonts w:hint="eastAsia"/>
          <w:spacing w:val="4"/>
          <w:sz w:val="24"/>
          <w:szCs w:val="24"/>
        </w:rPr>
        <w:t>安全关键软件通常被用于严酷环境中，异常外围环境可能导致硬件故障，进而影响软件的执行；另一方面，软件自身的设计和实现缺陷可能导致软件失效。</w:t>
      </w:r>
      <w:del w:id="182" w:author="付 安" w:date="2019-02-20T11:33:00Z">
        <w:r w:rsidRPr="00F70A69" w:rsidDel="005A5D98">
          <w:rPr>
            <w:rFonts w:hint="eastAsia"/>
            <w:spacing w:val="4"/>
            <w:sz w:val="24"/>
            <w:szCs w:val="24"/>
          </w:rPr>
          <w:delText>因此</w:delText>
        </w:r>
      </w:del>
      <w:del w:id="183" w:author="phantom Dai" w:date="2019-02-21T16:12:00Z">
        <w:r w:rsidRPr="00F70A69" w:rsidDel="00C45F88">
          <w:rPr>
            <w:rFonts w:hint="eastAsia"/>
            <w:spacing w:val="4"/>
            <w:sz w:val="24"/>
            <w:szCs w:val="24"/>
          </w:rPr>
          <w:delText>对这些</w:delText>
        </w:r>
      </w:del>
      <w:ins w:id="184" w:author="phantom Dai" w:date="2019-02-21T16:13:00Z">
        <w:r w:rsidR="00C45F88">
          <w:rPr>
            <w:rFonts w:hint="eastAsia"/>
            <w:spacing w:val="4"/>
            <w:sz w:val="24"/>
            <w:szCs w:val="24"/>
          </w:rPr>
          <w:t>类似</w:t>
        </w:r>
      </w:ins>
      <w:r w:rsidRPr="00F70A69">
        <w:rPr>
          <w:rFonts w:hint="eastAsia"/>
          <w:spacing w:val="4"/>
          <w:sz w:val="24"/>
          <w:szCs w:val="24"/>
        </w:rPr>
        <w:t>系统在投入使用之前一定要进行充分的测试，消除系统内可能存在的故障和漏洞，同时也要在使用之前模拟未来使用环境中可能出现的环境扰动，来对系统的可靠性等指标进行充分的评测，根据测试结果采用必要的设计和防护方法，保证</w:t>
      </w:r>
      <w:del w:id="185" w:author="phantom Dai" w:date="2019-02-21T16:14:00Z">
        <w:r w:rsidRPr="00F70A69" w:rsidDel="00C45F88">
          <w:rPr>
            <w:rFonts w:hint="eastAsia"/>
            <w:spacing w:val="4"/>
            <w:sz w:val="24"/>
            <w:szCs w:val="24"/>
          </w:rPr>
          <w:delText>其</w:delText>
        </w:r>
      </w:del>
      <w:r w:rsidRPr="00F70A69">
        <w:rPr>
          <w:rFonts w:hint="eastAsia"/>
          <w:spacing w:val="4"/>
          <w:sz w:val="24"/>
          <w:szCs w:val="24"/>
        </w:rPr>
        <w:t>满足可靠性要求。</w:t>
      </w:r>
      <w:del w:id="186" w:author="付 安" w:date="2019-02-20T11:33:00Z">
        <w:r w:rsidRPr="00F70A69" w:rsidDel="005A5D98">
          <w:rPr>
            <w:rFonts w:hint="eastAsia"/>
            <w:spacing w:val="4"/>
            <w:sz w:val="24"/>
            <w:szCs w:val="24"/>
          </w:rPr>
          <w:delText>但是</w:delText>
        </w:r>
      </w:del>
      <w:del w:id="187" w:author="phantom Dai" w:date="2019-02-21T16:15:00Z">
        <w:r w:rsidRPr="00F70A69" w:rsidDel="00C45F88">
          <w:rPr>
            <w:rFonts w:hint="eastAsia"/>
            <w:spacing w:val="4"/>
            <w:sz w:val="24"/>
            <w:szCs w:val="24"/>
          </w:rPr>
          <w:delText>由于</w:delText>
        </w:r>
      </w:del>
      <w:ins w:id="188" w:author="phantom Dai" w:date="2019-02-21T16:15:00Z">
        <w:r w:rsidR="00C45F88">
          <w:rPr>
            <w:rFonts w:hint="eastAsia"/>
            <w:spacing w:val="4"/>
            <w:sz w:val="24"/>
            <w:szCs w:val="24"/>
          </w:rPr>
          <w:t>实际生产中，</w:t>
        </w:r>
      </w:ins>
      <w:r w:rsidRPr="00F70A69">
        <w:rPr>
          <w:rFonts w:hint="eastAsia"/>
          <w:spacing w:val="4"/>
          <w:sz w:val="24"/>
          <w:szCs w:val="24"/>
        </w:rPr>
        <w:t>很难真实模拟严酷的运行环境和未来使用环境中可能出现的环境扰动，</w:t>
      </w:r>
      <w:del w:id="189" w:author="付 安" w:date="2019-02-20T11:34:00Z">
        <w:r w:rsidRPr="00F70A69" w:rsidDel="005A5D98">
          <w:rPr>
            <w:rFonts w:hint="eastAsia"/>
            <w:spacing w:val="4"/>
            <w:sz w:val="24"/>
            <w:szCs w:val="24"/>
          </w:rPr>
          <w:delText>所以，</w:delText>
        </w:r>
      </w:del>
      <w:r w:rsidRPr="00F70A69">
        <w:rPr>
          <w:rFonts w:hint="eastAsia"/>
          <w:spacing w:val="4"/>
          <w:sz w:val="24"/>
          <w:szCs w:val="24"/>
        </w:rPr>
        <w:t>软件漏洞的存在往往是不可避免的。因此，软件安全漏洞检测应成为智能化软件测试的一个重要组成部分，如何快速而准确地发现</w:t>
      </w:r>
      <w:r w:rsidRPr="00F70A69">
        <w:rPr>
          <w:rFonts w:hint="eastAsia"/>
          <w:spacing w:val="4"/>
          <w:sz w:val="24"/>
          <w:szCs w:val="24"/>
        </w:rPr>
        <w:lastRenderedPageBreak/>
        <w:t>软件安全漏洞一直以来是软件安全领域的研究热点，也是智能化软件测试</w:t>
      </w:r>
      <w:del w:id="190" w:author="付 安" w:date="2019-02-20T11:34:00Z">
        <w:r w:rsidRPr="00F70A69" w:rsidDel="00FC4E57">
          <w:rPr>
            <w:rFonts w:hint="eastAsia"/>
            <w:spacing w:val="4"/>
            <w:sz w:val="24"/>
            <w:szCs w:val="24"/>
          </w:rPr>
          <w:delText>关注</w:delText>
        </w:r>
      </w:del>
      <w:r w:rsidRPr="00F70A69">
        <w:rPr>
          <w:rFonts w:hint="eastAsia"/>
          <w:spacing w:val="4"/>
          <w:sz w:val="24"/>
          <w:szCs w:val="24"/>
        </w:rPr>
        <w:t>的一个难点。</w:t>
      </w:r>
    </w:p>
    <w:p w14:paraId="73D068C6" w14:textId="4FA27751" w:rsidR="00E846E6" w:rsidRDefault="00F70A69" w:rsidP="00E66D8F">
      <w:pPr>
        <w:spacing w:afterLines="50" w:after="156" w:line="360" w:lineRule="auto"/>
        <w:ind w:firstLine="482"/>
        <w:rPr>
          <w:b/>
          <w:sz w:val="24"/>
          <w:szCs w:val="24"/>
        </w:rPr>
      </w:pPr>
      <w:r w:rsidRPr="00F70A69">
        <w:rPr>
          <w:rFonts w:hint="eastAsia"/>
          <w:spacing w:val="4"/>
          <w:sz w:val="24"/>
          <w:szCs w:val="24"/>
        </w:rPr>
        <w:t>代码和缺陷报告作为软件开发和维护的重要组成部分，能够为软件安全漏洞检测提供重要的信息来源。通过软件测试的方法</w:t>
      </w:r>
      <w:del w:id="191" w:author="付 安" w:date="2019-02-20T11:34:00Z">
        <w:r w:rsidRPr="00F70A69" w:rsidDel="004903C5">
          <w:rPr>
            <w:rFonts w:hint="eastAsia"/>
            <w:spacing w:val="4"/>
            <w:sz w:val="24"/>
            <w:szCs w:val="24"/>
          </w:rPr>
          <w:delText>发现出的</w:delText>
        </w:r>
      </w:del>
      <w:ins w:id="192" w:author="付 安" w:date="2019-02-20T11:34:00Z">
        <w:r w:rsidR="004903C5">
          <w:rPr>
            <w:rFonts w:hint="eastAsia"/>
            <w:spacing w:val="4"/>
            <w:sz w:val="24"/>
            <w:szCs w:val="24"/>
          </w:rPr>
          <w:t>检测到</w:t>
        </w:r>
        <w:r w:rsidR="004903C5">
          <w:rPr>
            <w:spacing w:val="4"/>
            <w:sz w:val="24"/>
            <w:szCs w:val="24"/>
          </w:rPr>
          <w:t>的</w:t>
        </w:r>
      </w:ins>
      <w:r w:rsidRPr="00F70A69">
        <w:rPr>
          <w:rFonts w:hint="eastAsia"/>
          <w:spacing w:val="4"/>
          <w:sz w:val="24"/>
          <w:szCs w:val="24"/>
        </w:rPr>
        <w:t>软件缺陷通常是以缺陷报告的形式记录的</w:t>
      </w:r>
      <w:del w:id="193" w:author="付 安" w:date="2019-02-20T11:35:00Z">
        <w:r w:rsidRPr="00F70A69" w:rsidDel="004903C5">
          <w:rPr>
            <w:rFonts w:hint="eastAsia"/>
            <w:spacing w:val="4"/>
            <w:sz w:val="24"/>
            <w:szCs w:val="24"/>
          </w:rPr>
          <w:delText>，</w:delText>
        </w:r>
      </w:del>
      <w:ins w:id="194" w:author="付 安" w:date="2019-02-20T11:37:00Z">
        <w:r w:rsidR="00EB0CD1">
          <w:rPr>
            <w:rFonts w:hint="eastAsia"/>
            <w:spacing w:val="4"/>
            <w:sz w:val="24"/>
            <w:szCs w:val="24"/>
          </w:rPr>
          <w:t>，</w:t>
        </w:r>
      </w:ins>
      <w:del w:id="195" w:author="付 安" w:date="2019-02-20T11:35:00Z">
        <w:r w:rsidRPr="00F70A69" w:rsidDel="004903C5">
          <w:rPr>
            <w:rFonts w:hint="eastAsia"/>
            <w:spacing w:val="4"/>
            <w:sz w:val="24"/>
            <w:szCs w:val="24"/>
          </w:rPr>
          <w:delText>尽管</w:delText>
        </w:r>
      </w:del>
      <w:ins w:id="196" w:author="付 安" w:date="2019-02-20T11:37:00Z">
        <w:r w:rsidR="00EB0CD1">
          <w:rPr>
            <w:rFonts w:hint="eastAsia"/>
            <w:spacing w:val="4"/>
            <w:sz w:val="24"/>
            <w:szCs w:val="24"/>
          </w:rPr>
          <w:t>并且</w:t>
        </w:r>
      </w:ins>
      <w:r w:rsidRPr="00F70A69">
        <w:rPr>
          <w:rFonts w:hint="eastAsia"/>
          <w:spacing w:val="4"/>
          <w:sz w:val="24"/>
          <w:szCs w:val="24"/>
        </w:rPr>
        <w:t>缺陷报告在</w:t>
      </w:r>
      <w:del w:id="197" w:author="付 安" w:date="2019-02-20T11:35:00Z">
        <w:r w:rsidRPr="00F70A69" w:rsidDel="004903C5">
          <w:rPr>
            <w:rFonts w:hint="eastAsia"/>
            <w:spacing w:val="4"/>
            <w:sz w:val="24"/>
            <w:szCs w:val="24"/>
          </w:rPr>
          <w:delText>被</w:delText>
        </w:r>
      </w:del>
      <w:r w:rsidRPr="00F70A69">
        <w:rPr>
          <w:rFonts w:hint="eastAsia"/>
          <w:spacing w:val="4"/>
          <w:sz w:val="24"/>
          <w:szCs w:val="24"/>
        </w:rPr>
        <w:t>提交时需要被标明该缺陷是否是安全漏洞</w:t>
      </w:r>
      <w:del w:id="198" w:author="付 安" w:date="2019-02-20T11:37:00Z">
        <w:r w:rsidRPr="00F70A69" w:rsidDel="00EB0CD1">
          <w:rPr>
            <w:rFonts w:hint="eastAsia"/>
            <w:spacing w:val="4"/>
            <w:sz w:val="24"/>
            <w:szCs w:val="24"/>
          </w:rPr>
          <w:delText>，</w:delText>
        </w:r>
      </w:del>
      <w:ins w:id="199" w:author="付 安" w:date="2019-02-20T11:37:00Z">
        <w:r w:rsidR="00EB0CD1">
          <w:rPr>
            <w:rFonts w:hint="eastAsia"/>
            <w:spacing w:val="4"/>
            <w:sz w:val="24"/>
            <w:szCs w:val="24"/>
          </w:rPr>
          <w:t>。</w:t>
        </w:r>
      </w:ins>
      <w:r w:rsidRPr="00F70A69">
        <w:rPr>
          <w:rFonts w:hint="eastAsia"/>
          <w:spacing w:val="4"/>
          <w:sz w:val="24"/>
          <w:szCs w:val="24"/>
        </w:rPr>
        <w:t>但</w:t>
      </w:r>
      <w:del w:id="200" w:author="付 安" w:date="2019-02-20T11:37:00Z">
        <w:r w:rsidRPr="00F70A69" w:rsidDel="00EB0CD1">
          <w:rPr>
            <w:rFonts w:hint="eastAsia"/>
            <w:spacing w:val="4"/>
            <w:sz w:val="24"/>
            <w:szCs w:val="24"/>
          </w:rPr>
          <w:delText>是</w:delText>
        </w:r>
      </w:del>
      <w:r w:rsidRPr="00F70A69">
        <w:rPr>
          <w:rFonts w:hint="eastAsia"/>
          <w:spacing w:val="4"/>
          <w:sz w:val="24"/>
          <w:szCs w:val="24"/>
        </w:rPr>
        <w:t>由于</w:t>
      </w:r>
      <w:ins w:id="201" w:author="付 安" w:date="2019-02-20T11:35:00Z">
        <w:r w:rsidR="004903C5">
          <w:rPr>
            <w:rFonts w:hint="eastAsia"/>
            <w:spacing w:val="4"/>
            <w:sz w:val="24"/>
            <w:szCs w:val="24"/>
          </w:rPr>
          <w:t>报告</w:t>
        </w:r>
        <w:r w:rsidR="004903C5">
          <w:rPr>
            <w:spacing w:val="4"/>
            <w:sz w:val="24"/>
            <w:szCs w:val="24"/>
          </w:rPr>
          <w:t>提交者</w:t>
        </w:r>
        <w:r w:rsidR="004903C5">
          <w:rPr>
            <w:rFonts w:hint="eastAsia"/>
            <w:spacing w:val="4"/>
            <w:sz w:val="24"/>
            <w:szCs w:val="24"/>
          </w:rPr>
          <w:t>缺乏</w:t>
        </w:r>
      </w:ins>
      <w:del w:id="202" w:author="付 安" w:date="2019-02-20T11:35:00Z">
        <w:r w:rsidRPr="00F70A69" w:rsidDel="004903C5">
          <w:rPr>
            <w:rFonts w:hint="eastAsia"/>
            <w:spacing w:val="4"/>
            <w:sz w:val="24"/>
            <w:szCs w:val="24"/>
          </w:rPr>
          <w:delText>对</w:delText>
        </w:r>
      </w:del>
      <w:r w:rsidRPr="00F70A69">
        <w:rPr>
          <w:rFonts w:hint="eastAsia"/>
          <w:spacing w:val="4"/>
          <w:sz w:val="24"/>
          <w:szCs w:val="24"/>
        </w:rPr>
        <w:t>信息安全知识</w:t>
      </w:r>
      <w:del w:id="203" w:author="付 安" w:date="2019-02-20T11:36:00Z">
        <w:r w:rsidRPr="00F70A69" w:rsidDel="004903C5">
          <w:rPr>
            <w:rFonts w:hint="eastAsia"/>
            <w:spacing w:val="4"/>
            <w:sz w:val="24"/>
            <w:szCs w:val="24"/>
          </w:rPr>
          <w:delText>的欠缺</w:delText>
        </w:r>
      </w:del>
      <w:r w:rsidRPr="00F70A69">
        <w:rPr>
          <w:rFonts w:hint="eastAsia"/>
          <w:spacing w:val="4"/>
          <w:sz w:val="24"/>
          <w:szCs w:val="24"/>
        </w:rPr>
        <w:t>，</w:t>
      </w:r>
      <w:del w:id="204" w:author="付 安" w:date="2019-02-20T11:36:00Z">
        <w:r w:rsidRPr="00F70A69" w:rsidDel="004903C5">
          <w:rPr>
            <w:rFonts w:hint="eastAsia"/>
            <w:spacing w:val="4"/>
            <w:sz w:val="24"/>
            <w:szCs w:val="24"/>
          </w:rPr>
          <w:delText>报告提交者</w:delText>
        </w:r>
      </w:del>
      <w:r w:rsidRPr="00F70A69">
        <w:rPr>
          <w:rFonts w:hint="eastAsia"/>
          <w:spacing w:val="4"/>
          <w:sz w:val="24"/>
          <w:szCs w:val="24"/>
        </w:rPr>
        <w:t>往往无法正确的区分安全漏洞与常规的软件缺陷</w:t>
      </w:r>
      <w:del w:id="205" w:author="付 安" w:date="2019-02-20T11:37:00Z">
        <w:r w:rsidRPr="00F70A69" w:rsidDel="00EB0CD1">
          <w:rPr>
            <w:rFonts w:hint="eastAsia"/>
            <w:spacing w:val="4"/>
            <w:sz w:val="24"/>
            <w:szCs w:val="24"/>
          </w:rPr>
          <w:delText>，</w:delText>
        </w:r>
      </w:del>
      <w:ins w:id="206" w:author="付 安" w:date="2019-02-20T11:37:00Z">
        <w:r w:rsidR="00EB0CD1">
          <w:rPr>
            <w:rFonts w:hint="eastAsia"/>
            <w:spacing w:val="4"/>
            <w:sz w:val="24"/>
            <w:szCs w:val="24"/>
          </w:rPr>
          <w:t>。</w:t>
        </w:r>
      </w:ins>
      <w:r w:rsidRPr="00F70A69">
        <w:rPr>
          <w:rFonts w:hint="eastAsia"/>
          <w:spacing w:val="4"/>
          <w:sz w:val="24"/>
          <w:szCs w:val="24"/>
        </w:rPr>
        <w:t>因此</w:t>
      </w:r>
      <w:ins w:id="207" w:author="付 安" w:date="2019-02-20T11:37:00Z">
        <w:r w:rsidR="00EB0CD1">
          <w:rPr>
            <w:rFonts w:hint="eastAsia"/>
            <w:spacing w:val="4"/>
            <w:sz w:val="24"/>
            <w:szCs w:val="24"/>
          </w:rPr>
          <w:t>，</w:t>
        </w:r>
      </w:ins>
      <w:r w:rsidRPr="00F70A69">
        <w:rPr>
          <w:rFonts w:hint="eastAsia"/>
          <w:spacing w:val="4"/>
          <w:sz w:val="24"/>
          <w:szCs w:val="24"/>
        </w:rPr>
        <w:t>许多安全漏洞常常被错误地标记为与安全无关的缺陷，从而导致这些安全漏洞无法被及时地修复。</w:t>
      </w:r>
      <w:commentRangeStart w:id="208"/>
      <w:r w:rsidRPr="00F70A69">
        <w:rPr>
          <w:rFonts w:hint="eastAsia"/>
          <w:spacing w:val="4"/>
          <w:sz w:val="24"/>
          <w:szCs w:val="24"/>
        </w:rPr>
        <w:t>软件安全漏洞是在软件设计与实现过程中存在的一些容易被恶意攻击者所利用或有可能影响软件可靠运行的缺陷或不足。</w:t>
      </w:r>
      <w:commentRangeEnd w:id="208"/>
      <w:r w:rsidR="00EB0CD1">
        <w:rPr>
          <w:rStyle w:val="af0"/>
        </w:rPr>
        <w:commentReference w:id="208"/>
      </w:r>
      <w:r w:rsidRPr="00F70A69">
        <w:rPr>
          <w:rFonts w:hint="eastAsia"/>
          <w:spacing w:val="4"/>
          <w:sz w:val="24"/>
          <w:szCs w:val="24"/>
        </w:rPr>
        <w:t>若</w:t>
      </w:r>
      <w:ins w:id="209" w:author="phantom Dai" w:date="2019-02-21T16:17:00Z">
        <w:r w:rsidR="004C2AD6">
          <w:rPr>
            <w:rFonts w:hint="eastAsia"/>
            <w:spacing w:val="4"/>
            <w:sz w:val="24"/>
            <w:szCs w:val="24"/>
          </w:rPr>
          <w:t xml:space="preserve"> </w:t>
        </w:r>
      </w:ins>
      <w:r w:rsidRPr="00F70A69">
        <w:rPr>
          <w:spacing w:val="4"/>
          <w:sz w:val="24"/>
          <w:szCs w:val="24"/>
        </w:rPr>
        <w:t>Security</w:t>
      </w:r>
      <w:ins w:id="210" w:author="phantom Dai" w:date="2019-02-21T16:17:00Z">
        <w:r w:rsidR="004C2AD6">
          <w:rPr>
            <w:spacing w:val="4"/>
            <w:sz w:val="24"/>
            <w:szCs w:val="24"/>
          </w:rPr>
          <w:t xml:space="preserve"> </w:t>
        </w:r>
      </w:ins>
      <w:r w:rsidRPr="00F70A69">
        <w:rPr>
          <w:rFonts w:hint="eastAsia"/>
          <w:spacing w:val="4"/>
          <w:sz w:val="24"/>
          <w:szCs w:val="24"/>
        </w:rPr>
        <w:t>相关的漏洞无法被及时地识别和修复，则容易被恶意攻击者</w:t>
      </w:r>
      <w:del w:id="211" w:author="phantom Dai" w:date="2019-02-21T16:18:00Z">
        <w:r w:rsidRPr="00F70A69" w:rsidDel="004C2AD6">
          <w:rPr>
            <w:rFonts w:hint="eastAsia"/>
            <w:spacing w:val="4"/>
            <w:sz w:val="24"/>
            <w:szCs w:val="24"/>
          </w:rPr>
          <w:delText>所</w:delText>
        </w:r>
      </w:del>
      <w:r w:rsidRPr="00F70A69">
        <w:rPr>
          <w:rFonts w:hint="eastAsia"/>
          <w:spacing w:val="4"/>
          <w:sz w:val="24"/>
          <w:szCs w:val="24"/>
        </w:rPr>
        <w:t>利用，使得系统被入侵进而造成系统运行结果不可靠，</w:t>
      </w:r>
      <w:del w:id="212" w:author="phantom Dai" w:date="2019-02-21T16:18:00Z">
        <w:r w:rsidRPr="00F70A69" w:rsidDel="004C2AD6">
          <w:rPr>
            <w:rFonts w:hint="eastAsia"/>
            <w:spacing w:val="4"/>
            <w:sz w:val="24"/>
            <w:szCs w:val="24"/>
          </w:rPr>
          <w:delText>或者</w:delText>
        </w:r>
      </w:del>
      <w:r w:rsidRPr="00F70A69">
        <w:rPr>
          <w:rFonts w:hint="eastAsia"/>
          <w:spacing w:val="4"/>
          <w:sz w:val="24"/>
          <w:szCs w:val="24"/>
        </w:rPr>
        <w:t>任意命令执行</w:t>
      </w:r>
      <w:ins w:id="213" w:author="phantom Dai" w:date="2019-02-21T16:18:00Z">
        <w:r w:rsidR="004C2AD6">
          <w:rPr>
            <w:rFonts w:hint="eastAsia"/>
            <w:spacing w:val="4"/>
            <w:sz w:val="24"/>
            <w:szCs w:val="24"/>
          </w:rPr>
          <w:t>，</w:t>
        </w:r>
      </w:ins>
      <w:del w:id="214" w:author="phantom Dai" w:date="2019-02-21T16:18:00Z">
        <w:r w:rsidRPr="00F70A69" w:rsidDel="004C2AD6">
          <w:rPr>
            <w:rFonts w:hint="eastAsia"/>
            <w:spacing w:val="4"/>
            <w:sz w:val="24"/>
            <w:szCs w:val="24"/>
          </w:rPr>
          <w:delText>、</w:delText>
        </w:r>
      </w:del>
      <w:r w:rsidRPr="00F70A69">
        <w:rPr>
          <w:rFonts w:hint="eastAsia"/>
          <w:spacing w:val="4"/>
          <w:sz w:val="24"/>
          <w:szCs w:val="24"/>
        </w:rPr>
        <w:t>任意文件读取等严重安全问题。例如人脸识别账号被盗刷</w:t>
      </w:r>
      <w:ins w:id="215" w:author="phantom Dai" w:date="2019-02-21T16:19:00Z">
        <w:r w:rsidR="004C2AD6">
          <w:rPr>
            <w:rFonts w:hint="eastAsia"/>
            <w:spacing w:val="4"/>
            <w:sz w:val="24"/>
            <w:szCs w:val="24"/>
          </w:rPr>
          <w:t>，</w:t>
        </w:r>
      </w:ins>
      <w:del w:id="216" w:author="phantom Dai" w:date="2019-02-21T16:19:00Z">
        <w:r w:rsidRPr="00F70A69" w:rsidDel="004C2AD6">
          <w:rPr>
            <w:rFonts w:hint="eastAsia"/>
            <w:spacing w:val="4"/>
            <w:sz w:val="24"/>
            <w:szCs w:val="24"/>
          </w:rPr>
          <w:delText>、</w:delText>
        </w:r>
      </w:del>
      <w:r w:rsidRPr="00F70A69">
        <w:rPr>
          <w:rFonts w:hint="eastAsia"/>
          <w:spacing w:val="4"/>
          <w:sz w:val="24"/>
          <w:szCs w:val="24"/>
        </w:rPr>
        <w:t>智能家居被入侵等，</w:t>
      </w:r>
      <w:r w:rsidRPr="00F70A69">
        <w:rPr>
          <w:spacing w:val="4"/>
          <w:sz w:val="24"/>
          <w:szCs w:val="24"/>
        </w:rPr>
        <w:t>2017</w:t>
      </w:r>
      <w:r w:rsidRPr="00F70A69">
        <w:rPr>
          <w:rFonts w:hint="eastAsia"/>
          <w:spacing w:val="4"/>
          <w:sz w:val="24"/>
          <w:szCs w:val="24"/>
        </w:rPr>
        <w:t>年央视</w:t>
      </w:r>
      <w:r w:rsidRPr="00F70A69">
        <w:rPr>
          <w:spacing w:val="4"/>
          <w:sz w:val="24"/>
          <w:szCs w:val="24"/>
        </w:rPr>
        <w:t>315</w:t>
      </w:r>
      <w:r w:rsidRPr="00F70A69">
        <w:rPr>
          <w:rFonts w:hint="eastAsia"/>
          <w:spacing w:val="4"/>
          <w:sz w:val="24"/>
          <w:szCs w:val="24"/>
        </w:rPr>
        <w:t>晚会上技术人员仅凭一张观众的自拍照，借助人脸关键点定位和自动化人脸动效技术，通过将自拍照由静态改为动态，可以完成刷脸登录需要的眨眼、微笑动作，成功破解了刷脸登录的人脸认证系统，说明像这种使用人脸识别的</w:t>
      </w:r>
      <w:ins w:id="217" w:author="phantom Dai" w:date="2019-02-21T16:19:00Z">
        <w:r w:rsidR="004C2AD6">
          <w:rPr>
            <w:rFonts w:hint="eastAsia"/>
            <w:spacing w:val="4"/>
            <w:sz w:val="24"/>
            <w:szCs w:val="24"/>
          </w:rPr>
          <w:t xml:space="preserve"> </w:t>
        </w:r>
      </w:ins>
      <w:r w:rsidRPr="00F70A69">
        <w:rPr>
          <w:spacing w:val="4"/>
          <w:sz w:val="24"/>
          <w:szCs w:val="24"/>
        </w:rPr>
        <w:t>APP</w:t>
      </w:r>
      <w:ins w:id="218" w:author="phantom Dai" w:date="2019-02-21T16:19:00Z">
        <w:r w:rsidR="004C2AD6">
          <w:rPr>
            <w:spacing w:val="4"/>
            <w:sz w:val="24"/>
            <w:szCs w:val="24"/>
          </w:rPr>
          <w:t xml:space="preserve"> </w:t>
        </w:r>
      </w:ins>
      <w:r w:rsidRPr="00F70A69">
        <w:rPr>
          <w:rFonts w:hint="eastAsia"/>
          <w:spacing w:val="4"/>
          <w:sz w:val="24"/>
          <w:szCs w:val="24"/>
        </w:rPr>
        <w:t>等智能软件也都存在被盗用的风险，使得个人的安全隐私受到威胁。若</w:t>
      </w:r>
      <w:commentRangeStart w:id="219"/>
      <w:r w:rsidRPr="00F70A69">
        <w:rPr>
          <w:spacing w:val="4"/>
          <w:sz w:val="24"/>
          <w:szCs w:val="24"/>
        </w:rPr>
        <w:t>Safety</w:t>
      </w:r>
      <w:commentRangeEnd w:id="219"/>
      <w:r w:rsidR="006C51DD">
        <w:rPr>
          <w:rStyle w:val="af0"/>
        </w:rPr>
        <w:commentReference w:id="219"/>
      </w:r>
      <w:ins w:id="220" w:author="phantom Dai" w:date="2019-02-21T16:19:00Z">
        <w:r w:rsidR="004C2AD6">
          <w:rPr>
            <w:spacing w:val="4"/>
            <w:sz w:val="24"/>
            <w:szCs w:val="24"/>
          </w:rPr>
          <w:t xml:space="preserve"> </w:t>
        </w:r>
      </w:ins>
      <w:r w:rsidRPr="00F70A69">
        <w:rPr>
          <w:rFonts w:hint="eastAsia"/>
          <w:spacing w:val="4"/>
          <w:sz w:val="24"/>
          <w:szCs w:val="24"/>
        </w:rPr>
        <w:t>相关的漏洞无法被及时地识别和修复，则会导致系统不能可靠地运行，从而有可能引发严重的安全事故。可见，</w:t>
      </w:r>
      <w:r w:rsidRPr="00F70A69">
        <w:rPr>
          <w:rFonts w:hint="eastAsia"/>
          <w:bCs/>
          <w:spacing w:val="4"/>
          <w:sz w:val="24"/>
          <w:szCs w:val="24"/>
        </w:rPr>
        <w:t>程序代码一旦存在安全缺陷，就会造成比普通缺陷更为严重的影响</w:t>
      </w:r>
      <w:ins w:id="221" w:author="phantom Dai" w:date="2019-02-21T16:21:00Z">
        <w:r w:rsidR="004C2AD6">
          <w:rPr>
            <w:rFonts w:hint="eastAsia"/>
            <w:bCs/>
            <w:spacing w:val="4"/>
            <w:sz w:val="24"/>
            <w:szCs w:val="24"/>
          </w:rPr>
          <w:t>，</w:t>
        </w:r>
      </w:ins>
      <w:del w:id="222" w:author="phantom Dai" w:date="2019-02-21T16:21:00Z">
        <w:r w:rsidRPr="00F70A69" w:rsidDel="004C2AD6">
          <w:rPr>
            <w:rFonts w:hint="eastAsia"/>
            <w:bCs/>
            <w:spacing w:val="4"/>
            <w:sz w:val="24"/>
            <w:szCs w:val="24"/>
          </w:rPr>
          <w:delText>。</w:delText>
        </w:r>
        <w:commentRangeStart w:id="223"/>
        <w:r w:rsidRPr="00F70A69" w:rsidDel="004C2AD6">
          <w:rPr>
            <w:rFonts w:hint="eastAsia"/>
            <w:bCs/>
            <w:spacing w:val="4"/>
            <w:sz w:val="24"/>
            <w:szCs w:val="24"/>
          </w:rPr>
          <w:delText>因此</w:delText>
        </w:r>
      </w:del>
      <w:commentRangeEnd w:id="223"/>
      <w:r w:rsidR="004C2AD6">
        <w:rPr>
          <w:rStyle w:val="af0"/>
        </w:rPr>
        <w:commentReference w:id="223"/>
      </w:r>
      <w:r w:rsidRPr="00F70A69">
        <w:rPr>
          <w:rFonts w:hint="eastAsia"/>
          <w:bCs/>
          <w:spacing w:val="4"/>
          <w:sz w:val="24"/>
          <w:szCs w:val="24"/>
        </w:rPr>
        <w:t>需要尽早识别、定位和修复安全相关的漏洞，使自动驾驶、医学成像等智能软件系统的部署和运行更为安全可靠。</w:t>
      </w:r>
      <w:r w:rsidRPr="00F70A69">
        <w:rPr>
          <w:rFonts w:hint="eastAsia"/>
          <w:spacing w:val="4"/>
          <w:sz w:val="24"/>
          <w:szCs w:val="24"/>
        </w:rPr>
        <w:t>因此，</w:t>
      </w:r>
      <w:r w:rsidRPr="00F70A69">
        <w:rPr>
          <w:rFonts w:hint="eastAsia"/>
          <w:b/>
          <w:spacing w:val="4"/>
          <w:sz w:val="24"/>
          <w:szCs w:val="24"/>
        </w:rPr>
        <w:t>软件安全漏洞检测对于保障智能软件这类安全关键（</w:t>
      </w:r>
      <w:r w:rsidRPr="00F70A69">
        <w:rPr>
          <w:b/>
          <w:spacing w:val="4"/>
          <w:sz w:val="24"/>
          <w:szCs w:val="24"/>
        </w:rPr>
        <w:t>safety-critical</w:t>
      </w:r>
      <w:r w:rsidRPr="00F70A69">
        <w:rPr>
          <w:rFonts w:hint="eastAsia"/>
          <w:b/>
          <w:spacing w:val="4"/>
          <w:sz w:val="24"/>
          <w:szCs w:val="24"/>
        </w:rPr>
        <w:t>）系统的安全可靠具有十分重要的意义。</w:t>
      </w:r>
    </w:p>
    <w:p w14:paraId="1D5066A6" w14:textId="77777777" w:rsidR="00E846E6" w:rsidRDefault="005F2C71">
      <w:pPr>
        <w:pStyle w:val="3"/>
        <w:spacing w:before="0" w:after="0" w:line="360" w:lineRule="auto"/>
        <w:rPr>
          <w:color w:val="0070C0"/>
        </w:rPr>
      </w:pPr>
      <w:r>
        <w:rPr>
          <w:color w:val="0070C0"/>
        </w:rPr>
        <w:t>1.</w:t>
      </w:r>
      <w:r>
        <w:rPr>
          <w:rFonts w:hint="eastAsia"/>
          <w:color w:val="0070C0"/>
        </w:rPr>
        <w:t>2</w:t>
      </w:r>
      <w:r>
        <w:rPr>
          <w:color w:val="0070C0"/>
        </w:rPr>
        <w:t xml:space="preserve"> </w:t>
      </w:r>
      <w:r>
        <w:rPr>
          <w:rFonts w:hint="eastAsia"/>
          <w:color w:val="0070C0"/>
        </w:rPr>
        <w:t>国内外研究现状及发展动态分析</w:t>
      </w:r>
    </w:p>
    <w:p w14:paraId="307EA561" w14:textId="77777777" w:rsidR="00E846E6" w:rsidRDefault="005F2C71">
      <w:pPr>
        <w:pStyle w:val="4"/>
        <w:spacing w:before="0" w:after="0" w:line="360" w:lineRule="auto"/>
      </w:pPr>
      <w:r>
        <w:rPr>
          <w:rFonts w:hint="eastAsia"/>
        </w:rPr>
        <w:t>1.2.1</w:t>
      </w:r>
      <w:r>
        <w:rPr>
          <w:rFonts w:hint="eastAsia"/>
        </w:rPr>
        <w:t>软件工程的智能化发展趋势</w:t>
      </w:r>
    </w:p>
    <w:p w14:paraId="059B4120" w14:textId="2C4E0C5C" w:rsidR="00E846E6" w:rsidRDefault="004C2AD6">
      <w:pPr>
        <w:spacing w:line="360" w:lineRule="auto"/>
        <w:ind w:firstLine="420"/>
        <w:rPr>
          <w:sz w:val="24"/>
          <w:szCs w:val="24"/>
        </w:rPr>
      </w:pPr>
      <w:ins w:id="224" w:author="phantom Dai" w:date="2019-02-21T16:22:00Z">
        <w:r>
          <w:rPr>
            <w:rFonts w:hint="eastAsia"/>
            <w:sz w:val="24"/>
            <w:szCs w:val="24"/>
          </w:rPr>
          <w:t>自</w:t>
        </w:r>
        <w:r>
          <w:rPr>
            <w:rFonts w:hint="eastAsia"/>
            <w:sz w:val="24"/>
            <w:szCs w:val="24"/>
          </w:rPr>
          <w:t>1</w:t>
        </w:r>
        <w:r>
          <w:rPr>
            <w:sz w:val="24"/>
            <w:szCs w:val="24"/>
          </w:rPr>
          <w:t>969</w:t>
        </w:r>
        <w:r>
          <w:rPr>
            <w:rFonts w:hint="eastAsia"/>
            <w:sz w:val="24"/>
            <w:szCs w:val="24"/>
          </w:rPr>
          <w:t>年以来，</w:t>
        </w:r>
      </w:ins>
      <w:del w:id="225" w:author="phantom Dai" w:date="2019-02-21T16:22:00Z">
        <w:r w:rsidR="005F2C71" w:rsidDel="004C2AD6">
          <w:rPr>
            <w:rFonts w:hint="eastAsia"/>
            <w:sz w:val="24"/>
            <w:szCs w:val="24"/>
          </w:rPr>
          <w:delText>从</w:delText>
        </w:r>
        <w:r w:rsidR="005F2C71" w:rsidDel="004C2AD6">
          <w:rPr>
            <w:rFonts w:hint="eastAsia"/>
            <w:sz w:val="24"/>
            <w:szCs w:val="24"/>
          </w:rPr>
          <w:delText>1969</w:delText>
        </w:r>
        <w:r w:rsidR="005F2C71" w:rsidDel="004C2AD6">
          <w:rPr>
            <w:rFonts w:hint="eastAsia"/>
            <w:sz w:val="24"/>
            <w:szCs w:val="24"/>
          </w:rPr>
          <w:delText>年开始</w:delText>
        </w:r>
      </w:del>
      <w:del w:id="226" w:author="付 安" w:date="2019-02-20T11:41:00Z">
        <w:r w:rsidR="005F2C71" w:rsidDel="00C7451D">
          <w:rPr>
            <w:rFonts w:hint="eastAsia"/>
            <w:sz w:val="24"/>
            <w:szCs w:val="24"/>
          </w:rPr>
          <w:delText>,</w:delText>
        </w:r>
      </w:del>
      <w:ins w:id="227" w:author="付 安" w:date="2019-02-20T11:41:00Z">
        <w:r w:rsidR="00C7451D">
          <w:rPr>
            <w:rFonts w:hint="eastAsia"/>
            <w:sz w:val="24"/>
            <w:szCs w:val="24"/>
          </w:rPr>
          <w:t>，</w:t>
        </w:r>
      </w:ins>
      <w:del w:id="228" w:author="付 安" w:date="2019-02-20T14:29:00Z">
        <w:r w:rsidR="005F2C71" w:rsidDel="00DD74E4">
          <w:rPr>
            <w:rFonts w:hint="eastAsia"/>
            <w:sz w:val="24"/>
            <w:szCs w:val="24"/>
          </w:rPr>
          <w:delText>人们</w:delText>
        </w:r>
      </w:del>
      <w:ins w:id="229" w:author="付 安" w:date="2019-02-20T14:29:00Z">
        <w:r w:rsidR="00DD74E4">
          <w:rPr>
            <w:rFonts w:hint="eastAsia"/>
            <w:sz w:val="24"/>
            <w:szCs w:val="24"/>
          </w:rPr>
          <w:t>研究者</w:t>
        </w:r>
      </w:ins>
      <w:del w:id="230" w:author="付 安" w:date="2019-02-20T14:29:00Z">
        <w:r w:rsidR="005F2C71" w:rsidDel="00762CEC">
          <w:rPr>
            <w:rFonts w:hint="eastAsia"/>
            <w:sz w:val="24"/>
            <w:szCs w:val="24"/>
          </w:rPr>
          <w:delText>就已经</w:delText>
        </w:r>
      </w:del>
      <w:r w:rsidR="005F2C71">
        <w:rPr>
          <w:rFonts w:hint="eastAsia"/>
          <w:sz w:val="24"/>
          <w:szCs w:val="24"/>
        </w:rPr>
        <w:t>提出</w:t>
      </w:r>
      <w:ins w:id="231" w:author="付 安" w:date="2019-02-20T14:29:00Z">
        <w:r w:rsidR="00762CEC">
          <w:rPr>
            <w:rFonts w:hint="eastAsia"/>
            <w:sz w:val="24"/>
            <w:szCs w:val="24"/>
          </w:rPr>
          <w:t>了</w:t>
        </w:r>
      </w:ins>
      <w:r w:rsidR="005F2C71">
        <w:rPr>
          <w:rFonts w:hint="eastAsia"/>
          <w:sz w:val="24"/>
          <w:szCs w:val="24"/>
        </w:rPr>
        <w:t>软件工程的概念</w:t>
      </w:r>
      <w:del w:id="232" w:author="付 安" w:date="2019-02-20T14:37:00Z">
        <w:r w:rsidR="005F2C71" w:rsidDel="00762CEC">
          <w:rPr>
            <w:rFonts w:hint="eastAsia"/>
            <w:sz w:val="24"/>
            <w:szCs w:val="24"/>
          </w:rPr>
          <w:delText>,</w:delText>
        </w:r>
      </w:del>
      <w:ins w:id="233" w:author="付 安" w:date="2019-02-20T14:38:00Z">
        <w:r w:rsidR="00762CEC">
          <w:rPr>
            <w:rFonts w:hint="eastAsia"/>
            <w:sz w:val="24"/>
            <w:szCs w:val="24"/>
          </w:rPr>
          <w:t>，</w:t>
        </w:r>
      </w:ins>
      <w:r w:rsidR="005F2C71">
        <w:rPr>
          <w:rFonts w:hint="eastAsia"/>
          <w:sz w:val="24"/>
          <w:szCs w:val="24"/>
        </w:rPr>
        <w:t>研究如何以</w:t>
      </w:r>
      <w:del w:id="234" w:author="付 安" w:date="2019-02-20T14:40:00Z">
        <w:r w:rsidR="005F2C71" w:rsidDel="00762CEC">
          <w:rPr>
            <w:rFonts w:hint="eastAsia"/>
            <w:sz w:val="24"/>
            <w:szCs w:val="24"/>
          </w:rPr>
          <w:delText>最</w:delText>
        </w:r>
      </w:del>
      <w:r w:rsidR="005F2C71">
        <w:rPr>
          <w:rFonts w:hint="eastAsia"/>
          <w:sz w:val="24"/>
          <w:szCs w:val="24"/>
        </w:rPr>
        <w:t>经济</w:t>
      </w:r>
      <w:ins w:id="235" w:author="付 安" w:date="2019-02-20T14:37:00Z">
        <w:r w:rsidR="00762CEC">
          <w:rPr>
            <w:rFonts w:hint="eastAsia"/>
            <w:sz w:val="24"/>
            <w:szCs w:val="24"/>
          </w:rPr>
          <w:t>且</w:t>
        </w:r>
        <w:r w:rsidR="00762CEC">
          <w:rPr>
            <w:sz w:val="24"/>
            <w:szCs w:val="24"/>
          </w:rPr>
          <w:t>高效</w:t>
        </w:r>
      </w:ins>
      <w:r w:rsidR="005F2C71">
        <w:rPr>
          <w:rFonts w:hint="eastAsia"/>
          <w:sz w:val="24"/>
          <w:szCs w:val="24"/>
        </w:rPr>
        <w:t>的方式</w:t>
      </w:r>
      <w:del w:id="236" w:author="付 安" w:date="2019-02-20T14:37:00Z">
        <w:r w:rsidR="005F2C71" w:rsidDel="00762CEC">
          <w:rPr>
            <w:rFonts w:hint="eastAsia"/>
            <w:sz w:val="24"/>
            <w:szCs w:val="24"/>
          </w:rPr>
          <w:delText>，在最短的时间内</w:delText>
        </w:r>
      </w:del>
      <w:r w:rsidR="005F2C71">
        <w:rPr>
          <w:rFonts w:hint="eastAsia"/>
          <w:sz w:val="24"/>
          <w:szCs w:val="24"/>
        </w:rPr>
        <w:t>开发用户</w:t>
      </w:r>
      <w:del w:id="237" w:author="付 安" w:date="2019-02-20T14:40:00Z">
        <w:r w:rsidR="005F2C71" w:rsidDel="00762CEC">
          <w:rPr>
            <w:rFonts w:hint="eastAsia"/>
            <w:sz w:val="24"/>
            <w:szCs w:val="24"/>
          </w:rPr>
          <w:delText>最</w:delText>
        </w:r>
      </w:del>
      <w:r w:rsidR="005F2C71">
        <w:rPr>
          <w:rFonts w:hint="eastAsia"/>
          <w:sz w:val="24"/>
          <w:szCs w:val="24"/>
        </w:rPr>
        <w:t>满意的软件产品。软件工程是一门研究用工程化方法构建和维护有效的、实用的和高质量的软件的学科</w:t>
      </w:r>
      <w:del w:id="238" w:author="付 安" w:date="2019-02-20T14:46:00Z">
        <w:r w:rsidR="005F2C71" w:rsidDel="00FC450A">
          <w:rPr>
            <w:rFonts w:hint="eastAsia"/>
            <w:sz w:val="24"/>
            <w:szCs w:val="24"/>
          </w:rPr>
          <w:delText>。它</w:delText>
        </w:r>
      </w:del>
      <w:ins w:id="239" w:author="付 安" w:date="2019-02-20T14:46:00Z">
        <w:r w:rsidR="00FC450A">
          <w:rPr>
            <w:rFonts w:hint="eastAsia"/>
            <w:sz w:val="24"/>
            <w:szCs w:val="24"/>
          </w:rPr>
          <w:t>，</w:t>
        </w:r>
      </w:ins>
      <w:r w:rsidR="005F2C71">
        <w:rPr>
          <w:rFonts w:hint="eastAsia"/>
          <w:sz w:val="24"/>
          <w:szCs w:val="24"/>
        </w:rPr>
        <w:t>涉及</w:t>
      </w:r>
      <w:hyperlink r:id="rId14" w:tgtFrame="https://baike.baidu.com/item/%E8%BD%AF%E4%BB%B6%E5%B7%A5%E7%A8%8B/_blank" w:history="1">
        <w:r w:rsidR="005F2C71">
          <w:rPr>
            <w:rStyle w:val="af"/>
            <w:rFonts w:ascii="Arial" w:hAnsi="Arial" w:cs="Arial"/>
            <w:color w:val="auto"/>
            <w:sz w:val="24"/>
            <w:szCs w:val="24"/>
            <w:u w:val="none"/>
            <w:shd w:val="clear" w:color="auto" w:fill="FFFFFF"/>
          </w:rPr>
          <w:t>程序设计语言</w:t>
        </w:r>
      </w:hyperlink>
      <w:r w:rsidR="005F2C71">
        <w:rPr>
          <w:sz w:val="24"/>
          <w:szCs w:val="24"/>
        </w:rPr>
        <w:t>、</w:t>
      </w:r>
      <w:hyperlink r:id="rId15" w:tgtFrame="https://baike.baidu.com/item/%E8%BD%AF%E4%BB%B6%E5%B7%A5%E7%A8%8B/_blank" w:history="1">
        <w:r w:rsidR="005F2C71">
          <w:rPr>
            <w:rStyle w:val="af"/>
            <w:rFonts w:ascii="Arial" w:hAnsi="Arial" w:cs="Arial"/>
            <w:color w:val="auto"/>
            <w:sz w:val="24"/>
            <w:szCs w:val="24"/>
            <w:u w:val="none"/>
            <w:shd w:val="clear" w:color="auto" w:fill="FFFFFF"/>
          </w:rPr>
          <w:t>数据库</w:t>
        </w:r>
      </w:hyperlink>
      <w:r w:rsidR="005F2C71">
        <w:rPr>
          <w:sz w:val="24"/>
          <w:szCs w:val="24"/>
        </w:rPr>
        <w:t>、</w:t>
      </w:r>
      <w:hyperlink r:id="rId16" w:tgtFrame="https://baike.baidu.com/item/%E8%BD%AF%E4%BB%B6%E5%B7%A5%E7%A8%8B/_blank" w:history="1">
        <w:r w:rsidR="005F2C71">
          <w:rPr>
            <w:rStyle w:val="af"/>
            <w:rFonts w:ascii="Arial" w:hAnsi="Arial" w:cs="Arial"/>
            <w:color w:val="auto"/>
            <w:sz w:val="24"/>
            <w:szCs w:val="24"/>
            <w:u w:val="none"/>
            <w:shd w:val="clear" w:color="auto" w:fill="FFFFFF"/>
          </w:rPr>
          <w:t>软件开发工具</w:t>
        </w:r>
      </w:hyperlink>
      <w:r w:rsidR="005F2C71">
        <w:rPr>
          <w:sz w:val="24"/>
          <w:szCs w:val="24"/>
        </w:rPr>
        <w:t>、系统平台、标准、</w:t>
      </w:r>
      <w:hyperlink r:id="rId17" w:tgtFrame="https://baike.baidu.com/item/%E8%BD%AF%E4%BB%B6%E5%B7%A5%E7%A8%8B/_blank" w:history="1">
        <w:r w:rsidR="005F2C71">
          <w:rPr>
            <w:rStyle w:val="af"/>
            <w:rFonts w:ascii="Arial" w:hAnsi="Arial" w:cs="Arial"/>
            <w:color w:val="auto"/>
            <w:sz w:val="24"/>
            <w:szCs w:val="24"/>
            <w:u w:val="none"/>
            <w:shd w:val="clear" w:color="auto" w:fill="FFFFFF"/>
          </w:rPr>
          <w:t>设计模式</w:t>
        </w:r>
      </w:hyperlink>
      <w:r w:rsidR="005F2C71">
        <w:rPr>
          <w:sz w:val="24"/>
          <w:szCs w:val="24"/>
        </w:rPr>
        <w:t>等方面。现代社会中，软件应用于多个方面。典型的软件有</w:t>
      </w:r>
      <w:hyperlink r:id="rId18" w:tgtFrame="https://baike.baidu.com/item/%E8%BD%AF%E4%BB%B6%E5%B7%A5%E7%A8%8B/_blank" w:history="1">
        <w:r w:rsidR="005F2C71">
          <w:rPr>
            <w:sz w:val="24"/>
            <w:szCs w:val="24"/>
          </w:rPr>
          <w:t>电子邮件</w:t>
        </w:r>
      </w:hyperlink>
      <w:r w:rsidR="005F2C71">
        <w:rPr>
          <w:sz w:val="24"/>
          <w:szCs w:val="24"/>
        </w:rPr>
        <w:t>、</w:t>
      </w:r>
      <w:hyperlink r:id="rId19" w:tgtFrame="https://baike.baidu.com/item/%E8%BD%AF%E4%BB%B6%E5%B7%A5%E7%A8%8B/_blank" w:history="1">
        <w:r w:rsidR="005F2C71">
          <w:rPr>
            <w:sz w:val="24"/>
            <w:szCs w:val="24"/>
          </w:rPr>
          <w:t>嵌入式系统</w:t>
        </w:r>
      </w:hyperlink>
      <w:r w:rsidR="005F2C71">
        <w:rPr>
          <w:sz w:val="24"/>
          <w:szCs w:val="24"/>
        </w:rPr>
        <w:t>、人机界面、</w:t>
      </w:r>
      <w:hyperlink r:id="rId20" w:tgtFrame="https://baike.baidu.com/item/%E8%BD%AF%E4%BB%B6%E5%B7%A5%E7%A8%8B/_blank" w:history="1">
        <w:r w:rsidR="005F2C71">
          <w:rPr>
            <w:sz w:val="24"/>
            <w:szCs w:val="24"/>
          </w:rPr>
          <w:t>办公</w:t>
        </w:r>
      </w:hyperlink>
      <w:r w:rsidR="005F2C71">
        <w:rPr>
          <w:sz w:val="24"/>
          <w:szCs w:val="24"/>
        </w:rPr>
        <w:t>套件、</w:t>
      </w:r>
      <w:hyperlink r:id="rId21" w:tgtFrame="https://baike.baidu.com/item/%E8%BD%AF%E4%BB%B6%E5%B7%A5%E7%A8%8B/_blank" w:history="1">
        <w:r w:rsidR="005F2C71">
          <w:rPr>
            <w:sz w:val="24"/>
            <w:szCs w:val="24"/>
          </w:rPr>
          <w:t>操作系统</w:t>
        </w:r>
      </w:hyperlink>
      <w:r w:rsidR="005F2C71">
        <w:rPr>
          <w:sz w:val="24"/>
          <w:szCs w:val="24"/>
        </w:rPr>
        <w:t>、</w:t>
      </w:r>
      <w:hyperlink r:id="rId22" w:tgtFrame="https://baike.baidu.com/item/%E8%BD%AF%E4%BB%B6%E5%B7%A5%E7%A8%8B/_blank" w:history="1">
        <w:r w:rsidR="005F2C71">
          <w:rPr>
            <w:sz w:val="24"/>
            <w:szCs w:val="24"/>
          </w:rPr>
          <w:t>编译器</w:t>
        </w:r>
      </w:hyperlink>
      <w:r w:rsidR="005F2C71">
        <w:rPr>
          <w:sz w:val="24"/>
          <w:szCs w:val="24"/>
        </w:rPr>
        <w:t>、</w:t>
      </w:r>
      <w:hyperlink r:id="rId23" w:tgtFrame="https://baike.baidu.com/item/%E8%BD%AF%E4%BB%B6%E5%B7%A5%E7%A8%8B/_blank" w:history="1">
        <w:r w:rsidR="005F2C71">
          <w:rPr>
            <w:sz w:val="24"/>
            <w:szCs w:val="24"/>
          </w:rPr>
          <w:t>数据库</w:t>
        </w:r>
      </w:hyperlink>
      <w:r w:rsidR="005F2C71">
        <w:rPr>
          <w:sz w:val="24"/>
          <w:szCs w:val="24"/>
        </w:rPr>
        <w:t>、</w:t>
      </w:r>
      <w:hyperlink r:id="rId24" w:tgtFrame="https://baike.baidu.com/item/%E8%BD%AF%E4%BB%B6%E5%B7%A5%E7%A8%8B/_blank" w:history="1">
        <w:r w:rsidR="005F2C71">
          <w:rPr>
            <w:sz w:val="24"/>
            <w:szCs w:val="24"/>
          </w:rPr>
          <w:t>游戏</w:t>
        </w:r>
      </w:hyperlink>
      <w:r w:rsidR="005F2C71">
        <w:rPr>
          <w:sz w:val="24"/>
          <w:szCs w:val="24"/>
        </w:rPr>
        <w:t>等。同时，各个行业几乎都有计算机软件的应用，如工业、农业、银行、航空、政府部门等。这些应用促进了经济和社会的发展，也提高了工作效率和生活效率。</w:t>
      </w:r>
    </w:p>
    <w:p w14:paraId="301E15A9" w14:textId="42B7EEEB" w:rsidR="00E846E6" w:rsidRDefault="005F2C71">
      <w:pPr>
        <w:snapToGrid w:val="0"/>
        <w:spacing w:before="120" w:line="360" w:lineRule="auto"/>
        <w:ind w:firstLineChars="196" w:firstLine="470"/>
        <w:rPr>
          <w:rFonts w:ascii="宋体" w:cs="宋体"/>
          <w:sz w:val="24"/>
          <w:szCs w:val="24"/>
        </w:rPr>
        <w:pPrChange w:id="240" w:author="付 安" w:date="2019-02-20T14:49:00Z">
          <w:pPr>
            <w:snapToGrid w:val="0"/>
            <w:spacing w:line="360" w:lineRule="auto"/>
            <w:ind w:firstLineChars="196" w:firstLine="470"/>
          </w:pPr>
        </w:pPrChange>
      </w:pPr>
      <w:r>
        <w:rPr>
          <w:rFonts w:ascii="宋体" w:cs="宋体" w:hint="eastAsia"/>
          <w:sz w:val="24"/>
          <w:szCs w:val="24"/>
        </w:rPr>
        <w:t>信息化时代下，由软件定义与实现的云计算、大数据和人工智能正蓬勃发展，悄然</w:t>
      </w:r>
      <w:ins w:id="241" w:author="phantom Dai" w:date="2019-02-21T16:23:00Z">
        <w:r w:rsidR="004C2AD6">
          <w:rPr>
            <w:rFonts w:ascii="宋体" w:cs="宋体" w:hint="eastAsia"/>
            <w:sz w:val="24"/>
            <w:szCs w:val="24"/>
          </w:rPr>
          <w:t>地</w:t>
        </w:r>
      </w:ins>
      <w:del w:id="242" w:author="phantom Dai" w:date="2019-02-21T16:23:00Z">
        <w:r w:rsidDel="004C2AD6">
          <w:rPr>
            <w:rFonts w:ascii="宋体" w:cs="宋体" w:hint="eastAsia"/>
            <w:sz w:val="24"/>
            <w:szCs w:val="24"/>
          </w:rPr>
          <w:delText>的</w:delText>
        </w:r>
      </w:del>
      <w:r>
        <w:rPr>
          <w:rFonts w:ascii="宋体" w:cs="宋体" w:hint="eastAsia"/>
          <w:sz w:val="24"/>
          <w:szCs w:val="24"/>
        </w:rPr>
        <w:t>改变着这个世界，极大</w:t>
      </w:r>
      <w:ins w:id="243" w:author="phantom Dai" w:date="2019-02-21T16:23:00Z">
        <w:r w:rsidR="004C2AD6">
          <w:rPr>
            <w:rFonts w:ascii="宋体" w:cs="宋体" w:hint="eastAsia"/>
            <w:sz w:val="24"/>
            <w:szCs w:val="24"/>
          </w:rPr>
          <w:t>地</w:t>
        </w:r>
      </w:ins>
      <w:del w:id="244" w:author="phantom Dai" w:date="2019-02-21T16:23:00Z">
        <w:r w:rsidDel="004C2AD6">
          <w:rPr>
            <w:rFonts w:ascii="宋体" w:cs="宋体" w:hint="eastAsia"/>
            <w:sz w:val="24"/>
            <w:szCs w:val="24"/>
          </w:rPr>
          <w:delText>的</w:delText>
        </w:r>
      </w:del>
      <w:r>
        <w:rPr>
          <w:rFonts w:ascii="宋体" w:cs="宋体" w:hint="eastAsia"/>
          <w:sz w:val="24"/>
          <w:szCs w:val="24"/>
        </w:rPr>
        <w:t>解放了生产力，进一步提升了工作和生活效率，同时云计算、大数据和人工智能的发展也深刻地改变着软件工程领域（图1-3所示）</w:t>
      </w:r>
      <w:del w:id="245" w:author="付 安" w:date="2019-02-20T14:53:00Z">
        <w:r w:rsidDel="003D6BC6">
          <w:rPr>
            <w:rFonts w:ascii="宋体" w:cs="宋体" w:hint="eastAsia"/>
            <w:sz w:val="24"/>
            <w:szCs w:val="24"/>
          </w:rPr>
          <w:delText>，以下</w:delText>
        </w:r>
      </w:del>
      <w:ins w:id="246" w:author="付 安" w:date="2019-02-20T14:53:00Z">
        <w:r w:rsidR="003D6BC6">
          <w:rPr>
            <w:rFonts w:ascii="宋体" w:cs="宋体" w:hint="eastAsia"/>
            <w:sz w:val="24"/>
            <w:szCs w:val="24"/>
          </w:rPr>
          <w:t>。</w:t>
        </w:r>
      </w:ins>
      <w:del w:id="247" w:author="付 安" w:date="2019-02-20T14:53:00Z">
        <w:r w:rsidDel="003D6BC6">
          <w:rPr>
            <w:rFonts w:ascii="宋体" w:cs="宋体" w:hint="eastAsia"/>
            <w:sz w:val="24"/>
            <w:szCs w:val="24"/>
          </w:rPr>
          <w:delText>我们简单</w:delText>
        </w:r>
      </w:del>
      <w:r>
        <w:rPr>
          <w:rFonts w:ascii="宋体" w:cs="宋体" w:hint="eastAsia"/>
          <w:sz w:val="24"/>
          <w:szCs w:val="24"/>
        </w:rPr>
        <w:t>回顾</w:t>
      </w:r>
      <w:del w:id="248" w:author="付 安" w:date="2019-02-20T14:53:00Z">
        <w:r w:rsidDel="003D6BC6">
          <w:rPr>
            <w:rFonts w:ascii="宋体" w:cs="宋体" w:hint="eastAsia"/>
            <w:sz w:val="24"/>
            <w:szCs w:val="24"/>
          </w:rPr>
          <w:delText>一下</w:delText>
        </w:r>
      </w:del>
      <w:r>
        <w:rPr>
          <w:rFonts w:ascii="宋体" w:cs="宋体" w:hint="eastAsia"/>
          <w:sz w:val="24"/>
          <w:szCs w:val="24"/>
        </w:rPr>
        <w:t>这些改变，展望未来的软件工程的智能化发展趋势。</w:t>
      </w:r>
    </w:p>
    <w:p w14:paraId="0D31AE3E" w14:textId="77777777" w:rsidR="00E846E6" w:rsidRDefault="005F2C71">
      <w:pPr>
        <w:snapToGrid w:val="0"/>
        <w:spacing w:line="360" w:lineRule="auto"/>
        <w:rPr>
          <w:rFonts w:ascii="宋体" w:cs="宋体"/>
          <w:sz w:val="24"/>
          <w:szCs w:val="24"/>
        </w:rPr>
      </w:pPr>
      <w:r>
        <w:rPr>
          <w:rFonts w:ascii="宋体" w:cs="宋体" w:hint="eastAsia"/>
          <w:noProof/>
          <w:sz w:val="24"/>
          <w:szCs w:val="24"/>
        </w:rPr>
        <w:drawing>
          <wp:inline distT="0" distB="0" distL="114300" distR="114300" wp14:anchorId="7E76F980" wp14:editId="354E9BD6">
            <wp:extent cx="5257800" cy="2008505"/>
            <wp:effectExtent l="0" t="0" r="0" b="10795"/>
            <wp:docPr id="13" name="图片 13" descr="517c4f5300859b5243abf08444b6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517c4f5300859b5243abf08444b6a10"/>
                    <pic:cNvPicPr>
                      <a:picLocks noChangeAspect="1"/>
                    </pic:cNvPicPr>
                  </pic:nvPicPr>
                  <pic:blipFill>
                    <a:blip r:embed="rId25"/>
                    <a:stretch>
                      <a:fillRect/>
                    </a:stretch>
                  </pic:blipFill>
                  <pic:spPr>
                    <a:xfrm>
                      <a:off x="0" y="0"/>
                      <a:ext cx="5257800" cy="2008505"/>
                    </a:xfrm>
                    <a:prstGeom prst="rect">
                      <a:avLst/>
                    </a:prstGeom>
                  </pic:spPr>
                </pic:pic>
              </a:graphicData>
            </a:graphic>
          </wp:inline>
        </w:drawing>
      </w:r>
    </w:p>
    <w:p w14:paraId="45F63CB1" w14:textId="77777777" w:rsidR="00E846E6" w:rsidRDefault="005F2C71">
      <w:pPr>
        <w:snapToGrid w:val="0"/>
        <w:spacing w:line="360" w:lineRule="auto"/>
        <w:ind w:firstLineChars="370" w:firstLine="891"/>
        <w:jc w:val="center"/>
        <w:rPr>
          <w:rFonts w:ascii="宋体" w:cs="宋体"/>
          <w:b/>
          <w:bCs/>
          <w:sz w:val="24"/>
          <w:szCs w:val="24"/>
        </w:rPr>
      </w:pPr>
      <w:r>
        <w:rPr>
          <w:rFonts w:ascii="宋体" w:cs="宋体" w:hint="eastAsia"/>
          <w:b/>
          <w:bCs/>
          <w:sz w:val="24"/>
          <w:szCs w:val="24"/>
        </w:rPr>
        <w:t>图1-3 软件工程与“三驾马车”</w:t>
      </w:r>
    </w:p>
    <w:p w14:paraId="128326AC" w14:textId="7B4B6EB9" w:rsidR="00E846E6" w:rsidRDefault="005F2C71">
      <w:pPr>
        <w:snapToGrid w:val="0"/>
        <w:spacing w:line="360" w:lineRule="auto"/>
        <w:ind w:firstLine="420"/>
        <w:rPr>
          <w:rFonts w:ascii="宋体" w:cs="宋体"/>
          <w:b/>
          <w:bCs/>
          <w:sz w:val="24"/>
          <w:szCs w:val="24"/>
        </w:rPr>
      </w:pPr>
      <w:r>
        <w:rPr>
          <w:rFonts w:ascii="宋体" w:cs="宋体" w:hint="eastAsia"/>
          <w:sz w:val="24"/>
          <w:szCs w:val="24"/>
        </w:rPr>
        <w:t>社会需求推动了云计算、大数据与人工智能产业的蓬勃发展。信息化时代下，软件及其用户无时无刻不在产生海量数据，如开发过程中的源代码、需求文档、缺陷报告、测试用例；系统运行中的运行日志、性能度量、事件记录；用户</w:t>
      </w:r>
      <w:proofErr w:type="gramStart"/>
      <w:r>
        <w:rPr>
          <w:rFonts w:ascii="宋体" w:cs="宋体" w:hint="eastAsia"/>
          <w:sz w:val="24"/>
          <w:szCs w:val="24"/>
        </w:rPr>
        <w:t>交互中</w:t>
      </w:r>
      <w:proofErr w:type="gramEnd"/>
      <w:r>
        <w:rPr>
          <w:rFonts w:ascii="宋体" w:cs="宋体" w:hint="eastAsia"/>
          <w:sz w:val="24"/>
          <w:szCs w:val="24"/>
        </w:rPr>
        <w:t>使用行为序列、调查问卷、社交媒体反馈等</w:t>
      </w:r>
      <w:del w:id="249" w:author="phantom Dai" w:date="2019-02-21T16:24:00Z">
        <w:r w:rsidDel="004C2AD6">
          <w:rPr>
            <w:rFonts w:ascii="宋体" w:cs="宋体" w:hint="eastAsia"/>
            <w:sz w:val="24"/>
            <w:szCs w:val="24"/>
          </w:rPr>
          <w:delText>等</w:delText>
        </w:r>
      </w:del>
      <w:r>
        <w:rPr>
          <w:rFonts w:ascii="宋体" w:cs="宋体" w:hint="eastAsia"/>
          <w:sz w:val="24"/>
          <w:szCs w:val="24"/>
        </w:rPr>
        <w:t>。随着互联网软件服务的普及，数据的种类更加丰富</w:t>
      </w:r>
      <w:del w:id="250" w:author="付 安" w:date="2019-02-20T14:59:00Z">
        <w:r w:rsidDel="00F70D54">
          <w:rPr>
            <w:rFonts w:ascii="宋体" w:cs="宋体" w:hint="eastAsia"/>
            <w:sz w:val="24"/>
            <w:szCs w:val="24"/>
          </w:rPr>
          <w:delText>，</w:delText>
        </w:r>
      </w:del>
      <w:ins w:id="251" w:author="付 安" w:date="2019-02-20T14:59:00Z">
        <w:r w:rsidR="00F70D54">
          <w:rPr>
            <w:rFonts w:ascii="宋体" w:cs="宋体" w:hint="eastAsia"/>
            <w:sz w:val="24"/>
            <w:szCs w:val="24"/>
          </w:rPr>
          <w:t>、</w:t>
        </w:r>
      </w:ins>
      <w:r>
        <w:rPr>
          <w:rFonts w:ascii="宋体" w:cs="宋体" w:hint="eastAsia"/>
          <w:sz w:val="24"/>
          <w:szCs w:val="24"/>
        </w:rPr>
        <w:t>规模也越来越大。</w:t>
      </w:r>
      <w:r>
        <w:rPr>
          <w:rFonts w:ascii="宋体" w:cs="宋体" w:hint="eastAsia"/>
          <w:b/>
          <w:bCs/>
          <w:sz w:val="24"/>
          <w:szCs w:val="24"/>
        </w:rPr>
        <w:t>大数据的发展</w:t>
      </w:r>
      <w:del w:id="252" w:author="付 安" w:date="2019-02-20T15:01:00Z">
        <w:r w:rsidDel="006C1DE8">
          <w:rPr>
            <w:rFonts w:ascii="宋体" w:cs="宋体" w:hint="eastAsia"/>
            <w:b/>
            <w:bCs/>
            <w:sz w:val="24"/>
            <w:szCs w:val="24"/>
          </w:rPr>
          <w:delText>为我们</w:delText>
        </w:r>
      </w:del>
      <w:r>
        <w:rPr>
          <w:rFonts w:ascii="宋体" w:cs="宋体" w:hint="eastAsia"/>
          <w:b/>
          <w:bCs/>
          <w:sz w:val="24"/>
          <w:szCs w:val="24"/>
        </w:rPr>
        <w:t>提供了科学的数据采集、数据分析与数据处理流程与方法，</w:t>
      </w:r>
      <w:proofErr w:type="gramStart"/>
      <w:r>
        <w:rPr>
          <w:rFonts w:ascii="宋体" w:cs="宋体" w:hint="eastAsia"/>
          <w:b/>
          <w:bCs/>
          <w:sz w:val="24"/>
          <w:szCs w:val="24"/>
        </w:rPr>
        <w:t>云计算</w:t>
      </w:r>
      <w:proofErr w:type="gramEnd"/>
      <w:ins w:id="253" w:author="付 安" w:date="2019-02-20T15:01:00Z">
        <w:r w:rsidR="006C1DE8">
          <w:rPr>
            <w:rFonts w:ascii="宋体" w:cs="宋体" w:hint="eastAsia"/>
            <w:b/>
            <w:bCs/>
            <w:sz w:val="24"/>
            <w:szCs w:val="24"/>
          </w:rPr>
          <w:t>的发展</w:t>
        </w:r>
      </w:ins>
      <w:r>
        <w:rPr>
          <w:rFonts w:ascii="宋体" w:cs="宋体" w:hint="eastAsia"/>
          <w:b/>
          <w:bCs/>
          <w:sz w:val="24"/>
          <w:szCs w:val="24"/>
        </w:rPr>
        <w:t>提供了安全的数据存储中心</w:t>
      </w:r>
      <w:del w:id="254" w:author="付 安" w:date="2019-02-20T15:01:00Z">
        <w:r w:rsidDel="006C1DE8">
          <w:rPr>
            <w:rFonts w:ascii="宋体" w:cs="宋体" w:hint="eastAsia"/>
            <w:b/>
            <w:bCs/>
            <w:sz w:val="24"/>
            <w:szCs w:val="24"/>
          </w:rPr>
          <w:delText>，</w:delText>
        </w:r>
      </w:del>
      <w:ins w:id="255" w:author="付 安" w:date="2019-02-20T15:01:00Z">
        <w:r w:rsidR="006C1DE8">
          <w:rPr>
            <w:rFonts w:ascii="宋体" w:cs="宋体" w:hint="eastAsia"/>
            <w:b/>
            <w:bCs/>
            <w:sz w:val="24"/>
            <w:szCs w:val="24"/>
          </w:rPr>
          <w:t>、</w:t>
        </w:r>
      </w:ins>
      <w:r>
        <w:rPr>
          <w:rFonts w:ascii="宋体" w:cs="宋体" w:hint="eastAsia"/>
          <w:b/>
          <w:bCs/>
          <w:sz w:val="24"/>
          <w:szCs w:val="24"/>
        </w:rPr>
        <w:t>可靠的数据计算平台和强大的数据计算能力，人工智能的发展同样离不开数据，科学的</w:t>
      </w:r>
      <w:ins w:id="256" w:author="phantom Dai" w:date="2019-02-21T16:26:00Z">
        <w:r w:rsidR="004C2AD6">
          <w:rPr>
            <w:rFonts w:ascii="宋体" w:cs="宋体" w:hint="eastAsia"/>
            <w:b/>
            <w:bCs/>
            <w:sz w:val="24"/>
            <w:szCs w:val="24"/>
          </w:rPr>
          <w:t>数据预处理、数据挖掘与数据训练</w:t>
        </w:r>
      </w:ins>
      <w:commentRangeStart w:id="257"/>
      <w:del w:id="258" w:author="phantom Dai" w:date="2019-02-21T16:26:00Z">
        <w:r w:rsidDel="004C2AD6">
          <w:rPr>
            <w:rFonts w:ascii="宋体" w:cs="宋体" w:hint="eastAsia"/>
            <w:b/>
            <w:bCs/>
            <w:sz w:val="24"/>
            <w:szCs w:val="24"/>
          </w:rPr>
          <w:delText>数据训练、数据挖掘与数据预测方法</w:delText>
        </w:r>
      </w:del>
      <w:commentRangeEnd w:id="257"/>
      <w:r w:rsidR="004C2AD6">
        <w:rPr>
          <w:rStyle w:val="af0"/>
        </w:rPr>
        <w:commentReference w:id="257"/>
      </w:r>
      <w:r>
        <w:rPr>
          <w:rFonts w:ascii="宋体" w:cs="宋体" w:hint="eastAsia"/>
          <w:b/>
          <w:bCs/>
          <w:sz w:val="24"/>
          <w:szCs w:val="24"/>
        </w:rPr>
        <w:t>可进一步提取出海量数据中潜在的价值，增强传统软件工程的能力。</w:t>
      </w:r>
    </w:p>
    <w:p w14:paraId="4C6F5C31" w14:textId="0E1BAE5C" w:rsidR="00E846E6" w:rsidRDefault="005F2C71">
      <w:pPr>
        <w:snapToGrid w:val="0"/>
        <w:spacing w:beforeLines="10" w:before="31" w:afterLines="10" w:after="31" w:line="360" w:lineRule="auto"/>
        <w:ind w:firstLine="420"/>
        <w:rPr>
          <w:rFonts w:ascii="宋体" w:cs="宋体"/>
          <w:sz w:val="24"/>
          <w:szCs w:val="24"/>
        </w:rPr>
      </w:pPr>
      <w:r>
        <w:rPr>
          <w:rFonts w:ascii="宋体" w:cs="宋体" w:hint="eastAsia"/>
          <w:sz w:val="24"/>
          <w:szCs w:val="24"/>
        </w:rPr>
        <w:t>智能化是未来软件工程发展的新趋势，欧洲信息技术研究计划（</w:t>
      </w:r>
      <w:r w:rsidRPr="008F5299">
        <w:rPr>
          <w:sz w:val="24"/>
          <w:szCs w:val="24"/>
          <w:rPrChange w:id="259" w:author="付 安" w:date="2019-02-20T15:03:00Z">
            <w:rPr>
              <w:rFonts w:ascii="宋体" w:cs="宋体"/>
              <w:sz w:val="24"/>
              <w:szCs w:val="24"/>
            </w:rPr>
          </w:rPrChange>
        </w:rPr>
        <w:t>ES-PRIT</w:t>
      </w:r>
      <w:r>
        <w:rPr>
          <w:rFonts w:ascii="宋体" w:cs="宋体" w:hint="eastAsia"/>
          <w:sz w:val="24"/>
          <w:szCs w:val="24"/>
        </w:rPr>
        <w:t>）</w:t>
      </w:r>
      <w:del w:id="260" w:author="付 安" w:date="2019-02-20T15:03:00Z">
        <w:r w:rsidDel="00423835">
          <w:rPr>
            <w:rFonts w:ascii="宋体" w:cs="宋体" w:hint="eastAsia"/>
            <w:sz w:val="24"/>
            <w:szCs w:val="24"/>
          </w:rPr>
          <w:delText>之前就</w:delText>
        </w:r>
      </w:del>
      <w:r>
        <w:rPr>
          <w:rFonts w:ascii="宋体" w:cs="宋体" w:hint="eastAsia"/>
          <w:sz w:val="24"/>
          <w:szCs w:val="24"/>
        </w:rPr>
        <w:t>曾提出</w:t>
      </w:r>
      <w:del w:id="261" w:author="付 安" w:date="2019-02-20T15:03:00Z">
        <w:r w:rsidDel="00423835">
          <w:rPr>
            <w:rFonts w:ascii="宋体" w:cs="宋体" w:hint="eastAsia"/>
            <w:sz w:val="24"/>
            <w:szCs w:val="24"/>
          </w:rPr>
          <w:delText>要</w:delText>
        </w:r>
      </w:del>
      <w:r>
        <w:rPr>
          <w:rFonts w:ascii="宋体" w:cs="宋体" w:hint="eastAsia"/>
          <w:sz w:val="24"/>
          <w:szCs w:val="24"/>
        </w:rPr>
        <w:t>把人工智能技术和软件工程技术紧密的结合在一起，从而可以开发出一套比较有效的工具，这个工具同时也可以支持软件系统的具体分析和设计</w:t>
      </w:r>
      <w:r>
        <w:rPr>
          <w:rFonts w:ascii="宋体" w:cs="宋体" w:hint="eastAsia"/>
          <w:sz w:val="24"/>
          <w:szCs w:val="24"/>
        </w:rPr>
        <w:lastRenderedPageBreak/>
        <w:t>工作。而且近年来越来越多的研究也表明，人工智能技术和软件工程技术的联合发展是非常有必要的，同时也必将引起软件开发方法和软件程序管理模式的改变，这样就可以形成一个新的开发和管理规范，而人工智能技术也可以使软件的开发更加容易、更便于修改和维护。智能软件工程主要特征包括：</w:t>
      </w:r>
    </w:p>
    <w:p w14:paraId="6730971E" w14:textId="2C541D7B" w:rsidR="00E846E6" w:rsidRPr="007C5117" w:rsidRDefault="005F2C71">
      <w:pPr>
        <w:pStyle w:val="af2"/>
        <w:numPr>
          <w:ilvl w:val="0"/>
          <w:numId w:val="19"/>
        </w:numPr>
        <w:snapToGrid w:val="0"/>
        <w:spacing w:beforeLines="10" w:before="31" w:afterLines="10" w:after="31" w:line="360" w:lineRule="auto"/>
        <w:ind w:left="426" w:firstLineChars="0"/>
        <w:rPr>
          <w:rFonts w:ascii="宋体" w:cs="宋体"/>
          <w:sz w:val="24"/>
          <w:szCs w:val="24"/>
          <w:rPrChange w:id="262" w:author="付 安" w:date="2019-02-20T14:56:00Z">
            <w:rPr/>
          </w:rPrChange>
        </w:rPr>
        <w:pPrChange w:id="263" w:author="付 安" w:date="2019-02-20T15:51:00Z">
          <w:pPr>
            <w:snapToGrid w:val="0"/>
            <w:spacing w:beforeLines="10" w:before="31" w:afterLines="10" w:after="31" w:line="360" w:lineRule="auto"/>
            <w:ind w:firstLine="420"/>
          </w:pPr>
        </w:pPrChange>
      </w:pPr>
      <w:del w:id="264" w:author="付 安" w:date="2019-02-20T14:56:00Z">
        <w:r w:rsidRPr="007C5117" w:rsidDel="007C5117">
          <w:rPr>
            <w:rFonts w:ascii="宋体" w:cs="宋体" w:hint="eastAsia"/>
            <w:sz w:val="24"/>
            <w:szCs w:val="24"/>
            <w:rPrChange w:id="265" w:author="付 安" w:date="2019-02-20T14:56:00Z">
              <w:rPr>
                <w:rFonts w:hint="eastAsia"/>
              </w:rPr>
            </w:rPrChange>
          </w:rPr>
          <w:delText>（</w:delText>
        </w:r>
        <w:r w:rsidRPr="007C5117" w:rsidDel="007C5117">
          <w:rPr>
            <w:rFonts w:ascii="宋体" w:cs="宋体"/>
            <w:sz w:val="24"/>
            <w:szCs w:val="24"/>
            <w:rPrChange w:id="266" w:author="付 安" w:date="2019-02-20T14:56:00Z">
              <w:rPr/>
            </w:rPrChange>
          </w:rPr>
          <w:delText>1</w:delText>
        </w:r>
        <w:r w:rsidRPr="007C5117" w:rsidDel="007C5117">
          <w:rPr>
            <w:rFonts w:ascii="宋体" w:cs="宋体" w:hint="eastAsia"/>
            <w:sz w:val="24"/>
            <w:szCs w:val="24"/>
            <w:rPrChange w:id="267" w:author="付 安" w:date="2019-02-20T14:56:00Z">
              <w:rPr>
                <w:rFonts w:hint="eastAsia"/>
              </w:rPr>
            </w:rPrChange>
          </w:rPr>
          <w:delText>）</w:delText>
        </w:r>
      </w:del>
      <w:r w:rsidRPr="007C5117">
        <w:rPr>
          <w:rFonts w:ascii="宋体" w:cs="宋体" w:hint="eastAsia"/>
          <w:sz w:val="24"/>
          <w:szCs w:val="24"/>
          <w:rPrChange w:id="268" w:author="付 安" w:date="2019-02-20T14:56:00Z">
            <w:rPr>
              <w:rFonts w:hint="eastAsia"/>
            </w:rPr>
          </w:rPrChange>
        </w:rPr>
        <w:t>需求分析自动化</w:t>
      </w:r>
      <w:del w:id="269" w:author="付 安" w:date="2019-02-20T14:57:00Z">
        <w:r w:rsidRPr="007C5117" w:rsidDel="007C5117">
          <w:rPr>
            <w:rFonts w:ascii="宋体" w:cs="宋体" w:hint="eastAsia"/>
            <w:sz w:val="24"/>
            <w:szCs w:val="24"/>
            <w:rPrChange w:id="270" w:author="付 安" w:date="2019-02-20T14:56:00Z">
              <w:rPr>
                <w:rFonts w:hint="eastAsia"/>
              </w:rPr>
            </w:rPrChange>
          </w:rPr>
          <w:delText>。</w:delText>
        </w:r>
      </w:del>
      <w:ins w:id="271" w:author="付 安" w:date="2019-02-20T14:57:00Z">
        <w:r w:rsidR="007C5117">
          <w:rPr>
            <w:rFonts w:ascii="宋体" w:cs="宋体" w:hint="eastAsia"/>
            <w:sz w:val="24"/>
            <w:szCs w:val="24"/>
          </w:rPr>
          <w:t>：</w:t>
        </w:r>
      </w:ins>
      <w:r w:rsidRPr="007C5117">
        <w:rPr>
          <w:rFonts w:ascii="宋体" w:cs="宋体" w:hint="eastAsia"/>
          <w:sz w:val="24"/>
          <w:szCs w:val="24"/>
          <w:rPrChange w:id="272" w:author="付 安" w:date="2019-02-20T14:56:00Z">
            <w:rPr>
              <w:rFonts w:hint="eastAsia"/>
            </w:rPr>
          </w:rPrChange>
        </w:rPr>
        <w:t>针对软件项目中需求模糊，模型抽象，功能杂乱等难题，利用人工智能分类算法，</w:t>
      </w:r>
      <w:r w:rsidRPr="007C5117">
        <w:rPr>
          <w:rFonts w:ascii="宋体" w:cs="宋体"/>
          <w:sz w:val="24"/>
          <w:szCs w:val="24"/>
          <w:rPrChange w:id="273" w:author="付 安" w:date="2019-02-20T14:56:00Z">
            <w:rPr/>
          </w:rPrChange>
        </w:rPr>
        <w:t>Topic</w:t>
      </w:r>
      <w:r w:rsidRPr="007C5117">
        <w:rPr>
          <w:rFonts w:ascii="宋体" w:cs="宋体" w:hint="eastAsia"/>
          <w:sz w:val="24"/>
          <w:szCs w:val="24"/>
          <w:rPrChange w:id="274" w:author="付 安" w:date="2019-02-20T14:56:00Z">
            <w:rPr>
              <w:rFonts w:hint="eastAsia"/>
            </w:rPr>
          </w:rPrChange>
        </w:rPr>
        <w:t> </w:t>
      </w:r>
      <w:r w:rsidRPr="007C5117">
        <w:rPr>
          <w:rFonts w:ascii="宋体" w:cs="宋体"/>
          <w:sz w:val="24"/>
          <w:szCs w:val="24"/>
          <w:rPrChange w:id="275" w:author="付 安" w:date="2019-02-20T14:56:00Z">
            <w:rPr/>
          </w:rPrChange>
        </w:rPr>
        <w:t>Model</w:t>
      </w:r>
      <w:ins w:id="276" w:author="phantom Dai" w:date="2019-02-21T16:28:00Z">
        <w:r w:rsidR="000E1D9E">
          <w:rPr>
            <w:rFonts w:ascii="宋体" w:cs="宋体"/>
            <w:sz w:val="24"/>
            <w:szCs w:val="24"/>
          </w:rPr>
          <w:t xml:space="preserve"> </w:t>
        </w:r>
      </w:ins>
      <w:r w:rsidRPr="007C5117">
        <w:rPr>
          <w:rFonts w:ascii="宋体" w:cs="宋体" w:hint="eastAsia"/>
          <w:sz w:val="24"/>
          <w:szCs w:val="24"/>
          <w:rPrChange w:id="277" w:author="付 安" w:date="2019-02-20T14:56:00Z">
            <w:rPr>
              <w:rFonts w:hint="eastAsia"/>
            </w:rPr>
          </w:rPrChange>
        </w:rPr>
        <w:t>和自然语言处理相关理论进行处理。</w:t>
      </w:r>
    </w:p>
    <w:p w14:paraId="4E225980" w14:textId="0A091B91" w:rsidR="00E846E6" w:rsidRPr="007C5117" w:rsidRDefault="005F2C71">
      <w:pPr>
        <w:pStyle w:val="af2"/>
        <w:numPr>
          <w:ilvl w:val="0"/>
          <w:numId w:val="19"/>
        </w:numPr>
        <w:snapToGrid w:val="0"/>
        <w:spacing w:beforeLines="10" w:before="31" w:afterLines="10" w:after="31" w:line="360" w:lineRule="auto"/>
        <w:ind w:left="426" w:firstLineChars="0"/>
        <w:rPr>
          <w:rFonts w:ascii="宋体" w:cs="宋体"/>
          <w:sz w:val="24"/>
          <w:szCs w:val="24"/>
          <w:rPrChange w:id="278" w:author="付 安" w:date="2019-02-20T14:56:00Z">
            <w:rPr/>
          </w:rPrChange>
        </w:rPr>
        <w:pPrChange w:id="279" w:author="付 安" w:date="2019-02-20T15:51:00Z">
          <w:pPr>
            <w:snapToGrid w:val="0"/>
            <w:spacing w:beforeLines="10" w:before="31" w:afterLines="10" w:after="31" w:line="360" w:lineRule="auto"/>
            <w:ind w:firstLine="420"/>
          </w:pPr>
        </w:pPrChange>
      </w:pPr>
      <w:del w:id="280" w:author="付 安" w:date="2019-02-20T14:56:00Z">
        <w:r w:rsidRPr="007C5117" w:rsidDel="007C5117">
          <w:rPr>
            <w:rFonts w:ascii="宋体" w:cs="宋体" w:hint="eastAsia"/>
            <w:sz w:val="24"/>
            <w:szCs w:val="24"/>
            <w:rPrChange w:id="281" w:author="付 安" w:date="2019-02-20T14:56:00Z">
              <w:rPr>
                <w:rFonts w:hint="eastAsia"/>
              </w:rPr>
            </w:rPrChange>
          </w:rPr>
          <w:delText>（</w:delText>
        </w:r>
        <w:r w:rsidRPr="007C5117" w:rsidDel="007C5117">
          <w:rPr>
            <w:rFonts w:ascii="宋体" w:cs="宋体"/>
            <w:sz w:val="24"/>
            <w:szCs w:val="24"/>
            <w:rPrChange w:id="282" w:author="付 安" w:date="2019-02-20T14:56:00Z">
              <w:rPr/>
            </w:rPrChange>
          </w:rPr>
          <w:delText>2</w:delText>
        </w:r>
        <w:r w:rsidRPr="007C5117" w:rsidDel="007C5117">
          <w:rPr>
            <w:rFonts w:ascii="宋体" w:cs="宋体" w:hint="eastAsia"/>
            <w:sz w:val="24"/>
            <w:szCs w:val="24"/>
            <w:rPrChange w:id="283" w:author="付 安" w:date="2019-02-20T14:56:00Z">
              <w:rPr>
                <w:rFonts w:hint="eastAsia"/>
              </w:rPr>
            </w:rPrChange>
          </w:rPr>
          <w:delText>）</w:delText>
        </w:r>
      </w:del>
      <w:r w:rsidRPr="007C5117">
        <w:rPr>
          <w:rFonts w:ascii="宋体" w:cs="宋体" w:hint="eastAsia"/>
          <w:sz w:val="24"/>
          <w:szCs w:val="24"/>
          <w:rPrChange w:id="284" w:author="付 安" w:date="2019-02-20T14:56:00Z">
            <w:rPr>
              <w:rFonts w:hint="eastAsia"/>
            </w:rPr>
          </w:rPrChange>
        </w:rPr>
        <w:t>代码分析自动化</w:t>
      </w:r>
      <w:ins w:id="285" w:author="付 安" w:date="2019-02-20T14:57:00Z">
        <w:r w:rsidR="007C5117">
          <w:rPr>
            <w:rFonts w:ascii="宋体" w:cs="宋体" w:hint="eastAsia"/>
            <w:sz w:val="24"/>
            <w:szCs w:val="24"/>
          </w:rPr>
          <w:t>：</w:t>
        </w:r>
      </w:ins>
      <w:del w:id="286" w:author="付 安" w:date="2019-02-20T14:57:00Z">
        <w:r w:rsidRPr="007C5117" w:rsidDel="007C5117">
          <w:rPr>
            <w:rFonts w:ascii="宋体" w:cs="宋体" w:hint="eastAsia"/>
            <w:sz w:val="24"/>
            <w:szCs w:val="24"/>
            <w:rPrChange w:id="287" w:author="付 安" w:date="2019-02-20T14:56:00Z">
              <w:rPr>
                <w:rFonts w:hint="eastAsia"/>
              </w:rPr>
            </w:rPrChange>
          </w:rPr>
          <w:delText>。</w:delText>
        </w:r>
      </w:del>
      <w:r w:rsidRPr="007C5117">
        <w:rPr>
          <w:rFonts w:ascii="宋体" w:cs="宋体" w:hint="eastAsia"/>
          <w:sz w:val="24"/>
          <w:szCs w:val="24"/>
          <w:rPrChange w:id="288" w:author="付 安" w:date="2019-02-20T14:56:00Z">
            <w:rPr>
              <w:rFonts w:hint="eastAsia"/>
            </w:rPr>
          </w:rPrChange>
        </w:rPr>
        <w:t>可以利用人工智能中卷积神经网络等方法实现自动化检测代码缺陷，甚至可以自动写代码。</w:t>
      </w:r>
    </w:p>
    <w:p w14:paraId="16D06A28" w14:textId="525CAE92" w:rsidR="00E846E6" w:rsidRPr="007C5117" w:rsidRDefault="005F2C71">
      <w:pPr>
        <w:pStyle w:val="af2"/>
        <w:numPr>
          <w:ilvl w:val="0"/>
          <w:numId w:val="19"/>
        </w:numPr>
        <w:snapToGrid w:val="0"/>
        <w:spacing w:beforeLines="10" w:before="31" w:afterLines="10" w:after="31" w:line="360" w:lineRule="auto"/>
        <w:ind w:left="426" w:firstLineChars="0"/>
        <w:rPr>
          <w:rFonts w:ascii="宋体" w:cs="宋体"/>
          <w:sz w:val="24"/>
          <w:szCs w:val="24"/>
          <w:rPrChange w:id="289" w:author="付 安" w:date="2019-02-20T14:56:00Z">
            <w:rPr/>
          </w:rPrChange>
        </w:rPr>
        <w:pPrChange w:id="290" w:author="付 安" w:date="2019-02-20T15:51:00Z">
          <w:pPr>
            <w:snapToGrid w:val="0"/>
            <w:spacing w:beforeLines="10" w:before="31" w:afterLines="10" w:after="31" w:line="360" w:lineRule="auto"/>
            <w:ind w:firstLine="420"/>
          </w:pPr>
        </w:pPrChange>
      </w:pPr>
      <w:del w:id="291" w:author="付 安" w:date="2019-02-20T14:56:00Z">
        <w:r w:rsidRPr="007C5117" w:rsidDel="007C5117">
          <w:rPr>
            <w:rFonts w:ascii="宋体" w:cs="宋体" w:hint="eastAsia"/>
            <w:sz w:val="24"/>
            <w:szCs w:val="24"/>
            <w:rPrChange w:id="292" w:author="付 安" w:date="2019-02-20T14:56:00Z">
              <w:rPr>
                <w:rFonts w:hint="eastAsia"/>
              </w:rPr>
            </w:rPrChange>
          </w:rPr>
          <w:delText>（</w:delText>
        </w:r>
        <w:r w:rsidRPr="007C5117" w:rsidDel="007C5117">
          <w:rPr>
            <w:rFonts w:ascii="宋体" w:cs="宋体"/>
            <w:sz w:val="24"/>
            <w:szCs w:val="24"/>
            <w:rPrChange w:id="293" w:author="付 安" w:date="2019-02-20T14:56:00Z">
              <w:rPr/>
            </w:rPrChange>
          </w:rPr>
          <w:delText>3</w:delText>
        </w:r>
        <w:r w:rsidRPr="007C5117" w:rsidDel="007C5117">
          <w:rPr>
            <w:rFonts w:ascii="宋体" w:cs="宋体" w:hint="eastAsia"/>
            <w:sz w:val="24"/>
            <w:szCs w:val="24"/>
            <w:rPrChange w:id="294" w:author="付 安" w:date="2019-02-20T14:56:00Z">
              <w:rPr>
                <w:rFonts w:hint="eastAsia"/>
              </w:rPr>
            </w:rPrChange>
          </w:rPr>
          <w:delText>）</w:delText>
        </w:r>
      </w:del>
      <w:r w:rsidRPr="007C5117">
        <w:rPr>
          <w:rFonts w:ascii="宋体" w:cs="宋体" w:hint="eastAsia"/>
          <w:sz w:val="24"/>
          <w:szCs w:val="24"/>
          <w:rPrChange w:id="295" w:author="付 安" w:date="2019-02-20T14:56:00Z">
            <w:rPr>
              <w:rFonts w:hint="eastAsia"/>
            </w:rPr>
          </w:rPrChange>
        </w:rPr>
        <w:t>软件测试自动化</w:t>
      </w:r>
      <w:ins w:id="296" w:author="付 安" w:date="2019-02-20T14:57:00Z">
        <w:r w:rsidR="007C5117">
          <w:rPr>
            <w:rFonts w:ascii="宋体" w:cs="宋体" w:hint="eastAsia"/>
            <w:sz w:val="24"/>
            <w:szCs w:val="24"/>
          </w:rPr>
          <w:t>：</w:t>
        </w:r>
      </w:ins>
      <w:del w:id="297" w:author="付 安" w:date="2019-02-20T14:57:00Z">
        <w:r w:rsidRPr="007C5117" w:rsidDel="007C5117">
          <w:rPr>
            <w:rFonts w:ascii="宋体" w:cs="宋体" w:hint="eastAsia"/>
            <w:sz w:val="24"/>
            <w:szCs w:val="24"/>
            <w:rPrChange w:id="298" w:author="付 安" w:date="2019-02-20T14:56:00Z">
              <w:rPr>
                <w:rFonts w:hint="eastAsia"/>
              </w:rPr>
            </w:rPrChange>
          </w:rPr>
          <w:delText>。</w:delText>
        </w:r>
      </w:del>
      <w:r w:rsidRPr="007C5117">
        <w:rPr>
          <w:rFonts w:ascii="宋体" w:cs="宋体" w:hint="eastAsia"/>
          <w:sz w:val="24"/>
          <w:szCs w:val="24"/>
          <w:rPrChange w:id="299" w:author="付 安" w:date="2019-02-20T14:56:00Z">
            <w:rPr>
              <w:rFonts w:hint="eastAsia"/>
            </w:rPr>
          </w:rPrChange>
        </w:rPr>
        <w:t>利用深度学习方法可以智能化选择合理的测试技术与方法对软件进行全方位、多角度的测试。</w:t>
      </w:r>
    </w:p>
    <w:p w14:paraId="54852E29" w14:textId="0A2F3C0F" w:rsidR="00E846E6" w:rsidRPr="007C5117" w:rsidRDefault="005F2C71">
      <w:pPr>
        <w:pStyle w:val="af2"/>
        <w:numPr>
          <w:ilvl w:val="0"/>
          <w:numId w:val="19"/>
        </w:numPr>
        <w:snapToGrid w:val="0"/>
        <w:spacing w:beforeLines="10" w:before="31" w:afterLines="10" w:after="31" w:line="360" w:lineRule="auto"/>
        <w:ind w:left="426" w:firstLineChars="0"/>
        <w:rPr>
          <w:rFonts w:ascii="宋体" w:cs="宋体"/>
          <w:sz w:val="24"/>
          <w:szCs w:val="24"/>
          <w:rPrChange w:id="300" w:author="付 安" w:date="2019-02-20T14:56:00Z">
            <w:rPr/>
          </w:rPrChange>
        </w:rPr>
        <w:pPrChange w:id="301" w:author="付 安" w:date="2019-02-20T15:51:00Z">
          <w:pPr>
            <w:snapToGrid w:val="0"/>
            <w:spacing w:beforeLines="10" w:before="31" w:afterLines="10" w:after="31" w:line="360" w:lineRule="auto"/>
            <w:ind w:firstLine="420"/>
          </w:pPr>
        </w:pPrChange>
      </w:pPr>
      <w:del w:id="302" w:author="付 安" w:date="2019-02-20T14:56:00Z">
        <w:r w:rsidRPr="007C5117" w:rsidDel="007C5117">
          <w:rPr>
            <w:rFonts w:ascii="宋体" w:cs="宋体" w:hint="eastAsia"/>
            <w:sz w:val="24"/>
            <w:szCs w:val="24"/>
            <w:rPrChange w:id="303" w:author="付 安" w:date="2019-02-20T14:56:00Z">
              <w:rPr>
                <w:rFonts w:hint="eastAsia"/>
              </w:rPr>
            </w:rPrChange>
          </w:rPr>
          <w:delText>（</w:delText>
        </w:r>
        <w:r w:rsidRPr="007C5117" w:rsidDel="007C5117">
          <w:rPr>
            <w:rFonts w:ascii="宋体" w:cs="宋体"/>
            <w:sz w:val="24"/>
            <w:szCs w:val="24"/>
            <w:rPrChange w:id="304" w:author="付 安" w:date="2019-02-20T14:56:00Z">
              <w:rPr/>
            </w:rPrChange>
          </w:rPr>
          <w:delText>4</w:delText>
        </w:r>
        <w:r w:rsidRPr="007C5117" w:rsidDel="007C5117">
          <w:rPr>
            <w:rFonts w:ascii="宋体" w:cs="宋体" w:hint="eastAsia"/>
            <w:sz w:val="24"/>
            <w:szCs w:val="24"/>
            <w:rPrChange w:id="305" w:author="付 安" w:date="2019-02-20T14:56:00Z">
              <w:rPr>
                <w:rFonts w:hint="eastAsia"/>
              </w:rPr>
            </w:rPrChange>
          </w:rPr>
          <w:delText>）</w:delText>
        </w:r>
      </w:del>
      <w:r w:rsidRPr="007C5117">
        <w:rPr>
          <w:rFonts w:ascii="宋体" w:cs="宋体" w:hint="eastAsia"/>
          <w:sz w:val="24"/>
          <w:szCs w:val="24"/>
          <w:rPrChange w:id="306" w:author="付 安" w:date="2019-02-20T14:56:00Z">
            <w:rPr>
              <w:rFonts w:hint="eastAsia"/>
            </w:rPr>
          </w:rPrChange>
        </w:rPr>
        <w:t>故障诊断自动化</w:t>
      </w:r>
      <w:ins w:id="307" w:author="付 安" w:date="2019-02-20T14:57:00Z">
        <w:r w:rsidR="007C5117">
          <w:rPr>
            <w:rFonts w:ascii="宋体" w:cs="宋体" w:hint="eastAsia"/>
            <w:sz w:val="24"/>
            <w:szCs w:val="24"/>
          </w:rPr>
          <w:t>：</w:t>
        </w:r>
      </w:ins>
      <w:del w:id="308" w:author="付 安" w:date="2019-02-20T14:57:00Z">
        <w:r w:rsidRPr="007C5117" w:rsidDel="007C5117">
          <w:rPr>
            <w:rFonts w:ascii="宋体" w:cs="宋体" w:hint="eastAsia"/>
            <w:sz w:val="24"/>
            <w:szCs w:val="24"/>
            <w:rPrChange w:id="309" w:author="付 安" w:date="2019-02-20T14:56:00Z">
              <w:rPr>
                <w:rFonts w:hint="eastAsia"/>
              </w:rPr>
            </w:rPrChange>
          </w:rPr>
          <w:delText>。</w:delText>
        </w:r>
      </w:del>
      <w:r w:rsidRPr="007C5117">
        <w:rPr>
          <w:rFonts w:ascii="宋体" w:cs="宋体" w:hint="eastAsia"/>
          <w:sz w:val="24"/>
          <w:szCs w:val="24"/>
          <w:rPrChange w:id="310" w:author="付 安" w:date="2019-02-20T14:56:00Z">
            <w:rPr>
              <w:rFonts w:hint="eastAsia"/>
            </w:rPr>
          </w:rPrChange>
        </w:rPr>
        <w:t>针对日志数据，挖掘其中有效信息，利用深度学习方法和聚类技术，可以自动的诊断定位故障。</w:t>
      </w:r>
    </w:p>
    <w:p w14:paraId="1448CC7D" w14:textId="47A4D606" w:rsidR="00E846E6" w:rsidRPr="007C5117" w:rsidRDefault="005F2C71">
      <w:pPr>
        <w:pStyle w:val="af2"/>
        <w:numPr>
          <w:ilvl w:val="0"/>
          <w:numId w:val="19"/>
        </w:numPr>
        <w:snapToGrid w:val="0"/>
        <w:spacing w:beforeLines="10" w:before="31" w:afterLines="10" w:after="31" w:line="360" w:lineRule="auto"/>
        <w:ind w:left="426" w:firstLineChars="0"/>
        <w:rPr>
          <w:rFonts w:ascii="宋体" w:cs="宋体"/>
          <w:sz w:val="24"/>
          <w:szCs w:val="24"/>
          <w:rPrChange w:id="311" w:author="付 安" w:date="2019-02-20T14:56:00Z">
            <w:rPr/>
          </w:rPrChange>
        </w:rPr>
        <w:pPrChange w:id="312" w:author="付 安" w:date="2019-02-20T15:51:00Z">
          <w:pPr>
            <w:snapToGrid w:val="0"/>
            <w:spacing w:beforeLines="10" w:before="31" w:afterLines="10" w:after="31" w:line="360" w:lineRule="auto"/>
            <w:ind w:firstLine="420"/>
          </w:pPr>
        </w:pPrChange>
      </w:pPr>
      <w:del w:id="313" w:author="付 安" w:date="2019-02-20T14:56:00Z">
        <w:r w:rsidRPr="007C5117" w:rsidDel="007C5117">
          <w:rPr>
            <w:rFonts w:ascii="宋体" w:cs="宋体" w:hint="eastAsia"/>
            <w:sz w:val="24"/>
            <w:szCs w:val="24"/>
            <w:rPrChange w:id="314" w:author="付 安" w:date="2019-02-20T14:56:00Z">
              <w:rPr>
                <w:rFonts w:hint="eastAsia"/>
              </w:rPr>
            </w:rPrChange>
          </w:rPr>
          <w:delText>（</w:delText>
        </w:r>
        <w:r w:rsidRPr="007C5117" w:rsidDel="007C5117">
          <w:rPr>
            <w:rFonts w:ascii="宋体" w:cs="宋体"/>
            <w:sz w:val="24"/>
            <w:szCs w:val="24"/>
            <w:rPrChange w:id="315" w:author="付 安" w:date="2019-02-20T14:56:00Z">
              <w:rPr/>
            </w:rPrChange>
          </w:rPr>
          <w:delText>5</w:delText>
        </w:r>
        <w:r w:rsidRPr="007C5117" w:rsidDel="007C5117">
          <w:rPr>
            <w:rFonts w:ascii="宋体" w:cs="宋体" w:hint="eastAsia"/>
            <w:sz w:val="24"/>
            <w:szCs w:val="24"/>
            <w:rPrChange w:id="316" w:author="付 安" w:date="2019-02-20T14:56:00Z">
              <w:rPr>
                <w:rFonts w:hint="eastAsia"/>
              </w:rPr>
            </w:rPrChange>
          </w:rPr>
          <w:delText>）</w:delText>
        </w:r>
      </w:del>
      <w:r w:rsidRPr="007C5117">
        <w:rPr>
          <w:rFonts w:ascii="宋体" w:cs="宋体" w:hint="eastAsia"/>
          <w:sz w:val="24"/>
          <w:szCs w:val="24"/>
          <w:rPrChange w:id="317" w:author="付 安" w:date="2019-02-20T14:56:00Z">
            <w:rPr>
              <w:rFonts w:hint="eastAsia"/>
            </w:rPr>
          </w:rPrChange>
        </w:rPr>
        <w:t>故障修复自动化</w:t>
      </w:r>
      <w:ins w:id="318" w:author="付 安" w:date="2019-02-20T14:57:00Z">
        <w:r w:rsidR="007C5117">
          <w:rPr>
            <w:rFonts w:ascii="宋体" w:cs="宋体" w:hint="eastAsia"/>
            <w:sz w:val="24"/>
            <w:szCs w:val="24"/>
          </w:rPr>
          <w:t>：</w:t>
        </w:r>
      </w:ins>
      <w:del w:id="319" w:author="付 安" w:date="2019-02-20T14:57:00Z">
        <w:r w:rsidRPr="007C5117" w:rsidDel="007C5117">
          <w:rPr>
            <w:rFonts w:ascii="宋体" w:cs="宋体" w:hint="eastAsia"/>
            <w:sz w:val="24"/>
            <w:szCs w:val="24"/>
            <w:rPrChange w:id="320" w:author="付 安" w:date="2019-02-20T14:56:00Z">
              <w:rPr>
                <w:rFonts w:hint="eastAsia"/>
              </w:rPr>
            </w:rPrChange>
          </w:rPr>
          <w:delText>。</w:delText>
        </w:r>
      </w:del>
      <w:r w:rsidRPr="007C5117">
        <w:rPr>
          <w:rFonts w:ascii="宋体" w:cs="宋体" w:hint="eastAsia"/>
          <w:sz w:val="24"/>
          <w:szCs w:val="24"/>
          <w:rPrChange w:id="321" w:author="付 安" w:date="2019-02-20T14:56:00Z">
            <w:rPr>
              <w:rFonts w:hint="eastAsia"/>
            </w:rPr>
          </w:rPrChange>
        </w:rPr>
        <w:t>对于诊断定位的故障，利用历史修复策略等信息自动修复故障，实现故障处理的智能化。</w:t>
      </w:r>
    </w:p>
    <w:p w14:paraId="47D998F9" w14:textId="6D5077CA" w:rsidR="00E846E6" w:rsidRDefault="004773DE">
      <w:pPr>
        <w:snapToGrid w:val="0"/>
        <w:spacing w:line="360" w:lineRule="auto"/>
        <w:ind w:firstLine="420"/>
        <w:rPr>
          <w:rFonts w:ascii="宋体" w:cs="宋体"/>
          <w:b/>
          <w:bCs/>
          <w:sz w:val="24"/>
          <w:szCs w:val="24"/>
        </w:rPr>
      </w:pPr>
      <w:ins w:id="322" w:author="付 安" w:date="2019-02-20T15:22:00Z">
        <w:r>
          <w:rPr>
            <w:rFonts w:ascii="宋体" w:cs="宋体" w:hint="eastAsia"/>
            <w:sz w:val="24"/>
            <w:szCs w:val="24"/>
          </w:rPr>
          <w:t>计算机软件正在重新定义和实现着整个世界，</w:t>
        </w:r>
      </w:ins>
      <w:r w:rsidR="005F2C71">
        <w:rPr>
          <w:rFonts w:ascii="宋体" w:cs="宋体" w:hint="eastAsia"/>
          <w:sz w:val="24"/>
          <w:szCs w:val="24"/>
        </w:rPr>
        <w:t>大数据环境下的智能软件工程是未来软件开发的新方向</w:t>
      </w:r>
      <w:del w:id="323" w:author="付 安" w:date="2019-02-20T15:22:00Z">
        <w:r w:rsidR="005F2C71" w:rsidDel="004773DE">
          <w:rPr>
            <w:rFonts w:ascii="宋体" w:cs="宋体" w:hint="eastAsia"/>
            <w:sz w:val="24"/>
            <w:szCs w:val="24"/>
          </w:rPr>
          <w:delText>，计算机软件正在重新定义和实现着整个世界</w:delText>
        </w:r>
      </w:del>
      <w:r w:rsidR="005F2C71">
        <w:rPr>
          <w:rFonts w:ascii="宋体" w:cs="宋体" w:hint="eastAsia"/>
          <w:sz w:val="24"/>
          <w:szCs w:val="24"/>
        </w:rPr>
        <w:t>。不久的将来，人工智能系统将替代各种软件进入人们生活的每个角落。人工智能和软件工程将空前的紧密融合在一起</w:t>
      </w:r>
      <w:del w:id="324" w:author="付 安" w:date="2019-02-20T15:22:00Z">
        <w:r w:rsidR="005F2C71" w:rsidDel="00A61F0A">
          <w:rPr>
            <w:rFonts w:ascii="宋体" w:cs="宋体" w:hint="eastAsia"/>
            <w:sz w:val="24"/>
            <w:szCs w:val="24"/>
          </w:rPr>
          <w:delText>，</w:delText>
        </w:r>
      </w:del>
      <w:ins w:id="325" w:author="付 安" w:date="2019-02-20T15:22:00Z">
        <w:r w:rsidR="00A61F0A">
          <w:rPr>
            <w:rFonts w:ascii="宋体" w:cs="宋体" w:hint="eastAsia"/>
            <w:sz w:val="24"/>
            <w:szCs w:val="24"/>
          </w:rPr>
          <w:t>。</w:t>
        </w:r>
      </w:ins>
      <w:r w:rsidR="005F2C71">
        <w:rPr>
          <w:rFonts w:ascii="宋体" w:cs="宋体" w:hint="eastAsia"/>
          <w:sz w:val="24"/>
          <w:szCs w:val="24"/>
        </w:rPr>
        <w:t>一方面，软件工程通过人工智能的应用变得更加强有力，另一方面，软件工程为无处不在的各种人工智能系统开发和应用保驾护航，推动智能化时代的健康有序发展。</w:t>
      </w:r>
    </w:p>
    <w:p w14:paraId="01CE5FD4" w14:textId="77777777" w:rsidR="00E846E6" w:rsidRDefault="005F2C71">
      <w:pPr>
        <w:pStyle w:val="4"/>
        <w:spacing w:before="0" w:after="120" w:line="360" w:lineRule="auto"/>
        <w:pPrChange w:id="326" w:author="付 安" w:date="2019-02-20T15:23:00Z">
          <w:pPr>
            <w:pStyle w:val="4"/>
            <w:spacing w:before="0" w:after="0" w:line="360" w:lineRule="auto"/>
          </w:pPr>
        </w:pPrChange>
      </w:pPr>
      <w:r>
        <w:rPr>
          <w:rFonts w:hint="eastAsia"/>
        </w:rPr>
        <w:t>1.2.2</w:t>
      </w:r>
      <w:r>
        <w:rPr>
          <w:rFonts w:hint="eastAsia"/>
        </w:rPr>
        <w:t>软件测试方法体系的研究现状</w:t>
      </w:r>
    </w:p>
    <w:p w14:paraId="653EF38C" w14:textId="77777777" w:rsidR="00E846E6" w:rsidRDefault="005F2C71">
      <w:pPr>
        <w:snapToGrid w:val="0"/>
        <w:spacing w:line="360" w:lineRule="auto"/>
        <w:ind w:firstLineChars="196" w:firstLine="470"/>
        <w:rPr>
          <w:sz w:val="24"/>
          <w:szCs w:val="24"/>
        </w:rPr>
      </w:pPr>
      <w:r>
        <w:rPr>
          <w:rFonts w:hint="eastAsia"/>
          <w:sz w:val="24"/>
          <w:szCs w:val="24"/>
        </w:rPr>
        <w:t>整个软件工程可以说是一个不断与软件错误和缺陷做斗争的过程，为了生产高质量的软件，软件工程为软件质量把好下图所示的“四道关”（图</w:t>
      </w:r>
      <w:r>
        <w:rPr>
          <w:rFonts w:hint="eastAsia"/>
          <w:sz w:val="24"/>
          <w:szCs w:val="24"/>
        </w:rPr>
        <w:t>1-4</w:t>
      </w:r>
      <w:r>
        <w:rPr>
          <w:rFonts w:hint="eastAsia"/>
          <w:sz w:val="24"/>
          <w:szCs w:val="24"/>
        </w:rPr>
        <w:t>所示）。第一道关是利用形式化方法</w:t>
      </w:r>
      <w:r>
        <w:rPr>
          <w:rFonts w:hint="eastAsia"/>
          <w:sz w:val="24"/>
          <w:szCs w:val="24"/>
        </w:rPr>
        <w:t>[34-38]</w:t>
      </w:r>
      <w:r>
        <w:rPr>
          <w:rFonts w:hint="eastAsia"/>
          <w:sz w:val="24"/>
          <w:szCs w:val="24"/>
        </w:rPr>
        <w:t>、高度集成的软件开发环境和各种支持工具等在软件需求分析、设计和编码阶段严防死守，预防可能出现的各种问题和错误，这一步虽然非常重要和有效，但一般不可能消灭所有错误，仍有很多错误防不胜防而隐藏在软件中</w:t>
      </w:r>
      <w:r>
        <w:rPr>
          <w:rFonts w:hint="eastAsia"/>
          <w:sz w:val="24"/>
          <w:szCs w:val="24"/>
        </w:rPr>
        <w:t>[17]</w:t>
      </w:r>
      <w:r>
        <w:rPr>
          <w:rFonts w:hint="eastAsia"/>
          <w:sz w:val="24"/>
          <w:szCs w:val="24"/>
        </w:rPr>
        <w:t>。第二关就是要通过软件测试方法来发现和纠正这些没有防得住而隐藏在软件中的错误。即使软件测试技术已非常成熟，</w:t>
      </w:r>
      <w:del w:id="327" w:author="付 安" w:date="2019-02-20T17:26:00Z">
        <w:r w:rsidDel="00A42054">
          <w:rPr>
            <w:rFonts w:hint="eastAsia"/>
            <w:sz w:val="24"/>
            <w:szCs w:val="24"/>
          </w:rPr>
          <w:delText>我们</w:delText>
        </w:r>
      </w:del>
      <w:r>
        <w:rPr>
          <w:rFonts w:hint="eastAsia"/>
          <w:sz w:val="24"/>
          <w:szCs w:val="24"/>
        </w:rPr>
        <w:t>也很难保证</w:t>
      </w:r>
      <w:r>
        <w:rPr>
          <w:rFonts w:hint="eastAsia"/>
          <w:sz w:val="24"/>
          <w:szCs w:val="24"/>
        </w:rPr>
        <w:lastRenderedPageBreak/>
        <w:t>通过第二关软件测试之后，软件中就不可能再有错误，所以</w:t>
      </w:r>
      <w:del w:id="328" w:author="付 安" w:date="2019-02-20T17:26:00Z">
        <w:r w:rsidDel="00A42054">
          <w:rPr>
            <w:rFonts w:hint="eastAsia"/>
            <w:sz w:val="24"/>
            <w:szCs w:val="24"/>
          </w:rPr>
          <w:delText>，我们</w:delText>
        </w:r>
      </w:del>
      <w:r>
        <w:rPr>
          <w:rFonts w:hint="eastAsia"/>
          <w:sz w:val="24"/>
          <w:szCs w:val="24"/>
        </w:rPr>
        <w:t>需要第三关，通过容错计算技术，在软件系统中植入容错能力，使得即使在前两关中没有防得住的错误、没有检查出来的错误存在于软件系统，也不至于给系统造成重要损失。第四关是在前面三道关的基础上，对软件系统仍然存在错误风险的预测，即软件可靠性的研究。</w:t>
      </w:r>
    </w:p>
    <w:p w14:paraId="3B123028" w14:textId="77777777" w:rsidR="00E846E6" w:rsidRDefault="005F2C71">
      <w:pPr>
        <w:spacing w:line="360" w:lineRule="auto"/>
        <w:rPr>
          <w:rFonts w:ascii="宋体"/>
          <w:bCs/>
          <w:sz w:val="24"/>
          <w:szCs w:val="24"/>
        </w:rPr>
      </w:pPr>
      <w:r>
        <w:rPr>
          <w:noProof/>
          <w:sz w:val="24"/>
          <w:szCs w:val="24"/>
        </w:rPr>
        <mc:AlternateContent>
          <mc:Choice Requires="wpg">
            <w:drawing>
              <wp:inline distT="0" distB="0" distL="114300" distR="114300" wp14:anchorId="23BD2FCB" wp14:editId="2BDF4A6D">
                <wp:extent cx="5828030" cy="1186815"/>
                <wp:effectExtent l="4445" t="5080" r="15875" b="8255"/>
                <wp:docPr id="15" name="组合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noRot="1"/>
                      </wpg:cNvGrpSpPr>
                      <wpg:grpSpPr>
                        <a:xfrm>
                          <a:off x="0" y="0"/>
                          <a:ext cx="5828116" cy="1186647"/>
                          <a:chOff x="-127" y="60"/>
                          <a:chExt cx="8497" cy="782"/>
                        </a:xfrm>
                      </wpg:grpSpPr>
                      <wps:wsp>
                        <wps:cNvPr id="5" name="矩形 1"/>
                        <wps:cNvSpPr/>
                        <wps:spPr>
                          <a:xfrm>
                            <a:off x="-127" y="60"/>
                            <a:ext cx="1838" cy="774"/>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41105D89" w14:textId="77777777" w:rsidR="000F45C7" w:rsidRDefault="000F45C7">
                              <w:pPr>
                                <w:jc w:val="center"/>
                              </w:pPr>
                              <w:r>
                                <w:rPr>
                                  <w:rFonts w:hint="eastAsia"/>
                                </w:rPr>
                                <w:t>第一关</w:t>
                              </w:r>
                            </w:p>
                            <w:p w14:paraId="2BE129F0" w14:textId="77777777" w:rsidR="000F45C7" w:rsidRDefault="000F45C7">
                              <w:pPr>
                                <w:jc w:val="center"/>
                              </w:pPr>
                              <w:r>
                                <w:rPr>
                                  <w:rFonts w:hint="eastAsia"/>
                                </w:rPr>
                                <w:t>预防错误</w:t>
                              </w:r>
                            </w:p>
                            <w:p w14:paraId="78129581" w14:textId="77777777" w:rsidR="000F45C7" w:rsidRDefault="000F45C7">
                              <w:pPr>
                                <w:jc w:val="center"/>
                              </w:pPr>
                              <w:r>
                                <w:rPr>
                                  <w:rFonts w:hint="eastAsia"/>
                                </w:rPr>
                                <w:t>（形式化方法）</w:t>
                              </w:r>
                            </w:p>
                          </w:txbxContent>
                        </wps:txbx>
                        <wps:bodyPr upright="1"/>
                      </wps:wsp>
                      <wps:wsp>
                        <wps:cNvPr id="2" name="矩形 2"/>
                        <wps:cNvSpPr/>
                        <wps:spPr>
                          <a:xfrm>
                            <a:off x="2189" y="68"/>
                            <a:ext cx="1710" cy="774"/>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BC21ED2" w14:textId="77777777" w:rsidR="000F45C7" w:rsidRDefault="000F45C7">
                              <w:pPr>
                                <w:jc w:val="center"/>
                              </w:pPr>
                              <w:r>
                                <w:rPr>
                                  <w:rFonts w:hint="eastAsia"/>
                                </w:rPr>
                                <w:t>第二关</w:t>
                              </w:r>
                            </w:p>
                            <w:p w14:paraId="112549D0" w14:textId="77777777" w:rsidR="000F45C7" w:rsidRDefault="000F45C7">
                              <w:pPr>
                                <w:jc w:val="center"/>
                              </w:pPr>
                              <w:r>
                                <w:rPr>
                                  <w:rFonts w:hint="eastAsia"/>
                                </w:rPr>
                                <w:t>检测错误</w:t>
                              </w:r>
                            </w:p>
                            <w:p w14:paraId="5E8D7D36" w14:textId="77777777" w:rsidR="000F45C7" w:rsidRDefault="000F45C7">
                              <w:pPr>
                                <w:jc w:val="center"/>
                              </w:pPr>
                              <w:r>
                                <w:rPr>
                                  <w:rFonts w:hint="eastAsia"/>
                                </w:rPr>
                                <w:t>（</w:t>
                              </w:r>
                              <w:r>
                                <w:rPr>
                                  <w:rFonts w:hint="eastAsia"/>
                                  <w:b/>
                                  <w:bCs/>
                                </w:rPr>
                                <w:t>软件测试</w:t>
                              </w:r>
                              <w:r>
                                <w:rPr>
                                  <w:rFonts w:hint="eastAsia"/>
                                </w:rPr>
                                <w:t>）</w:t>
                              </w:r>
                            </w:p>
                          </w:txbxContent>
                        </wps:txbx>
                        <wps:bodyPr upright="1"/>
                      </wps:wsp>
                      <wps:wsp>
                        <wps:cNvPr id="6" name="矩形 5"/>
                        <wps:cNvSpPr/>
                        <wps:spPr>
                          <a:xfrm>
                            <a:off x="4369" y="61"/>
                            <a:ext cx="1710" cy="774"/>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79475FE" w14:textId="77777777" w:rsidR="000F45C7" w:rsidRDefault="000F45C7">
                              <w:pPr>
                                <w:jc w:val="center"/>
                              </w:pPr>
                              <w:r>
                                <w:rPr>
                                  <w:rFonts w:hint="eastAsia"/>
                                </w:rPr>
                                <w:t>第三关</w:t>
                              </w:r>
                            </w:p>
                            <w:p w14:paraId="657F43FF" w14:textId="77777777" w:rsidR="000F45C7" w:rsidRDefault="000F45C7">
                              <w:pPr>
                                <w:jc w:val="center"/>
                              </w:pPr>
                              <w:r>
                                <w:rPr>
                                  <w:rFonts w:hint="eastAsia"/>
                                </w:rPr>
                                <w:t>容忍错误</w:t>
                              </w:r>
                            </w:p>
                            <w:p w14:paraId="5E608CB7" w14:textId="77777777" w:rsidR="000F45C7" w:rsidRDefault="000F45C7">
                              <w:pPr>
                                <w:jc w:val="center"/>
                              </w:pPr>
                              <w:r>
                                <w:rPr>
                                  <w:rFonts w:hint="eastAsia"/>
                                </w:rPr>
                                <w:t>（容错计算）</w:t>
                              </w:r>
                            </w:p>
                          </w:txbxContent>
                        </wps:txbx>
                        <wps:bodyPr upright="1"/>
                      </wps:wsp>
                      <wps:wsp>
                        <wps:cNvPr id="7" name="矩形 6"/>
                        <wps:cNvSpPr/>
                        <wps:spPr>
                          <a:xfrm>
                            <a:off x="6570" y="63"/>
                            <a:ext cx="1800" cy="768"/>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48A47153" w14:textId="77777777" w:rsidR="000F45C7" w:rsidRDefault="000F45C7">
                              <w:r>
                                <w:rPr>
                                  <w:rFonts w:hint="eastAsia"/>
                                </w:rPr>
                                <w:t xml:space="preserve">   </w:t>
                              </w:r>
                              <w:r>
                                <w:rPr>
                                  <w:rFonts w:hint="eastAsia"/>
                                </w:rPr>
                                <w:t>第四关</w:t>
                              </w:r>
                            </w:p>
                            <w:p w14:paraId="679C45C1" w14:textId="77777777" w:rsidR="000F45C7" w:rsidRDefault="000F45C7">
                              <w:r>
                                <w:rPr>
                                  <w:rFonts w:hint="eastAsia"/>
                                </w:rPr>
                                <w:t xml:space="preserve">  </w:t>
                              </w:r>
                              <w:r>
                                <w:rPr>
                                  <w:rFonts w:hint="eastAsia"/>
                                </w:rPr>
                                <w:t>预测错误</w:t>
                              </w:r>
                            </w:p>
                            <w:p w14:paraId="712CFDB0" w14:textId="77777777" w:rsidR="000F45C7" w:rsidRDefault="000F45C7">
                              <w:r>
                                <w:rPr>
                                  <w:rFonts w:hint="eastAsia"/>
                                </w:rPr>
                                <w:t>（软件可靠性）</w:t>
                              </w:r>
                            </w:p>
                          </w:txbxContent>
                        </wps:txbx>
                        <wps:bodyPr upright="1"/>
                      </wps:wsp>
                      <wps:wsp>
                        <wps:cNvPr id="8" name="右箭头 7"/>
                        <wps:cNvSpPr/>
                        <wps:spPr>
                          <a:xfrm>
                            <a:off x="1747" y="294"/>
                            <a:ext cx="480" cy="312"/>
                          </a:xfrm>
                          <a:prstGeom prst="rightArrow">
                            <a:avLst>
                              <a:gd name="adj1" fmla="val 50000"/>
                              <a:gd name="adj2" fmla="val 38461"/>
                            </a:avLst>
                          </a:prstGeom>
                          <a:solidFill>
                            <a:srgbClr val="FFFFFF"/>
                          </a:solidFill>
                          <a:ln w="9525" cap="flat" cmpd="sng">
                            <a:solidFill>
                              <a:srgbClr val="000000"/>
                            </a:solidFill>
                            <a:prstDash val="solid"/>
                            <a:miter/>
                            <a:headEnd type="none" w="med" len="med"/>
                            <a:tailEnd type="none" w="med" len="med"/>
                          </a:ln>
                        </wps:spPr>
                        <wps:bodyPr upright="1"/>
                      </wps:wsp>
                      <wps:wsp>
                        <wps:cNvPr id="9" name="右箭头 8"/>
                        <wps:cNvSpPr/>
                        <wps:spPr>
                          <a:xfrm>
                            <a:off x="3925" y="283"/>
                            <a:ext cx="480" cy="312"/>
                          </a:xfrm>
                          <a:prstGeom prst="rightArrow">
                            <a:avLst>
                              <a:gd name="adj1" fmla="val 50000"/>
                              <a:gd name="adj2" fmla="val 38461"/>
                            </a:avLst>
                          </a:prstGeom>
                          <a:solidFill>
                            <a:srgbClr val="FFFFFF"/>
                          </a:solidFill>
                          <a:ln w="9525" cap="flat" cmpd="sng">
                            <a:solidFill>
                              <a:srgbClr val="000000"/>
                            </a:solidFill>
                            <a:prstDash val="solid"/>
                            <a:miter/>
                            <a:headEnd type="none" w="med" len="med"/>
                            <a:tailEnd type="none" w="med" len="med"/>
                          </a:ln>
                        </wps:spPr>
                        <wps:bodyPr upright="1"/>
                      </wps:wsp>
                      <wps:wsp>
                        <wps:cNvPr id="10" name="右箭头 9"/>
                        <wps:cNvSpPr/>
                        <wps:spPr>
                          <a:xfrm>
                            <a:off x="6117" y="274"/>
                            <a:ext cx="480" cy="312"/>
                          </a:xfrm>
                          <a:prstGeom prst="rightArrow">
                            <a:avLst>
                              <a:gd name="adj1" fmla="val 50000"/>
                              <a:gd name="adj2" fmla="val 38461"/>
                            </a:avLst>
                          </a:prstGeom>
                          <a:solidFill>
                            <a:srgbClr val="FFFFFF"/>
                          </a:solidFill>
                          <a:ln w="9525" cap="flat" cmpd="sng">
                            <a:solidFill>
                              <a:srgbClr val="000000"/>
                            </a:solidFill>
                            <a:prstDash val="solid"/>
                            <a:miter/>
                            <a:headEnd type="none" w="med" len="med"/>
                            <a:tailEnd type="none" w="med" len="med"/>
                          </a:ln>
                        </wps:spPr>
                        <wps:bodyPr upright="1"/>
                      </wps:wsp>
                    </wpg:wgp>
                  </a:graphicData>
                </a:graphic>
              </wp:inline>
            </w:drawing>
          </mc:Choice>
          <mc:Fallback>
            <w:pict>
              <v:group w14:anchorId="23BD2FCB" id="组合 15" o:spid="_x0000_s1027" style="width:458.9pt;height:93.45pt;mso-position-horizontal-relative:char;mso-position-vertical-relative:line" coordorigin="-127,60" coordsize="8497,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">
                <o:lock v:ext="edit" rotation="t"/>
                <v:rect id="矩形 1" o:spid="_x0000_s1028" style="position:absolute;left:-127;top:60;width:1838;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14:paraId="41105D89" w14:textId="77777777" w:rsidR="000F45C7" w:rsidRDefault="000F45C7">
                        <w:pPr>
                          <w:jc w:val="center"/>
                        </w:pPr>
                        <w:r>
                          <w:rPr>
                            <w:rFonts w:hint="eastAsia"/>
                          </w:rPr>
                          <w:t>第一关</w:t>
                        </w:r>
                      </w:p>
                      <w:p w14:paraId="2BE129F0" w14:textId="77777777" w:rsidR="000F45C7" w:rsidRDefault="000F45C7">
                        <w:pPr>
                          <w:jc w:val="center"/>
                        </w:pPr>
                        <w:r>
                          <w:rPr>
                            <w:rFonts w:hint="eastAsia"/>
                          </w:rPr>
                          <w:t>预防错误</w:t>
                        </w:r>
                      </w:p>
                      <w:p w14:paraId="78129581" w14:textId="77777777" w:rsidR="000F45C7" w:rsidRDefault="000F45C7">
                        <w:pPr>
                          <w:jc w:val="center"/>
                        </w:pPr>
                        <w:r>
                          <w:rPr>
                            <w:rFonts w:hint="eastAsia"/>
                          </w:rPr>
                          <w:t>（形式化方法）</w:t>
                        </w:r>
                      </w:p>
                    </w:txbxContent>
                  </v:textbox>
                </v:rect>
                <v:rect id="矩形 2" o:spid="_x0000_s1029" style="position:absolute;left:2189;top:68;width:1710;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6BC21ED2" w14:textId="77777777" w:rsidR="000F45C7" w:rsidRDefault="000F45C7">
                        <w:pPr>
                          <w:jc w:val="center"/>
                        </w:pPr>
                        <w:r>
                          <w:rPr>
                            <w:rFonts w:hint="eastAsia"/>
                          </w:rPr>
                          <w:t>第二关</w:t>
                        </w:r>
                      </w:p>
                      <w:p w14:paraId="112549D0" w14:textId="77777777" w:rsidR="000F45C7" w:rsidRDefault="000F45C7">
                        <w:pPr>
                          <w:jc w:val="center"/>
                        </w:pPr>
                        <w:r>
                          <w:rPr>
                            <w:rFonts w:hint="eastAsia"/>
                          </w:rPr>
                          <w:t>检测错误</w:t>
                        </w:r>
                      </w:p>
                      <w:p w14:paraId="5E8D7D36" w14:textId="77777777" w:rsidR="000F45C7" w:rsidRDefault="000F45C7">
                        <w:pPr>
                          <w:jc w:val="center"/>
                        </w:pPr>
                        <w:r>
                          <w:rPr>
                            <w:rFonts w:hint="eastAsia"/>
                          </w:rPr>
                          <w:t>（</w:t>
                        </w:r>
                        <w:r>
                          <w:rPr>
                            <w:rFonts w:hint="eastAsia"/>
                            <w:b/>
                            <w:bCs/>
                          </w:rPr>
                          <w:t>软件测试</w:t>
                        </w:r>
                        <w:r>
                          <w:rPr>
                            <w:rFonts w:hint="eastAsia"/>
                          </w:rPr>
                          <w:t>）</w:t>
                        </w:r>
                      </w:p>
                    </w:txbxContent>
                  </v:textbox>
                </v:rect>
                <v:rect id="矩形 5" o:spid="_x0000_s1030" style="position:absolute;left:4369;top:61;width:1710;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">
                  <v:textbox>
                    <w:txbxContent>
                      <w:p w14:paraId="079475FE" w14:textId="77777777" w:rsidR="000F45C7" w:rsidRDefault="000F45C7">
                        <w:pPr>
                          <w:jc w:val="center"/>
                        </w:pPr>
                        <w:r>
                          <w:rPr>
                            <w:rFonts w:hint="eastAsia"/>
                          </w:rPr>
                          <w:t>第三关</w:t>
                        </w:r>
                      </w:p>
                      <w:p w14:paraId="657F43FF" w14:textId="77777777" w:rsidR="000F45C7" w:rsidRDefault="000F45C7">
                        <w:pPr>
                          <w:jc w:val="center"/>
                        </w:pPr>
                        <w:r>
                          <w:rPr>
                            <w:rFonts w:hint="eastAsia"/>
                          </w:rPr>
                          <w:t>容忍错误</w:t>
                        </w:r>
                      </w:p>
                      <w:p w14:paraId="5E608CB7" w14:textId="77777777" w:rsidR="000F45C7" w:rsidRDefault="000F45C7">
                        <w:pPr>
                          <w:jc w:val="center"/>
                        </w:pPr>
                        <w:r>
                          <w:rPr>
                            <w:rFonts w:hint="eastAsia"/>
                          </w:rPr>
                          <w:t>（容错计算）</w:t>
                        </w:r>
                      </w:p>
                    </w:txbxContent>
                  </v:textbox>
                </v:rect>
                <v:rect id="矩形 6" o:spid="_x0000_s1031" style="position:absolute;left:6570;top:63;width:1800;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14:paraId="48A47153" w14:textId="77777777" w:rsidR="000F45C7" w:rsidRDefault="000F45C7">
                        <w:r>
                          <w:rPr>
                            <w:rFonts w:hint="eastAsia"/>
                          </w:rPr>
                          <w:t xml:space="preserve">   </w:t>
                        </w:r>
                        <w:r>
                          <w:rPr>
                            <w:rFonts w:hint="eastAsia"/>
                          </w:rPr>
                          <w:t>第四关</w:t>
                        </w:r>
                      </w:p>
                      <w:p w14:paraId="679C45C1" w14:textId="77777777" w:rsidR="000F45C7" w:rsidRDefault="000F45C7">
                        <w:r>
                          <w:rPr>
                            <w:rFonts w:hint="eastAsia"/>
                          </w:rPr>
                          <w:t xml:space="preserve">  </w:t>
                        </w:r>
                        <w:r>
                          <w:rPr>
                            <w:rFonts w:hint="eastAsia"/>
                          </w:rPr>
                          <w:t>预测错误</w:t>
                        </w:r>
                      </w:p>
                      <w:p w14:paraId="712CFDB0" w14:textId="77777777" w:rsidR="000F45C7" w:rsidRDefault="000F45C7">
                        <w:r>
                          <w:rPr>
                            <w:rFonts w:hint="eastAsia"/>
                          </w:rPr>
                          <w:t>（软件可靠性）</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7" o:spid="_x0000_s1032" type="#_x0000_t13" style="position:absolute;left:1747;top:294;width:4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"/>
                <v:shape id="右箭头 8" o:spid="_x0000_s1033" type="#_x0000_t13" style="position:absolute;left:3925;top:283;width:4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"/>
                <v:shape id="右箭头 9" o:spid="_x0000_s1034" type="#_x0000_t13" style="position:absolute;left:6117;top:274;width:4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"/>
                <w10:anchorlock/>
              </v:group>
            </w:pict>
          </mc:Fallback>
        </mc:AlternateContent>
      </w:r>
    </w:p>
    <w:p w14:paraId="43CE4765" w14:textId="77777777" w:rsidR="00E846E6" w:rsidRDefault="005F2C71">
      <w:pPr>
        <w:spacing w:line="360" w:lineRule="auto"/>
        <w:jc w:val="center"/>
        <w:rPr>
          <w:b/>
          <w:bCs/>
          <w:sz w:val="24"/>
          <w:szCs w:val="24"/>
        </w:rPr>
      </w:pPr>
      <w:commentRangeStart w:id="329"/>
      <w:r>
        <w:rPr>
          <w:rFonts w:hint="eastAsia"/>
          <w:b/>
          <w:bCs/>
          <w:sz w:val="24"/>
          <w:szCs w:val="24"/>
        </w:rPr>
        <w:t>图</w:t>
      </w:r>
      <w:r>
        <w:rPr>
          <w:rFonts w:hint="eastAsia"/>
          <w:b/>
          <w:bCs/>
          <w:sz w:val="24"/>
          <w:szCs w:val="24"/>
        </w:rPr>
        <w:t xml:space="preserve"> 1-4 </w:t>
      </w:r>
      <w:r>
        <w:rPr>
          <w:rFonts w:hint="eastAsia"/>
          <w:b/>
          <w:bCs/>
          <w:sz w:val="24"/>
          <w:szCs w:val="24"/>
        </w:rPr>
        <w:t>软</w:t>
      </w:r>
      <w:commentRangeStart w:id="330"/>
      <w:r>
        <w:rPr>
          <w:rFonts w:hint="eastAsia"/>
          <w:b/>
          <w:bCs/>
          <w:sz w:val="24"/>
          <w:szCs w:val="24"/>
        </w:rPr>
        <w:t>件质量“四道关”</w:t>
      </w:r>
      <w:commentRangeEnd w:id="329"/>
      <w:r w:rsidR="00052DD1">
        <w:rPr>
          <w:rStyle w:val="af0"/>
        </w:rPr>
        <w:commentReference w:id="329"/>
      </w:r>
      <w:commentRangeEnd w:id="330"/>
      <w:r w:rsidR="000E1D9E">
        <w:rPr>
          <w:rStyle w:val="af0"/>
        </w:rPr>
        <w:commentReference w:id="330"/>
      </w:r>
    </w:p>
    <w:p w14:paraId="5B95D7DD" w14:textId="7353093E" w:rsidR="00E846E6" w:rsidRDefault="005F2C71">
      <w:pPr>
        <w:snapToGrid w:val="0"/>
        <w:spacing w:line="360" w:lineRule="auto"/>
        <w:ind w:firstLineChars="196" w:firstLine="470"/>
        <w:rPr>
          <w:sz w:val="24"/>
          <w:szCs w:val="24"/>
        </w:rPr>
      </w:pPr>
      <w:r>
        <w:rPr>
          <w:rFonts w:hint="eastAsia"/>
          <w:sz w:val="24"/>
          <w:szCs w:val="24"/>
        </w:rPr>
        <w:t>软件测试</w:t>
      </w:r>
      <w:del w:id="331" w:author="付 安" w:date="2019-02-20T15:27:00Z">
        <w:r w:rsidDel="000D6E62">
          <w:rPr>
            <w:rFonts w:hint="eastAsia"/>
            <w:sz w:val="24"/>
            <w:szCs w:val="24"/>
          </w:rPr>
          <w:delText>是</w:delText>
        </w:r>
      </w:del>
      <w:r>
        <w:rPr>
          <w:rFonts w:hint="eastAsia"/>
          <w:sz w:val="24"/>
          <w:szCs w:val="24"/>
        </w:rPr>
        <w:t>指以发现错误、度量和</w:t>
      </w:r>
      <w:del w:id="332" w:author="付 安" w:date="2019-02-20T15:27:00Z">
        <w:r w:rsidDel="000D6E62">
          <w:rPr>
            <w:rFonts w:hint="eastAsia"/>
            <w:sz w:val="24"/>
            <w:szCs w:val="24"/>
          </w:rPr>
          <w:delText>提高</w:delText>
        </w:r>
      </w:del>
      <w:ins w:id="333" w:author="付 安" w:date="2019-02-20T15:27:00Z">
        <w:r w:rsidR="000D6E62">
          <w:rPr>
            <w:rFonts w:hint="eastAsia"/>
            <w:sz w:val="24"/>
            <w:szCs w:val="24"/>
          </w:rPr>
          <w:t>保障</w:t>
        </w:r>
      </w:ins>
      <w:r>
        <w:rPr>
          <w:rFonts w:hint="eastAsia"/>
          <w:sz w:val="24"/>
          <w:szCs w:val="24"/>
        </w:rPr>
        <w:t>软件质量为目的</w:t>
      </w:r>
      <w:del w:id="334" w:author="付 安" w:date="2019-02-20T15:26:00Z">
        <w:r w:rsidDel="00EA51C0">
          <w:rPr>
            <w:rFonts w:hint="eastAsia"/>
            <w:sz w:val="24"/>
            <w:szCs w:val="24"/>
          </w:rPr>
          <w:delText>而</w:delText>
        </w:r>
      </w:del>
      <w:r>
        <w:rPr>
          <w:rFonts w:hint="eastAsia"/>
          <w:sz w:val="24"/>
          <w:szCs w:val="24"/>
        </w:rPr>
        <w:t>理解、分析和运行程序的过程。软件测试的目标是以最小的成本，及时准确地发现软件中隐藏的</w:t>
      </w:r>
      <w:commentRangeStart w:id="335"/>
      <w:r>
        <w:rPr>
          <w:rFonts w:hint="eastAsia"/>
          <w:sz w:val="24"/>
          <w:szCs w:val="24"/>
        </w:rPr>
        <w:t>错误</w:t>
      </w:r>
      <w:commentRangeEnd w:id="335"/>
      <w:r w:rsidR="000E1D9E">
        <w:rPr>
          <w:rStyle w:val="af0"/>
        </w:rPr>
        <w:commentReference w:id="335"/>
      </w:r>
      <w:r>
        <w:rPr>
          <w:rFonts w:hint="eastAsia"/>
          <w:sz w:val="24"/>
          <w:szCs w:val="24"/>
        </w:rPr>
        <w:t>，从而提高软件质量，降低风险。</w:t>
      </w:r>
      <w:del w:id="336" w:author="付 安" w:date="2019-02-20T15:28:00Z">
        <w:r w:rsidDel="000779CD">
          <w:rPr>
            <w:rFonts w:hint="eastAsia"/>
            <w:sz w:val="24"/>
            <w:szCs w:val="24"/>
          </w:rPr>
          <w:delText>人们</w:delText>
        </w:r>
      </w:del>
      <w:ins w:id="337" w:author="付 安" w:date="2019-02-20T15:28:00Z">
        <w:r w:rsidR="000779CD">
          <w:rPr>
            <w:rFonts w:hint="eastAsia"/>
            <w:sz w:val="24"/>
            <w:szCs w:val="24"/>
          </w:rPr>
          <w:t>研究者</w:t>
        </w:r>
      </w:ins>
      <w:r>
        <w:rPr>
          <w:rFonts w:hint="eastAsia"/>
          <w:sz w:val="24"/>
          <w:szCs w:val="24"/>
        </w:rPr>
        <w:t>根据</w:t>
      </w:r>
      <w:commentRangeStart w:id="338"/>
      <w:ins w:id="339" w:author="付 安" w:date="2019-02-20T15:37:00Z">
        <w:r w:rsidR="0085076C">
          <w:rPr>
            <w:rFonts w:hint="eastAsia"/>
            <w:sz w:val="24"/>
            <w:szCs w:val="24"/>
          </w:rPr>
          <w:t>是否</w:t>
        </w:r>
        <w:r w:rsidR="0085076C">
          <w:rPr>
            <w:sz w:val="24"/>
            <w:szCs w:val="24"/>
          </w:rPr>
          <w:t>运行程序、</w:t>
        </w:r>
      </w:ins>
      <w:r>
        <w:rPr>
          <w:rFonts w:hint="eastAsia"/>
          <w:sz w:val="24"/>
          <w:szCs w:val="24"/>
        </w:rPr>
        <w:t>软件开发的</w:t>
      </w:r>
      <w:del w:id="340" w:author="付 安" w:date="2019-02-20T15:37:00Z">
        <w:r w:rsidDel="0085076C">
          <w:rPr>
            <w:rFonts w:hint="eastAsia"/>
            <w:sz w:val="24"/>
            <w:szCs w:val="24"/>
          </w:rPr>
          <w:delText>不同</w:delText>
        </w:r>
      </w:del>
      <w:r>
        <w:rPr>
          <w:rFonts w:hint="eastAsia"/>
          <w:sz w:val="24"/>
          <w:szCs w:val="24"/>
        </w:rPr>
        <w:t>阶段、</w:t>
      </w:r>
      <w:ins w:id="341" w:author="付 安" w:date="2019-02-20T15:37:00Z">
        <w:r w:rsidR="0085076C">
          <w:rPr>
            <w:rFonts w:hint="eastAsia"/>
            <w:sz w:val="24"/>
            <w:szCs w:val="24"/>
          </w:rPr>
          <w:t>软件的开发方法和应用环境、</w:t>
        </w:r>
      </w:ins>
      <w:ins w:id="342" w:author="付 安" w:date="2019-02-20T15:39:00Z">
        <w:r w:rsidR="00555383">
          <w:rPr>
            <w:rFonts w:hint="eastAsia"/>
            <w:sz w:val="24"/>
            <w:szCs w:val="24"/>
          </w:rPr>
          <w:t>软件</w:t>
        </w:r>
      </w:ins>
      <w:ins w:id="343" w:author="付 安" w:date="2019-02-20T15:37:00Z">
        <w:r w:rsidR="0085076C">
          <w:rPr>
            <w:rFonts w:hint="eastAsia"/>
            <w:sz w:val="24"/>
            <w:szCs w:val="24"/>
          </w:rPr>
          <w:t>特性和方面、</w:t>
        </w:r>
      </w:ins>
      <w:del w:id="344" w:author="付 安" w:date="2019-02-20T15:38:00Z">
        <w:r w:rsidDel="0085076C">
          <w:rPr>
            <w:rFonts w:hint="eastAsia"/>
            <w:sz w:val="24"/>
            <w:szCs w:val="24"/>
          </w:rPr>
          <w:delText>不同的测试对象、</w:delText>
        </w:r>
      </w:del>
      <w:del w:id="345" w:author="付 安" w:date="2019-02-20T15:40:00Z">
        <w:r w:rsidDel="007111D7">
          <w:rPr>
            <w:rFonts w:hint="eastAsia"/>
            <w:sz w:val="24"/>
            <w:szCs w:val="24"/>
          </w:rPr>
          <w:delText>基于不同的</w:delText>
        </w:r>
      </w:del>
      <w:ins w:id="346" w:author="付 安" w:date="2019-02-20T15:40:00Z">
        <w:r w:rsidR="007111D7">
          <w:rPr>
            <w:rFonts w:hint="eastAsia"/>
            <w:sz w:val="24"/>
            <w:szCs w:val="24"/>
          </w:rPr>
          <w:t>故障</w:t>
        </w:r>
        <w:r w:rsidR="007111D7">
          <w:rPr>
            <w:sz w:val="24"/>
            <w:szCs w:val="24"/>
          </w:rPr>
          <w:t>检测</w:t>
        </w:r>
      </w:ins>
      <w:r>
        <w:rPr>
          <w:rFonts w:hint="eastAsia"/>
          <w:sz w:val="24"/>
          <w:szCs w:val="24"/>
        </w:rPr>
        <w:t>理论和角度提出了一系列软件测试方法</w:t>
      </w:r>
      <w:commentRangeEnd w:id="338"/>
      <w:r w:rsidR="00E41F7D">
        <w:rPr>
          <w:rStyle w:val="af0"/>
        </w:rPr>
        <w:commentReference w:id="338"/>
      </w:r>
      <w:r>
        <w:rPr>
          <w:rFonts w:hint="eastAsia"/>
          <w:sz w:val="24"/>
          <w:szCs w:val="24"/>
        </w:rPr>
        <w:t>，形成了图</w:t>
      </w:r>
      <w:r>
        <w:rPr>
          <w:rFonts w:hint="eastAsia"/>
          <w:sz w:val="24"/>
          <w:szCs w:val="24"/>
        </w:rPr>
        <w:t>1-5</w:t>
      </w:r>
      <w:r>
        <w:rPr>
          <w:rFonts w:hint="eastAsia"/>
          <w:sz w:val="24"/>
          <w:szCs w:val="24"/>
        </w:rPr>
        <w:t>所示的软件测试方法体系，具体可以有如下几类：</w:t>
      </w:r>
    </w:p>
    <w:p w14:paraId="1E8721E3" w14:textId="0A8087C1" w:rsidR="00E846E6" w:rsidRDefault="005F2C71">
      <w:pPr>
        <w:snapToGrid w:val="0"/>
        <w:spacing w:line="360" w:lineRule="auto"/>
        <w:ind w:firstLineChars="196" w:firstLine="470"/>
        <w:rPr>
          <w:sz w:val="24"/>
          <w:szCs w:val="24"/>
        </w:rPr>
      </w:pPr>
      <w:r>
        <w:rPr>
          <w:rFonts w:hint="eastAsia"/>
          <w:sz w:val="24"/>
          <w:szCs w:val="24"/>
        </w:rPr>
        <w:t>（</w:t>
      </w:r>
      <w:r>
        <w:rPr>
          <w:rFonts w:hint="eastAsia"/>
          <w:sz w:val="24"/>
          <w:szCs w:val="24"/>
        </w:rPr>
        <w:t>1</w:t>
      </w:r>
      <w:r>
        <w:rPr>
          <w:rFonts w:hint="eastAsia"/>
          <w:sz w:val="24"/>
          <w:szCs w:val="24"/>
        </w:rPr>
        <w:t>）</w:t>
      </w:r>
      <w:del w:id="347" w:author="付 安" w:date="2019-02-20T15:28:00Z">
        <w:r w:rsidDel="000779CD">
          <w:rPr>
            <w:rFonts w:hint="eastAsia"/>
            <w:sz w:val="24"/>
            <w:szCs w:val="24"/>
          </w:rPr>
          <w:delText>软件测试</w:delText>
        </w:r>
      </w:del>
      <w:r>
        <w:rPr>
          <w:rFonts w:hint="eastAsia"/>
          <w:sz w:val="24"/>
          <w:szCs w:val="24"/>
        </w:rPr>
        <w:t>根据是否运行程序</w:t>
      </w:r>
      <w:ins w:id="348" w:author="付 安" w:date="2019-02-20T15:41:00Z">
        <w:r w:rsidR="00665F78">
          <w:rPr>
            <w:rFonts w:hint="eastAsia"/>
            <w:sz w:val="24"/>
            <w:szCs w:val="24"/>
          </w:rPr>
          <w:t>进行归类：</w:t>
        </w:r>
      </w:ins>
      <w:del w:id="349" w:author="付 安" w:date="2019-02-20T15:32:00Z">
        <w:r w:rsidDel="002B17A0">
          <w:rPr>
            <w:rFonts w:hint="eastAsia"/>
            <w:sz w:val="24"/>
            <w:szCs w:val="24"/>
          </w:rPr>
          <w:delText>可分</w:delText>
        </w:r>
      </w:del>
      <w:r>
        <w:rPr>
          <w:rFonts w:hint="eastAsia"/>
          <w:sz w:val="24"/>
          <w:szCs w:val="24"/>
        </w:rPr>
        <w:t>为静态测试</w:t>
      </w:r>
      <w:r>
        <w:rPr>
          <w:rFonts w:hint="eastAsia"/>
          <w:sz w:val="24"/>
          <w:szCs w:val="24"/>
        </w:rPr>
        <w:t>[2]</w:t>
      </w:r>
      <w:r>
        <w:rPr>
          <w:rFonts w:hint="eastAsia"/>
          <w:sz w:val="24"/>
          <w:szCs w:val="24"/>
        </w:rPr>
        <w:t>和动态测试</w:t>
      </w:r>
      <w:r>
        <w:rPr>
          <w:rFonts w:hint="eastAsia"/>
          <w:sz w:val="24"/>
          <w:szCs w:val="24"/>
        </w:rPr>
        <w:t>[4]</w:t>
      </w:r>
      <w:r>
        <w:rPr>
          <w:rFonts w:hint="eastAsia"/>
          <w:sz w:val="24"/>
          <w:szCs w:val="24"/>
        </w:rPr>
        <w:t>。静态测试包括桌面检查、代码审查和代码走查等方法。动态测试根据测试用例设计是否依据程序内部结构可以分为黑盒测试</w:t>
      </w:r>
      <w:proofErr w:type="gramStart"/>
      <w:r>
        <w:rPr>
          <w:rFonts w:hint="eastAsia"/>
          <w:sz w:val="24"/>
          <w:szCs w:val="24"/>
        </w:rPr>
        <w:t>和白盒测试</w:t>
      </w:r>
      <w:proofErr w:type="gramEnd"/>
      <w:r>
        <w:rPr>
          <w:rFonts w:hint="eastAsia"/>
          <w:sz w:val="24"/>
          <w:szCs w:val="24"/>
        </w:rPr>
        <w:t>[2]</w:t>
      </w:r>
      <w:r>
        <w:rPr>
          <w:rFonts w:hint="eastAsia"/>
          <w:sz w:val="24"/>
          <w:szCs w:val="24"/>
        </w:rPr>
        <w:t>，</w:t>
      </w:r>
      <w:proofErr w:type="gramStart"/>
      <w:r>
        <w:rPr>
          <w:rFonts w:hint="eastAsia"/>
          <w:sz w:val="24"/>
          <w:szCs w:val="24"/>
        </w:rPr>
        <w:t>白盒测</w:t>
      </w:r>
      <w:proofErr w:type="gramEnd"/>
      <w:r>
        <w:rPr>
          <w:rFonts w:hint="eastAsia"/>
          <w:sz w:val="24"/>
          <w:szCs w:val="24"/>
        </w:rPr>
        <w:t>试包括语句覆盖、判定覆盖、条件覆盖、判定</w:t>
      </w:r>
      <w:r>
        <w:rPr>
          <w:sz w:val="24"/>
          <w:szCs w:val="24"/>
        </w:rPr>
        <w:t>/</w:t>
      </w:r>
      <w:r>
        <w:rPr>
          <w:rFonts w:hint="eastAsia"/>
          <w:sz w:val="24"/>
          <w:szCs w:val="24"/>
        </w:rPr>
        <w:t>条件覆盖、条件组合覆盖、路径覆盖、线性代码序列及跳转测试等；黑盒测试包括等价类划分、边界值分析、因果图分析、错误猜测、状态转换测试等</w:t>
      </w:r>
      <w:r>
        <w:rPr>
          <w:rFonts w:hint="eastAsia"/>
          <w:sz w:val="24"/>
          <w:szCs w:val="24"/>
        </w:rPr>
        <w:t>[3</w:t>
      </w:r>
      <w:r>
        <w:rPr>
          <w:rFonts w:hint="eastAsia"/>
          <w:sz w:val="24"/>
          <w:szCs w:val="24"/>
        </w:rPr>
        <w:t>，</w:t>
      </w:r>
      <w:r>
        <w:rPr>
          <w:rFonts w:hint="eastAsia"/>
          <w:sz w:val="24"/>
          <w:szCs w:val="24"/>
        </w:rPr>
        <w:t>40]</w:t>
      </w:r>
      <w:r>
        <w:rPr>
          <w:rFonts w:hint="eastAsia"/>
          <w:sz w:val="24"/>
          <w:szCs w:val="24"/>
        </w:rPr>
        <w:t>。</w:t>
      </w:r>
    </w:p>
    <w:p w14:paraId="412BCAD2" w14:textId="30FC4317" w:rsidR="00E846E6" w:rsidRDefault="005F2C71">
      <w:pPr>
        <w:snapToGrid w:val="0"/>
        <w:spacing w:line="360" w:lineRule="auto"/>
        <w:ind w:firstLineChars="196" w:firstLine="470"/>
        <w:rPr>
          <w:sz w:val="24"/>
          <w:szCs w:val="24"/>
        </w:rPr>
      </w:pPr>
      <w:r>
        <w:rPr>
          <w:rFonts w:hint="eastAsia"/>
          <w:sz w:val="24"/>
          <w:szCs w:val="24"/>
        </w:rPr>
        <w:t>（</w:t>
      </w:r>
      <w:r>
        <w:rPr>
          <w:rFonts w:hint="eastAsia"/>
          <w:sz w:val="24"/>
          <w:szCs w:val="24"/>
        </w:rPr>
        <w:t>2</w:t>
      </w:r>
      <w:r>
        <w:rPr>
          <w:rFonts w:hint="eastAsia"/>
          <w:sz w:val="24"/>
          <w:szCs w:val="24"/>
        </w:rPr>
        <w:t>）根据软件开发的不同阶段</w:t>
      </w:r>
      <w:ins w:id="350" w:author="付 安" w:date="2019-02-20T15:41:00Z">
        <w:r w:rsidR="00665F78">
          <w:rPr>
            <w:rFonts w:hint="eastAsia"/>
            <w:sz w:val="24"/>
            <w:szCs w:val="24"/>
          </w:rPr>
          <w:t>进行归类</w:t>
        </w:r>
      </w:ins>
      <w:del w:id="351" w:author="付 安" w:date="2019-02-20T15:41:00Z">
        <w:r w:rsidDel="00665F78">
          <w:rPr>
            <w:rFonts w:hint="eastAsia"/>
            <w:sz w:val="24"/>
            <w:szCs w:val="24"/>
          </w:rPr>
          <w:delText>可</w:delText>
        </w:r>
      </w:del>
      <w:del w:id="352" w:author="付 安" w:date="2019-02-20T15:32:00Z">
        <w:r w:rsidDel="002B17A0">
          <w:rPr>
            <w:rFonts w:hint="eastAsia"/>
            <w:sz w:val="24"/>
            <w:szCs w:val="24"/>
          </w:rPr>
          <w:delText>以</w:delText>
        </w:r>
      </w:del>
      <w:del w:id="353" w:author="付 安" w:date="2019-02-20T15:41:00Z">
        <w:r w:rsidDel="00665F78">
          <w:rPr>
            <w:rFonts w:hint="eastAsia"/>
            <w:sz w:val="24"/>
            <w:szCs w:val="24"/>
          </w:rPr>
          <w:delText>将软件测试划分为</w:delText>
        </w:r>
      </w:del>
      <w:r>
        <w:rPr>
          <w:rFonts w:hint="eastAsia"/>
          <w:sz w:val="24"/>
          <w:szCs w:val="24"/>
        </w:rPr>
        <w:t>：单元测试</w:t>
      </w:r>
      <w:r>
        <w:rPr>
          <w:rFonts w:hint="eastAsia"/>
          <w:sz w:val="24"/>
          <w:szCs w:val="24"/>
        </w:rPr>
        <w:t>[10]</w:t>
      </w:r>
      <w:r>
        <w:rPr>
          <w:rFonts w:hint="eastAsia"/>
          <w:sz w:val="24"/>
          <w:szCs w:val="24"/>
        </w:rPr>
        <w:t>、集成测试、系统测试、验收测试、回归测试、验证测试、确认测试、</w:t>
      </w:r>
      <w:r>
        <w:rPr>
          <w:rFonts w:hint="eastAsia"/>
          <w:sz w:val="24"/>
          <w:szCs w:val="24"/>
        </w:rPr>
        <w:t>Alpha</w:t>
      </w:r>
      <w:ins w:id="354" w:author="phantom Dai" w:date="2019-02-21T16:35:00Z">
        <w:r w:rsidR="000E1D9E">
          <w:rPr>
            <w:sz w:val="24"/>
            <w:szCs w:val="24"/>
          </w:rPr>
          <w:t xml:space="preserve"> </w:t>
        </w:r>
      </w:ins>
      <w:r>
        <w:rPr>
          <w:rFonts w:hint="eastAsia"/>
          <w:sz w:val="24"/>
          <w:szCs w:val="24"/>
        </w:rPr>
        <w:t>测试、</w:t>
      </w:r>
      <w:r>
        <w:rPr>
          <w:rFonts w:hint="eastAsia"/>
          <w:sz w:val="24"/>
          <w:szCs w:val="24"/>
        </w:rPr>
        <w:t>Beta</w:t>
      </w:r>
      <w:ins w:id="355" w:author="phantom Dai" w:date="2019-02-21T16:35:00Z">
        <w:r w:rsidR="000E1D9E">
          <w:rPr>
            <w:sz w:val="24"/>
            <w:szCs w:val="24"/>
          </w:rPr>
          <w:t xml:space="preserve"> </w:t>
        </w:r>
      </w:ins>
      <w:r>
        <w:rPr>
          <w:rFonts w:hint="eastAsia"/>
          <w:sz w:val="24"/>
          <w:szCs w:val="24"/>
        </w:rPr>
        <w:t>测试和</w:t>
      </w:r>
      <w:r>
        <w:rPr>
          <w:rFonts w:hint="eastAsia"/>
          <w:sz w:val="24"/>
          <w:szCs w:val="24"/>
        </w:rPr>
        <w:t>Gamma</w:t>
      </w:r>
      <w:ins w:id="356" w:author="phantom Dai" w:date="2019-02-21T16:35:00Z">
        <w:r w:rsidR="000E1D9E">
          <w:rPr>
            <w:sz w:val="24"/>
            <w:szCs w:val="24"/>
          </w:rPr>
          <w:t xml:space="preserve"> </w:t>
        </w:r>
      </w:ins>
      <w:r>
        <w:rPr>
          <w:rFonts w:hint="eastAsia"/>
          <w:sz w:val="24"/>
          <w:szCs w:val="24"/>
        </w:rPr>
        <w:t>测试等</w:t>
      </w:r>
      <w:r>
        <w:rPr>
          <w:rFonts w:hint="eastAsia"/>
          <w:sz w:val="24"/>
          <w:szCs w:val="24"/>
        </w:rPr>
        <w:t>[4]</w:t>
      </w:r>
      <w:r>
        <w:rPr>
          <w:rFonts w:hint="eastAsia"/>
          <w:sz w:val="24"/>
          <w:szCs w:val="24"/>
        </w:rPr>
        <w:t>。</w:t>
      </w:r>
    </w:p>
    <w:p w14:paraId="4810AD76" w14:textId="6DAE4C91" w:rsidR="00E846E6" w:rsidRDefault="005F2C71">
      <w:pPr>
        <w:snapToGrid w:val="0"/>
        <w:spacing w:line="360" w:lineRule="auto"/>
        <w:ind w:firstLineChars="196" w:firstLine="470"/>
        <w:rPr>
          <w:sz w:val="24"/>
          <w:szCs w:val="24"/>
        </w:rPr>
      </w:pPr>
      <w:r>
        <w:rPr>
          <w:rFonts w:hint="eastAsia"/>
          <w:sz w:val="24"/>
          <w:szCs w:val="24"/>
        </w:rPr>
        <w:t>（</w:t>
      </w:r>
      <w:r>
        <w:rPr>
          <w:rFonts w:hint="eastAsia"/>
          <w:sz w:val="24"/>
          <w:szCs w:val="24"/>
        </w:rPr>
        <w:t>3</w:t>
      </w:r>
      <w:r>
        <w:rPr>
          <w:rFonts w:hint="eastAsia"/>
          <w:sz w:val="24"/>
          <w:szCs w:val="24"/>
        </w:rPr>
        <w:t>）根据被测试软件的开发方法和应用环境</w:t>
      </w:r>
      <w:ins w:id="357" w:author="付 安" w:date="2019-02-20T15:41:00Z">
        <w:r w:rsidR="00665F78">
          <w:rPr>
            <w:rFonts w:hint="eastAsia"/>
            <w:sz w:val="24"/>
            <w:szCs w:val="24"/>
          </w:rPr>
          <w:t>进行归类</w:t>
        </w:r>
      </w:ins>
      <w:del w:id="358" w:author="付 安" w:date="2019-02-20T15:41:00Z">
        <w:r w:rsidDel="00665F78">
          <w:rPr>
            <w:rFonts w:hint="eastAsia"/>
            <w:sz w:val="24"/>
            <w:szCs w:val="24"/>
          </w:rPr>
          <w:delText>的不同可以分为</w:delText>
        </w:r>
      </w:del>
      <w:r>
        <w:rPr>
          <w:rFonts w:hint="eastAsia"/>
          <w:sz w:val="24"/>
          <w:szCs w:val="24"/>
        </w:rPr>
        <w:t>[1,4,20]</w:t>
      </w:r>
      <w:r>
        <w:rPr>
          <w:rFonts w:hint="eastAsia"/>
          <w:sz w:val="24"/>
          <w:szCs w:val="24"/>
        </w:rPr>
        <w:t>：面向对象软件测试</w:t>
      </w:r>
      <w:r>
        <w:rPr>
          <w:rFonts w:hint="eastAsia"/>
          <w:sz w:val="24"/>
          <w:szCs w:val="24"/>
        </w:rPr>
        <w:t>[6]</w:t>
      </w:r>
      <w:r>
        <w:rPr>
          <w:rFonts w:hint="eastAsia"/>
          <w:sz w:val="24"/>
          <w:szCs w:val="24"/>
        </w:rPr>
        <w:t>、面向方面软件测试、面向服务软件测试</w:t>
      </w:r>
      <w:r>
        <w:rPr>
          <w:rFonts w:hint="eastAsia"/>
          <w:sz w:val="24"/>
          <w:szCs w:val="24"/>
        </w:rPr>
        <w:t>[15]</w:t>
      </w:r>
      <w:r>
        <w:rPr>
          <w:rFonts w:hint="eastAsia"/>
          <w:sz w:val="24"/>
          <w:szCs w:val="24"/>
        </w:rPr>
        <w:t>、构件软件测试</w:t>
      </w:r>
      <w:r>
        <w:rPr>
          <w:rFonts w:hint="eastAsia"/>
          <w:sz w:val="24"/>
          <w:szCs w:val="24"/>
        </w:rPr>
        <w:t>[5]</w:t>
      </w:r>
      <w:r>
        <w:rPr>
          <w:rFonts w:hint="eastAsia"/>
          <w:sz w:val="24"/>
          <w:szCs w:val="24"/>
        </w:rPr>
        <w:t>、嵌入式软件测试</w:t>
      </w:r>
      <w:r>
        <w:rPr>
          <w:rFonts w:hint="eastAsia"/>
          <w:sz w:val="24"/>
          <w:szCs w:val="24"/>
        </w:rPr>
        <w:t>[42]</w:t>
      </w:r>
      <w:r>
        <w:rPr>
          <w:rFonts w:hint="eastAsia"/>
          <w:sz w:val="24"/>
          <w:szCs w:val="24"/>
        </w:rPr>
        <w:t>、</w:t>
      </w:r>
      <w:r>
        <w:rPr>
          <w:rFonts w:hint="eastAsia"/>
          <w:sz w:val="24"/>
          <w:szCs w:val="24"/>
        </w:rPr>
        <w:t xml:space="preserve">Web </w:t>
      </w:r>
      <w:r>
        <w:rPr>
          <w:rFonts w:hint="eastAsia"/>
          <w:sz w:val="24"/>
          <w:szCs w:val="24"/>
        </w:rPr>
        <w:t>应用</w:t>
      </w:r>
      <w:proofErr w:type="gramStart"/>
      <w:r>
        <w:rPr>
          <w:rFonts w:hint="eastAsia"/>
          <w:sz w:val="24"/>
          <w:szCs w:val="24"/>
        </w:rPr>
        <w:t>和网构软件测试</w:t>
      </w:r>
      <w:proofErr w:type="gramEnd"/>
      <w:r>
        <w:rPr>
          <w:rFonts w:hint="eastAsia"/>
          <w:sz w:val="24"/>
          <w:szCs w:val="24"/>
        </w:rPr>
        <w:t>[41]</w:t>
      </w:r>
      <w:r>
        <w:rPr>
          <w:rFonts w:hint="eastAsia"/>
          <w:sz w:val="24"/>
          <w:szCs w:val="24"/>
        </w:rPr>
        <w:t>等，后面还要出现普</w:t>
      </w:r>
      <w:proofErr w:type="gramStart"/>
      <w:r>
        <w:rPr>
          <w:rFonts w:hint="eastAsia"/>
          <w:sz w:val="24"/>
          <w:szCs w:val="24"/>
        </w:rPr>
        <w:t>适计</w:t>
      </w:r>
      <w:proofErr w:type="gramEnd"/>
      <w:r>
        <w:rPr>
          <w:rFonts w:hint="eastAsia"/>
          <w:sz w:val="24"/>
          <w:szCs w:val="24"/>
        </w:rPr>
        <w:t>算环境下的软件测试、</w:t>
      </w:r>
      <w:proofErr w:type="gramStart"/>
      <w:r>
        <w:rPr>
          <w:rFonts w:hint="eastAsia"/>
          <w:sz w:val="24"/>
          <w:szCs w:val="24"/>
        </w:rPr>
        <w:t>云计</w:t>
      </w:r>
      <w:proofErr w:type="gramEnd"/>
      <w:r>
        <w:rPr>
          <w:rFonts w:hint="eastAsia"/>
          <w:sz w:val="24"/>
          <w:szCs w:val="24"/>
        </w:rPr>
        <w:t>算</w:t>
      </w:r>
      <w:r>
        <w:rPr>
          <w:rFonts w:hint="eastAsia"/>
          <w:sz w:val="24"/>
          <w:szCs w:val="24"/>
        </w:rPr>
        <w:t>[7]</w:t>
      </w:r>
      <w:r>
        <w:rPr>
          <w:rFonts w:hint="eastAsia"/>
          <w:sz w:val="24"/>
          <w:szCs w:val="24"/>
        </w:rPr>
        <w:t>和</w:t>
      </w:r>
      <w:proofErr w:type="gramStart"/>
      <w:r>
        <w:rPr>
          <w:rFonts w:hint="eastAsia"/>
          <w:sz w:val="24"/>
          <w:szCs w:val="24"/>
        </w:rPr>
        <w:t>物联</w:t>
      </w:r>
      <w:proofErr w:type="gramEnd"/>
      <w:r>
        <w:rPr>
          <w:rFonts w:hint="eastAsia"/>
          <w:sz w:val="24"/>
          <w:szCs w:val="24"/>
        </w:rPr>
        <w:t>网环境下的软件测试等。</w:t>
      </w:r>
    </w:p>
    <w:p w14:paraId="42DB532C" w14:textId="58A6861F" w:rsidR="00E846E6" w:rsidRDefault="005F2C71">
      <w:pPr>
        <w:snapToGrid w:val="0"/>
        <w:spacing w:line="360" w:lineRule="auto"/>
        <w:ind w:firstLineChars="196" w:firstLine="470"/>
        <w:rPr>
          <w:sz w:val="24"/>
          <w:szCs w:val="24"/>
        </w:rPr>
      </w:pPr>
      <w:r>
        <w:rPr>
          <w:rFonts w:hint="eastAsia"/>
          <w:sz w:val="24"/>
          <w:szCs w:val="24"/>
        </w:rPr>
        <w:lastRenderedPageBreak/>
        <w:t>（</w:t>
      </w:r>
      <w:r>
        <w:rPr>
          <w:rFonts w:hint="eastAsia"/>
          <w:sz w:val="24"/>
          <w:szCs w:val="24"/>
        </w:rPr>
        <w:t>4</w:t>
      </w:r>
      <w:r>
        <w:rPr>
          <w:rFonts w:hint="eastAsia"/>
          <w:sz w:val="24"/>
          <w:szCs w:val="24"/>
        </w:rPr>
        <w:t>）根据软件</w:t>
      </w:r>
      <w:del w:id="359" w:author="付 安" w:date="2019-02-20T15:37:00Z">
        <w:r w:rsidDel="0085076C">
          <w:rPr>
            <w:rFonts w:hint="eastAsia"/>
            <w:sz w:val="24"/>
            <w:szCs w:val="24"/>
          </w:rPr>
          <w:delText>不同</w:delText>
        </w:r>
      </w:del>
      <w:r>
        <w:rPr>
          <w:rFonts w:hint="eastAsia"/>
          <w:sz w:val="24"/>
          <w:szCs w:val="24"/>
        </w:rPr>
        <w:t>特性和方面的测试可以分为</w:t>
      </w:r>
      <w:r>
        <w:rPr>
          <w:rFonts w:hint="eastAsia"/>
          <w:sz w:val="24"/>
          <w:szCs w:val="24"/>
        </w:rPr>
        <w:t>[1,4]</w:t>
      </w:r>
      <w:r>
        <w:rPr>
          <w:rFonts w:hint="eastAsia"/>
          <w:sz w:val="24"/>
          <w:szCs w:val="24"/>
        </w:rPr>
        <w:t>：负载测试、压力测试、性能测试</w:t>
      </w:r>
      <w:r>
        <w:rPr>
          <w:rFonts w:hint="eastAsia"/>
          <w:sz w:val="24"/>
          <w:szCs w:val="24"/>
        </w:rPr>
        <w:t>[14]</w:t>
      </w:r>
      <w:r>
        <w:rPr>
          <w:rFonts w:hint="eastAsia"/>
          <w:sz w:val="24"/>
          <w:szCs w:val="24"/>
        </w:rPr>
        <w:t>、安全性测试、安装测试、可用性测试、稳定性测试、授权测试、用户接受性测试、一致性测试、配置测试、文档测试、兼容性测试和</w:t>
      </w:r>
      <w:ins w:id="360" w:author="phantom Dai" w:date="2019-02-21T16:36:00Z">
        <w:r w:rsidR="000E1D9E">
          <w:rPr>
            <w:rFonts w:hint="eastAsia"/>
            <w:sz w:val="24"/>
            <w:szCs w:val="24"/>
          </w:rPr>
          <w:t xml:space="preserve"> </w:t>
        </w:r>
      </w:ins>
      <w:r>
        <w:rPr>
          <w:rFonts w:hint="eastAsia"/>
          <w:sz w:val="24"/>
          <w:szCs w:val="24"/>
        </w:rPr>
        <w:t>Playtest</w:t>
      </w:r>
      <w:r>
        <w:rPr>
          <w:rFonts w:hint="eastAsia"/>
          <w:sz w:val="24"/>
          <w:szCs w:val="24"/>
        </w:rPr>
        <w:t>（试玩测试）</w:t>
      </w:r>
      <w:r>
        <w:rPr>
          <w:rFonts w:hint="eastAsia"/>
          <w:sz w:val="24"/>
          <w:szCs w:val="24"/>
        </w:rPr>
        <w:t>[37]</w:t>
      </w:r>
      <w:r>
        <w:rPr>
          <w:rFonts w:hint="eastAsia"/>
          <w:sz w:val="24"/>
          <w:szCs w:val="24"/>
        </w:rPr>
        <w:t>等。</w:t>
      </w:r>
    </w:p>
    <w:p w14:paraId="73128783" w14:textId="07743905" w:rsidR="00E846E6" w:rsidRDefault="005F2C71">
      <w:pPr>
        <w:snapToGrid w:val="0"/>
        <w:spacing w:line="360" w:lineRule="auto"/>
        <w:ind w:firstLineChars="196" w:firstLine="470"/>
        <w:rPr>
          <w:sz w:val="24"/>
          <w:szCs w:val="24"/>
        </w:rPr>
      </w:pPr>
      <w:r>
        <w:rPr>
          <w:rFonts w:hint="eastAsia"/>
          <w:sz w:val="24"/>
          <w:szCs w:val="24"/>
        </w:rPr>
        <w:t>（</w:t>
      </w:r>
      <w:r>
        <w:rPr>
          <w:rFonts w:hint="eastAsia"/>
          <w:sz w:val="24"/>
          <w:szCs w:val="24"/>
        </w:rPr>
        <w:t>5</w:t>
      </w:r>
      <w:r>
        <w:rPr>
          <w:rFonts w:hint="eastAsia"/>
          <w:sz w:val="24"/>
          <w:szCs w:val="24"/>
        </w:rPr>
        <w:t>）根据</w:t>
      </w:r>
      <w:ins w:id="361" w:author="付 安" w:date="2019-02-20T15:40:00Z">
        <w:r w:rsidR="00665F78">
          <w:rPr>
            <w:rFonts w:hint="eastAsia"/>
            <w:sz w:val="24"/>
            <w:szCs w:val="24"/>
          </w:rPr>
          <w:t>故障</w:t>
        </w:r>
        <w:r w:rsidR="00665F78">
          <w:rPr>
            <w:sz w:val="24"/>
            <w:szCs w:val="24"/>
          </w:rPr>
          <w:t>检测</w:t>
        </w:r>
        <w:r w:rsidR="00665F78">
          <w:rPr>
            <w:rFonts w:hint="eastAsia"/>
            <w:sz w:val="24"/>
            <w:szCs w:val="24"/>
          </w:rPr>
          <w:t>理论和角度</w:t>
        </w:r>
      </w:ins>
      <w:del w:id="362" w:author="付 安" w:date="2019-02-20T15:40:00Z">
        <w:r w:rsidDel="00665F78">
          <w:rPr>
            <w:rFonts w:hint="eastAsia"/>
            <w:sz w:val="24"/>
            <w:szCs w:val="24"/>
          </w:rPr>
          <w:delText>不同特殊的测试技术</w:delText>
        </w:r>
      </w:del>
      <w:ins w:id="363" w:author="付 安" w:date="2019-02-20T15:42:00Z">
        <w:r w:rsidR="00665F78">
          <w:rPr>
            <w:rFonts w:hint="eastAsia"/>
            <w:sz w:val="24"/>
            <w:szCs w:val="24"/>
          </w:rPr>
          <w:t>进行归类</w:t>
        </w:r>
      </w:ins>
      <w:del w:id="364" w:author="付 安" w:date="2019-02-20T15:42:00Z">
        <w:r w:rsidDel="00665F78">
          <w:rPr>
            <w:rFonts w:hint="eastAsia"/>
            <w:sz w:val="24"/>
            <w:szCs w:val="24"/>
          </w:rPr>
          <w:delText>可以有</w:delText>
        </w:r>
      </w:del>
      <w:r>
        <w:rPr>
          <w:rFonts w:hint="eastAsia"/>
          <w:sz w:val="24"/>
          <w:szCs w:val="24"/>
        </w:rPr>
        <w:t>：</w:t>
      </w:r>
      <w:commentRangeStart w:id="365"/>
      <w:r>
        <w:rPr>
          <w:rFonts w:hint="eastAsia"/>
          <w:sz w:val="24"/>
          <w:szCs w:val="24"/>
        </w:rPr>
        <w:t>组合测试</w:t>
      </w:r>
      <w:r>
        <w:rPr>
          <w:rFonts w:hint="eastAsia"/>
          <w:sz w:val="24"/>
          <w:szCs w:val="24"/>
        </w:rPr>
        <w:t>[8,43]</w:t>
      </w:r>
      <w:r>
        <w:rPr>
          <w:rFonts w:hint="eastAsia"/>
          <w:sz w:val="24"/>
          <w:szCs w:val="24"/>
        </w:rPr>
        <w:t>、蜕变测试</w:t>
      </w:r>
      <w:r>
        <w:rPr>
          <w:rFonts w:hint="eastAsia"/>
          <w:sz w:val="24"/>
          <w:szCs w:val="24"/>
        </w:rPr>
        <w:t>[19]</w:t>
      </w:r>
      <w:r>
        <w:rPr>
          <w:rFonts w:hint="eastAsia"/>
          <w:sz w:val="24"/>
          <w:szCs w:val="24"/>
        </w:rPr>
        <w:t>、变异测试</w:t>
      </w:r>
      <w:r>
        <w:rPr>
          <w:rFonts w:hint="eastAsia"/>
          <w:sz w:val="24"/>
          <w:szCs w:val="24"/>
        </w:rPr>
        <w:t>[22]</w:t>
      </w:r>
      <w:r>
        <w:rPr>
          <w:rFonts w:hint="eastAsia"/>
          <w:sz w:val="24"/>
          <w:szCs w:val="24"/>
        </w:rPr>
        <w:t>、演化测试</w:t>
      </w:r>
      <w:r>
        <w:rPr>
          <w:rFonts w:hint="eastAsia"/>
          <w:sz w:val="24"/>
          <w:szCs w:val="24"/>
        </w:rPr>
        <w:t>[9</w:t>
      </w:r>
      <w:r>
        <w:rPr>
          <w:rFonts w:hint="eastAsia"/>
          <w:sz w:val="24"/>
          <w:szCs w:val="24"/>
        </w:rPr>
        <w:t>，</w:t>
      </w:r>
      <w:r>
        <w:rPr>
          <w:rFonts w:hint="eastAsia"/>
          <w:sz w:val="24"/>
          <w:szCs w:val="24"/>
        </w:rPr>
        <w:t>11]</w:t>
      </w:r>
      <w:r>
        <w:rPr>
          <w:rFonts w:hint="eastAsia"/>
          <w:sz w:val="24"/>
          <w:szCs w:val="24"/>
        </w:rPr>
        <w:t>、</w:t>
      </w:r>
      <w:r>
        <w:rPr>
          <w:rFonts w:hint="eastAsia"/>
          <w:sz w:val="24"/>
          <w:szCs w:val="24"/>
        </w:rPr>
        <w:t>FUZZ</w:t>
      </w:r>
      <w:r>
        <w:rPr>
          <w:rFonts w:hint="eastAsia"/>
          <w:sz w:val="24"/>
          <w:szCs w:val="24"/>
        </w:rPr>
        <w:t>测试</w:t>
      </w:r>
      <w:r>
        <w:rPr>
          <w:rFonts w:hint="eastAsia"/>
          <w:sz w:val="24"/>
          <w:szCs w:val="24"/>
        </w:rPr>
        <w:t>[29]</w:t>
      </w:r>
      <w:r>
        <w:rPr>
          <w:rFonts w:hint="eastAsia"/>
          <w:sz w:val="24"/>
          <w:szCs w:val="24"/>
        </w:rPr>
        <w:t>、基于性质的测试</w:t>
      </w:r>
      <w:r>
        <w:rPr>
          <w:rFonts w:hint="eastAsia"/>
          <w:sz w:val="24"/>
          <w:szCs w:val="24"/>
        </w:rPr>
        <w:t>[18]</w:t>
      </w:r>
      <w:r>
        <w:rPr>
          <w:rFonts w:hint="eastAsia"/>
          <w:sz w:val="24"/>
          <w:szCs w:val="24"/>
        </w:rPr>
        <w:t>、基于故障的测试</w:t>
      </w:r>
      <w:r>
        <w:rPr>
          <w:rFonts w:hint="eastAsia"/>
          <w:sz w:val="24"/>
          <w:szCs w:val="24"/>
        </w:rPr>
        <w:t>[1]</w:t>
      </w:r>
      <w:r>
        <w:rPr>
          <w:rFonts w:hint="eastAsia"/>
          <w:sz w:val="24"/>
          <w:szCs w:val="24"/>
        </w:rPr>
        <w:t>、基于模型的测试</w:t>
      </w:r>
      <w:r>
        <w:rPr>
          <w:rFonts w:hint="eastAsia"/>
          <w:sz w:val="24"/>
          <w:szCs w:val="24"/>
        </w:rPr>
        <w:t>[17]</w:t>
      </w:r>
      <w:r>
        <w:rPr>
          <w:rFonts w:hint="eastAsia"/>
          <w:sz w:val="24"/>
          <w:szCs w:val="24"/>
        </w:rPr>
        <w:t>、反模型测试</w:t>
      </w:r>
      <w:r>
        <w:rPr>
          <w:rFonts w:hint="eastAsia"/>
          <w:sz w:val="24"/>
          <w:szCs w:val="24"/>
        </w:rPr>
        <w:t>[28]</w:t>
      </w:r>
      <w:r>
        <w:rPr>
          <w:rFonts w:hint="eastAsia"/>
          <w:sz w:val="24"/>
          <w:szCs w:val="24"/>
        </w:rPr>
        <w:t>、结对测试</w:t>
      </w:r>
      <w:r>
        <w:rPr>
          <w:rFonts w:hint="eastAsia"/>
          <w:sz w:val="24"/>
          <w:szCs w:val="24"/>
        </w:rPr>
        <w:t>[31]</w:t>
      </w:r>
      <w:r>
        <w:rPr>
          <w:rFonts w:hint="eastAsia"/>
          <w:sz w:val="24"/>
          <w:szCs w:val="24"/>
        </w:rPr>
        <w:t>、在线测试</w:t>
      </w:r>
      <w:r>
        <w:rPr>
          <w:rFonts w:hint="eastAsia"/>
          <w:sz w:val="24"/>
          <w:szCs w:val="24"/>
        </w:rPr>
        <w:t>[32]</w:t>
      </w:r>
      <w:r>
        <w:rPr>
          <w:rFonts w:hint="eastAsia"/>
          <w:sz w:val="24"/>
          <w:szCs w:val="24"/>
        </w:rPr>
        <w:t>、基于操作剖面的测试</w:t>
      </w:r>
      <w:r>
        <w:rPr>
          <w:rFonts w:hint="eastAsia"/>
          <w:sz w:val="24"/>
          <w:szCs w:val="24"/>
        </w:rPr>
        <w:t>[20]</w:t>
      </w:r>
      <w:r>
        <w:rPr>
          <w:rFonts w:hint="eastAsia"/>
          <w:sz w:val="24"/>
          <w:szCs w:val="24"/>
        </w:rPr>
        <w:t>、基于用例和</w:t>
      </w:r>
      <w:commentRangeStart w:id="366"/>
      <w:del w:id="367" w:author="phantom Dai" w:date="2019-02-21T16:36:00Z">
        <w:r w:rsidDel="000E1D9E">
          <w:rPr>
            <w:rFonts w:hint="eastAsia"/>
            <w:sz w:val="24"/>
            <w:szCs w:val="24"/>
          </w:rPr>
          <w:delText>／</w:delText>
        </w:r>
      </w:del>
      <w:commentRangeEnd w:id="366"/>
      <w:r w:rsidR="000E1D9E">
        <w:rPr>
          <w:rStyle w:val="af0"/>
        </w:rPr>
        <w:commentReference w:id="366"/>
      </w:r>
      <w:r>
        <w:rPr>
          <w:rFonts w:hint="eastAsia"/>
          <w:sz w:val="24"/>
          <w:szCs w:val="24"/>
        </w:rPr>
        <w:t>或用户陈述开发测试用例、基于规格说明的测试</w:t>
      </w:r>
      <w:r>
        <w:rPr>
          <w:rFonts w:hint="eastAsia"/>
          <w:sz w:val="24"/>
          <w:szCs w:val="24"/>
        </w:rPr>
        <w:t>[23]</w:t>
      </w:r>
      <w:r>
        <w:rPr>
          <w:rFonts w:hint="eastAsia"/>
          <w:sz w:val="24"/>
          <w:szCs w:val="24"/>
        </w:rPr>
        <w:t>、统计测试</w:t>
      </w:r>
      <w:r>
        <w:rPr>
          <w:rFonts w:hint="eastAsia"/>
          <w:sz w:val="24"/>
          <w:szCs w:val="24"/>
        </w:rPr>
        <w:t>[21]</w:t>
      </w:r>
      <w:r>
        <w:rPr>
          <w:rFonts w:hint="eastAsia"/>
          <w:sz w:val="24"/>
          <w:szCs w:val="24"/>
        </w:rPr>
        <w:t>、逻辑测试</w:t>
      </w:r>
      <w:r>
        <w:rPr>
          <w:rFonts w:hint="eastAsia"/>
          <w:sz w:val="24"/>
          <w:szCs w:val="24"/>
        </w:rPr>
        <w:t>[39]</w:t>
      </w:r>
      <w:r>
        <w:rPr>
          <w:rFonts w:hint="eastAsia"/>
          <w:sz w:val="24"/>
          <w:szCs w:val="24"/>
        </w:rPr>
        <w:t>、随机测试</w:t>
      </w:r>
      <w:r>
        <w:rPr>
          <w:rFonts w:hint="eastAsia"/>
          <w:sz w:val="24"/>
          <w:szCs w:val="24"/>
        </w:rPr>
        <w:t>[16</w:t>
      </w:r>
      <w:r>
        <w:rPr>
          <w:rFonts w:hint="eastAsia"/>
          <w:sz w:val="24"/>
          <w:szCs w:val="24"/>
        </w:rPr>
        <w:t>，</w:t>
      </w:r>
      <w:r>
        <w:rPr>
          <w:rFonts w:hint="eastAsia"/>
          <w:sz w:val="24"/>
          <w:szCs w:val="24"/>
        </w:rPr>
        <w:t>25]</w:t>
      </w:r>
      <w:r>
        <w:rPr>
          <w:rFonts w:hint="eastAsia"/>
          <w:sz w:val="24"/>
          <w:szCs w:val="24"/>
        </w:rPr>
        <w:t>、反随机测试</w:t>
      </w:r>
      <w:r>
        <w:rPr>
          <w:rFonts w:hint="eastAsia"/>
          <w:sz w:val="24"/>
          <w:szCs w:val="24"/>
        </w:rPr>
        <w:t>[26</w:t>
      </w:r>
      <w:r>
        <w:rPr>
          <w:rFonts w:hint="eastAsia"/>
          <w:sz w:val="24"/>
          <w:szCs w:val="24"/>
        </w:rPr>
        <w:t>，</w:t>
      </w:r>
      <w:r>
        <w:rPr>
          <w:rFonts w:hint="eastAsia"/>
          <w:sz w:val="24"/>
          <w:szCs w:val="24"/>
        </w:rPr>
        <w:t>27]</w:t>
      </w:r>
      <w:r>
        <w:rPr>
          <w:rFonts w:hint="eastAsia"/>
          <w:sz w:val="24"/>
          <w:szCs w:val="24"/>
        </w:rPr>
        <w:t>、自适应随机测试</w:t>
      </w:r>
      <w:r>
        <w:rPr>
          <w:rFonts w:hint="eastAsia"/>
          <w:sz w:val="24"/>
          <w:szCs w:val="24"/>
        </w:rPr>
        <w:t>[12</w:t>
      </w:r>
      <w:r>
        <w:rPr>
          <w:rFonts w:hint="eastAsia"/>
          <w:sz w:val="24"/>
          <w:szCs w:val="24"/>
        </w:rPr>
        <w:t>，</w:t>
      </w:r>
      <w:r>
        <w:rPr>
          <w:rFonts w:hint="eastAsia"/>
          <w:sz w:val="24"/>
          <w:szCs w:val="24"/>
        </w:rPr>
        <w:t>24]</w:t>
      </w:r>
      <w:r>
        <w:rPr>
          <w:rFonts w:hint="eastAsia"/>
          <w:sz w:val="24"/>
          <w:szCs w:val="24"/>
        </w:rPr>
        <w:t>、</w:t>
      </w:r>
      <w:r>
        <w:rPr>
          <w:rFonts w:hint="eastAsia"/>
          <w:sz w:val="24"/>
          <w:szCs w:val="24"/>
        </w:rPr>
        <w:t>GUI</w:t>
      </w:r>
      <w:r>
        <w:rPr>
          <w:rFonts w:hint="eastAsia"/>
          <w:sz w:val="24"/>
          <w:szCs w:val="24"/>
        </w:rPr>
        <w:t>测试</w:t>
      </w:r>
      <w:r>
        <w:rPr>
          <w:rFonts w:hint="eastAsia"/>
          <w:sz w:val="24"/>
          <w:szCs w:val="24"/>
        </w:rPr>
        <w:t>[30]</w:t>
      </w:r>
      <w:r>
        <w:rPr>
          <w:rFonts w:hint="eastAsia"/>
          <w:sz w:val="24"/>
          <w:szCs w:val="24"/>
        </w:rPr>
        <w:t>、冒烟测试和探索测试</w:t>
      </w:r>
      <w:r>
        <w:rPr>
          <w:rFonts w:hint="eastAsia"/>
          <w:sz w:val="24"/>
          <w:szCs w:val="24"/>
        </w:rPr>
        <w:t>[33]</w:t>
      </w:r>
      <w:r>
        <w:rPr>
          <w:rFonts w:hint="eastAsia"/>
          <w:sz w:val="24"/>
          <w:szCs w:val="24"/>
        </w:rPr>
        <w:t>等</w:t>
      </w:r>
      <w:commentRangeEnd w:id="365"/>
      <w:r w:rsidR="000E1D9E">
        <w:rPr>
          <w:rStyle w:val="af0"/>
        </w:rPr>
        <w:commentReference w:id="365"/>
      </w:r>
      <w:r>
        <w:rPr>
          <w:rFonts w:hint="eastAsia"/>
          <w:sz w:val="24"/>
          <w:szCs w:val="24"/>
        </w:rPr>
        <w:t>。</w:t>
      </w:r>
    </w:p>
    <w:p w14:paraId="28E5A633" w14:textId="77777777" w:rsidR="00E846E6" w:rsidRDefault="005F2C71">
      <w:pPr>
        <w:snapToGrid w:val="0"/>
        <w:spacing w:line="360" w:lineRule="auto"/>
        <w:ind w:firstLineChars="196" w:firstLine="470"/>
        <w:rPr>
          <w:sz w:val="24"/>
          <w:szCs w:val="24"/>
        </w:rPr>
      </w:pPr>
      <w:r>
        <w:rPr>
          <w:rFonts w:eastAsia="楷体_GB2312" w:cs="楷体_GB2312"/>
          <w:noProof/>
          <w:sz w:val="24"/>
          <w:szCs w:val="24"/>
        </w:rPr>
        <w:drawing>
          <wp:anchor distT="0" distB="0" distL="114300" distR="114300" simplePos="0" relativeHeight="251668480" behindDoc="0" locked="0" layoutInCell="1" allowOverlap="1" wp14:anchorId="3036FC9C" wp14:editId="4885AB50">
            <wp:simplePos x="0" y="0"/>
            <wp:positionH relativeFrom="column">
              <wp:posOffset>-17780</wp:posOffset>
            </wp:positionH>
            <wp:positionV relativeFrom="paragraph">
              <wp:posOffset>8255</wp:posOffset>
            </wp:positionV>
            <wp:extent cx="5257800" cy="2169160"/>
            <wp:effectExtent l="0" t="0" r="0" b="2540"/>
            <wp:wrapNone/>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6"/>
                    <a:stretch>
                      <a:fillRect/>
                    </a:stretch>
                  </pic:blipFill>
                  <pic:spPr>
                    <a:xfrm>
                      <a:off x="0" y="0"/>
                      <a:ext cx="5257800" cy="2169160"/>
                    </a:xfrm>
                    <a:prstGeom prst="rect">
                      <a:avLst/>
                    </a:prstGeom>
                    <a:noFill/>
                    <a:ln w="9525">
                      <a:noFill/>
                    </a:ln>
                  </pic:spPr>
                </pic:pic>
              </a:graphicData>
            </a:graphic>
          </wp:anchor>
        </w:drawing>
      </w:r>
    </w:p>
    <w:p w14:paraId="0D25C4E1" w14:textId="77777777" w:rsidR="00E846E6" w:rsidRDefault="00E846E6">
      <w:pPr>
        <w:snapToGrid w:val="0"/>
        <w:spacing w:line="360" w:lineRule="auto"/>
        <w:ind w:firstLineChars="196" w:firstLine="470"/>
        <w:rPr>
          <w:sz w:val="24"/>
          <w:szCs w:val="24"/>
        </w:rPr>
      </w:pPr>
    </w:p>
    <w:p w14:paraId="7CFE90C0" w14:textId="77777777" w:rsidR="00E846E6" w:rsidRDefault="00E846E6">
      <w:pPr>
        <w:snapToGrid w:val="0"/>
        <w:spacing w:line="360" w:lineRule="auto"/>
        <w:ind w:firstLineChars="196" w:firstLine="470"/>
        <w:rPr>
          <w:sz w:val="24"/>
          <w:szCs w:val="24"/>
        </w:rPr>
      </w:pPr>
    </w:p>
    <w:p w14:paraId="4D040B9D" w14:textId="77777777" w:rsidR="00E846E6" w:rsidRDefault="00E846E6">
      <w:pPr>
        <w:snapToGrid w:val="0"/>
        <w:spacing w:line="360" w:lineRule="auto"/>
        <w:ind w:firstLineChars="196" w:firstLine="470"/>
        <w:rPr>
          <w:sz w:val="24"/>
          <w:szCs w:val="24"/>
        </w:rPr>
      </w:pPr>
    </w:p>
    <w:p w14:paraId="2F3E553C" w14:textId="77777777" w:rsidR="00E846E6" w:rsidRDefault="00E846E6">
      <w:pPr>
        <w:snapToGrid w:val="0"/>
        <w:spacing w:line="360" w:lineRule="auto"/>
        <w:ind w:firstLineChars="196" w:firstLine="470"/>
        <w:rPr>
          <w:sz w:val="24"/>
          <w:szCs w:val="24"/>
        </w:rPr>
      </w:pPr>
    </w:p>
    <w:p w14:paraId="0558B86A" w14:textId="77777777" w:rsidR="00E846E6" w:rsidRDefault="00E846E6">
      <w:pPr>
        <w:snapToGrid w:val="0"/>
        <w:spacing w:line="360" w:lineRule="auto"/>
        <w:ind w:firstLineChars="196" w:firstLine="470"/>
        <w:rPr>
          <w:sz w:val="24"/>
          <w:szCs w:val="24"/>
        </w:rPr>
      </w:pPr>
    </w:p>
    <w:p w14:paraId="37A77747" w14:textId="77777777" w:rsidR="00E846E6" w:rsidRDefault="00E846E6">
      <w:pPr>
        <w:spacing w:line="360" w:lineRule="auto"/>
        <w:rPr>
          <w:b/>
          <w:bCs/>
          <w:sz w:val="24"/>
          <w:szCs w:val="24"/>
        </w:rPr>
      </w:pPr>
    </w:p>
    <w:p w14:paraId="2E979E2F" w14:textId="77777777" w:rsidR="00E846E6" w:rsidRDefault="00E846E6">
      <w:pPr>
        <w:spacing w:line="360" w:lineRule="auto"/>
        <w:rPr>
          <w:b/>
          <w:bCs/>
          <w:sz w:val="24"/>
          <w:szCs w:val="24"/>
        </w:rPr>
      </w:pPr>
    </w:p>
    <w:p w14:paraId="099C3E2E" w14:textId="77777777" w:rsidR="00E846E6" w:rsidRDefault="005F2C71">
      <w:pPr>
        <w:spacing w:line="360" w:lineRule="auto"/>
        <w:jc w:val="center"/>
        <w:rPr>
          <w:b/>
          <w:bCs/>
          <w:sz w:val="24"/>
          <w:szCs w:val="24"/>
        </w:rPr>
      </w:pPr>
      <w:r>
        <w:rPr>
          <w:rFonts w:hint="eastAsia"/>
          <w:b/>
          <w:bCs/>
          <w:sz w:val="24"/>
          <w:szCs w:val="24"/>
        </w:rPr>
        <w:t>图</w:t>
      </w:r>
      <w:r>
        <w:rPr>
          <w:rFonts w:hint="eastAsia"/>
          <w:b/>
          <w:bCs/>
          <w:sz w:val="24"/>
          <w:szCs w:val="24"/>
        </w:rPr>
        <w:t xml:space="preserve"> 1-5 </w:t>
      </w:r>
      <w:r>
        <w:rPr>
          <w:rFonts w:hint="eastAsia"/>
          <w:b/>
          <w:bCs/>
          <w:sz w:val="24"/>
          <w:szCs w:val="24"/>
        </w:rPr>
        <w:t>软件测试方法体系</w:t>
      </w:r>
    </w:p>
    <w:p w14:paraId="4A0A1AAA" w14:textId="46CABBFD" w:rsidR="00E846E6" w:rsidRDefault="005F2C71">
      <w:pPr>
        <w:spacing w:line="360" w:lineRule="auto"/>
        <w:ind w:firstLine="420"/>
        <w:rPr>
          <w:sz w:val="24"/>
          <w:szCs w:val="24"/>
        </w:rPr>
      </w:pPr>
      <w:del w:id="368" w:author="付 安" w:date="2019-02-20T15:43:00Z">
        <w:r w:rsidDel="00273F7A">
          <w:rPr>
            <w:rFonts w:hint="eastAsia"/>
            <w:sz w:val="24"/>
            <w:szCs w:val="24"/>
          </w:rPr>
          <w:delText>可见</w:delText>
        </w:r>
      </w:del>
      <w:ins w:id="369" w:author="付 安" w:date="2019-02-20T15:43:00Z">
        <w:r w:rsidR="00273F7A">
          <w:rPr>
            <w:rFonts w:hint="eastAsia"/>
            <w:sz w:val="24"/>
            <w:szCs w:val="24"/>
          </w:rPr>
          <w:t>综上所述</w:t>
        </w:r>
      </w:ins>
      <w:r>
        <w:rPr>
          <w:rFonts w:hint="eastAsia"/>
          <w:sz w:val="24"/>
          <w:szCs w:val="24"/>
        </w:rPr>
        <w:t>，传统的软件测试方法体系已经非常完善，</w:t>
      </w:r>
      <w:commentRangeStart w:id="370"/>
      <w:del w:id="371" w:author="付 安" w:date="2019-02-20T15:46:00Z">
        <w:r w:rsidDel="00EA6EF4">
          <w:rPr>
            <w:rFonts w:hint="eastAsia"/>
            <w:sz w:val="24"/>
            <w:szCs w:val="24"/>
          </w:rPr>
          <w:delText>从不同开发方式和应用场景、不同特性和方面、不同开发阶段、静态与动态、黑盒与白盒等多个角度对测试方法进行了细致的区分与总结</w:delText>
        </w:r>
        <w:commentRangeEnd w:id="370"/>
        <w:r w:rsidR="00573CA5" w:rsidDel="00EA6EF4">
          <w:rPr>
            <w:rStyle w:val="af0"/>
          </w:rPr>
          <w:commentReference w:id="370"/>
        </w:r>
      </w:del>
      <w:r>
        <w:rPr>
          <w:rFonts w:hint="eastAsia"/>
          <w:sz w:val="24"/>
          <w:szCs w:val="24"/>
        </w:rPr>
        <w:t>，每一种测试方法都有其对应的测试场景和其不可取代的测试价值。</w:t>
      </w:r>
      <w:commentRangeStart w:id="372"/>
      <w:r>
        <w:rPr>
          <w:rFonts w:hint="eastAsia"/>
          <w:sz w:val="24"/>
          <w:szCs w:val="24"/>
        </w:rPr>
        <w:t>我们对几十种测试方法进行了系统的梳理与归纳，尤其是特殊的软件测试方法，如组合测试、蜕变测试、变异测试等，在软件测试领域积累了丰富的测试经验与扎实的理论基础。</w:t>
      </w:r>
      <w:commentRangeEnd w:id="372"/>
      <w:r w:rsidR="00ED7B9E">
        <w:rPr>
          <w:rStyle w:val="af0"/>
        </w:rPr>
        <w:commentReference w:id="372"/>
      </w:r>
    </w:p>
    <w:p w14:paraId="00ADCF31" w14:textId="77777777" w:rsidR="00E846E6" w:rsidRDefault="005F2C71">
      <w:pPr>
        <w:pStyle w:val="4"/>
        <w:spacing w:before="120" w:after="120" w:line="360" w:lineRule="auto"/>
        <w:pPrChange w:id="373" w:author="付 安" w:date="2019-02-20T15:48:00Z">
          <w:pPr>
            <w:pStyle w:val="4"/>
            <w:spacing w:before="0" w:after="0" w:line="360" w:lineRule="auto"/>
          </w:pPr>
        </w:pPrChange>
      </w:pPr>
      <w:r>
        <w:rPr>
          <w:rFonts w:hint="eastAsia"/>
        </w:rPr>
        <w:t>1.2.3</w:t>
      </w:r>
      <w:r>
        <w:rPr>
          <w:rFonts w:hint="eastAsia"/>
        </w:rPr>
        <w:t>软件测试两大关键问题</w:t>
      </w:r>
    </w:p>
    <w:p w14:paraId="26F23FB4" w14:textId="77777777" w:rsidR="00E846E6" w:rsidRDefault="005F2C71">
      <w:pPr>
        <w:snapToGrid w:val="0"/>
        <w:spacing w:beforeLines="10" w:before="31" w:afterLines="10" w:after="31" w:line="360" w:lineRule="auto"/>
        <w:ind w:firstLine="420"/>
        <w:rPr>
          <w:sz w:val="24"/>
          <w:szCs w:val="24"/>
        </w:rPr>
      </w:pPr>
      <w:r>
        <w:rPr>
          <w:b/>
          <w:sz w:val="24"/>
          <w:szCs w:val="24"/>
        </w:rPr>
        <w:t>软件测试是一种广泛采用的软件质量保证手段</w:t>
      </w:r>
      <w:r>
        <w:rPr>
          <w:sz w:val="24"/>
          <w:szCs w:val="24"/>
        </w:rPr>
        <w:t>[14]</w:t>
      </w:r>
      <w:r>
        <w:rPr>
          <w:sz w:val="24"/>
          <w:szCs w:val="24"/>
        </w:rPr>
        <w:t>，通过运行有限的测试用例，比较测试用例的输出与预期输出是否一致来检测软件中潜藏的故障。软件测试包含两项关键的任务，即</w:t>
      </w:r>
      <w:r>
        <w:rPr>
          <w:b/>
          <w:bCs/>
          <w:sz w:val="24"/>
          <w:szCs w:val="24"/>
        </w:rPr>
        <w:t>测试用例的生成</w:t>
      </w:r>
      <w:r>
        <w:rPr>
          <w:sz w:val="24"/>
          <w:szCs w:val="24"/>
        </w:rPr>
        <w:t>和</w:t>
      </w:r>
      <w:r>
        <w:rPr>
          <w:b/>
          <w:bCs/>
          <w:sz w:val="24"/>
          <w:szCs w:val="24"/>
        </w:rPr>
        <w:t>测试结果的判定</w:t>
      </w:r>
      <w:r>
        <w:rPr>
          <w:sz w:val="24"/>
          <w:szCs w:val="24"/>
        </w:rPr>
        <w:t>。</w:t>
      </w:r>
    </w:p>
    <w:p w14:paraId="36829902" w14:textId="77777777" w:rsidR="00E846E6" w:rsidRDefault="005F2C71">
      <w:pPr>
        <w:pStyle w:val="5"/>
        <w:spacing w:before="0" w:after="120" w:line="360" w:lineRule="auto"/>
        <w:rPr>
          <w:sz w:val="24"/>
          <w:szCs w:val="24"/>
        </w:rPr>
        <w:pPrChange w:id="374" w:author="付 安" w:date="2019-02-20T15:48:00Z">
          <w:pPr>
            <w:pStyle w:val="5"/>
            <w:spacing w:before="0" w:after="0" w:line="360" w:lineRule="auto"/>
          </w:pPr>
        </w:pPrChange>
      </w:pPr>
      <w:r>
        <w:rPr>
          <w:rFonts w:hint="eastAsia"/>
          <w:sz w:val="24"/>
          <w:szCs w:val="24"/>
        </w:rPr>
        <w:lastRenderedPageBreak/>
        <w:t xml:space="preserve">1.2.3.1 </w:t>
      </w:r>
      <w:r>
        <w:rPr>
          <w:rFonts w:hint="eastAsia"/>
          <w:sz w:val="24"/>
          <w:szCs w:val="24"/>
        </w:rPr>
        <w:t>测试用例的生成</w:t>
      </w:r>
    </w:p>
    <w:p w14:paraId="4B34C50B" w14:textId="77777777" w:rsidR="00E846E6" w:rsidRDefault="005F2C71">
      <w:pPr>
        <w:snapToGrid w:val="0"/>
        <w:spacing w:beforeLines="10" w:before="31" w:afterLines="10" w:after="31" w:line="360" w:lineRule="auto"/>
        <w:ind w:firstLine="420"/>
        <w:rPr>
          <w:sz w:val="24"/>
          <w:szCs w:val="24"/>
        </w:rPr>
      </w:pPr>
      <w:r>
        <w:rPr>
          <w:sz w:val="24"/>
          <w:szCs w:val="24"/>
        </w:rPr>
        <w:t>测试用例生成为待测软件产生用于检查程缺陷的软件输入及其对应的预期输出，直接影响着软件测试的有效性和效率。</w:t>
      </w:r>
      <w:bookmarkStart w:id="375" w:name="_Hlk535140562"/>
      <w:r>
        <w:rPr>
          <w:sz w:val="24"/>
          <w:szCs w:val="24"/>
        </w:rPr>
        <w:t>代表性的软件测试方面的研究工作包括</w:t>
      </w:r>
      <w:bookmarkEnd w:id="375"/>
      <w:r>
        <w:rPr>
          <w:sz w:val="24"/>
          <w:szCs w:val="24"/>
        </w:rPr>
        <w:t>[15]</w:t>
      </w:r>
      <w:r>
        <w:rPr>
          <w:sz w:val="24"/>
          <w:szCs w:val="24"/>
        </w:rPr>
        <w:t>：</w:t>
      </w:r>
    </w:p>
    <w:p w14:paraId="42781AF3" w14:textId="5DD50701" w:rsidR="00E846E6" w:rsidRDefault="005F2C71">
      <w:pPr>
        <w:snapToGrid w:val="0"/>
        <w:spacing w:line="360" w:lineRule="auto"/>
        <w:ind w:left="6"/>
        <w:rPr>
          <w:sz w:val="24"/>
          <w:szCs w:val="24"/>
        </w:rPr>
      </w:pPr>
      <w:r>
        <w:rPr>
          <w:rFonts w:hint="eastAsia"/>
          <w:b/>
          <w:sz w:val="24"/>
          <w:szCs w:val="24"/>
        </w:rPr>
        <w:t>（</w:t>
      </w:r>
      <w:r>
        <w:rPr>
          <w:rFonts w:hint="eastAsia"/>
          <w:b/>
          <w:sz w:val="24"/>
          <w:szCs w:val="24"/>
        </w:rPr>
        <w:t>1</w:t>
      </w:r>
      <w:r>
        <w:rPr>
          <w:rFonts w:hint="eastAsia"/>
          <w:b/>
          <w:sz w:val="24"/>
          <w:szCs w:val="24"/>
        </w:rPr>
        <w:t>）</w:t>
      </w:r>
      <w:r>
        <w:rPr>
          <w:b/>
          <w:sz w:val="24"/>
          <w:szCs w:val="24"/>
        </w:rPr>
        <w:t>基于符号执行的测试用例生成：</w:t>
      </w:r>
      <w:r>
        <w:rPr>
          <w:sz w:val="24"/>
          <w:szCs w:val="24"/>
        </w:rPr>
        <w:t>使用符号值代替具体值分析程序所有可能的执行路径</w:t>
      </w:r>
      <w:r>
        <w:rPr>
          <w:rFonts w:hint="eastAsia"/>
          <w:sz w:val="24"/>
          <w:szCs w:val="24"/>
        </w:rPr>
        <w:t>，</w:t>
      </w:r>
      <w:r>
        <w:rPr>
          <w:sz w:val="24"/>
          <w:szCs w:val="24"/>
        </w:rPr>
        <w:t>并通过约束求解为执行路径生成测试用例</w:t>
      </w:r>
      <w:r>
        <w:rPr>
          <w:sz w:val="24"/>
          <w:szCs w:val="24"/>
        </w:rPr>
        <w:t>[16]</w:t>
      </w:r>
      <w:r>
        <w:rPr>
          <w:sz w:val="24"/>
          <w:szCs w:val="24"/>
        </w:rPr>
        <w:t>。符号执行技术由</w:t>
      </w:r>
      <w:r>
        <w:rPr>
          <w:sz w:val="24"/>
          <w:szCs w:val="24"/>
        </w:rPr>
        <w:t>King</w:t>
      </w:r>
      <w:r>
        <w:rPr>
          <w:sz w:val="24"/>
          <w:szCs w:val="24"/>
        </w:rPr>
        <w:t>等人</w:t>
      </w:r>
      <w:r>
        <w:rPr>
          <w:sz w:val="24"/>
          <w:szCs w:val="24"/>
        </w:rPr>
        <w:t>[17]</w:t>
      </w:r>
      <w:r>
        <w:rPr>
          <w:sz w:val="24"/>
          <w:szCs w:val="24"/>
        </w:rPr>
        <w:t>首次提出</w:t>
      </w:r>
      <w:r>
        <w:rPr>
          <w:rFonts w:hint="eastAsia"/>
          <w:sz w:val="24"/>
          <w:szCs w:val="24"/>
        </w:rPr>
        <w:t>，</w:t>
      </w:r>
      <w:r>
        <w:rPr>
          <w:sz w:val="24"/>
          <w:szCs w:val="24"/>
        </w:rPr>
        <w:t>其初衷是使用符号</w:t>
      </w:r>
      <w:proofErr w:type="gramStart"/>
      <w:r>
        <w:rPr>
          <w:sz w:val="24"/>
          <w:szCs w:val="24"/>
        </w:rPr>
        <w:t>值执行</w:t>
      </w:r>
      <w:proofErr w:type="gramEnd"/>
      <w:r>
        <w:rPr>
          <w:sz w:val="24"/>
          <w:szCs w:val="24"/>
        </w:rPr>
        <w:t>程序并以此分析程序所有可能的行为</w:t>
      </w:r>
      <w:r>
        <w:rPr>
          <w:rFonts w:hint="eastAsia"/>
          <w:sz w:val="24"/>
          <w:szCs w:val="24"/>
        </w:rPr>
        <w:t>。</w:t>
      </w:r>
      <w:r>
        <w:rPr>
          <w:sz w:val="24"/>
          <w:szCs w:val="24"/>
        </w:rPr>
        <w:t>然而，该技术受制于困难的约束求解过程和庞大的程序分析开销。为解决约束求解难的问题，研究者开发了多种约束求解器，如</w:t>
      </w:r>
      <w:r>
        <w:rPr>
          <w:sz w:val="24"/>
          <w:szCs w:val="24"/>
        </w:rPr>
        <w:t>z3[18]</w:t>
      </w:r>
      <w:r>
        <w:rPr>
          <w:sz w:val="24"/>
          <w:szCs w:val="24"/>
        </w:rPr>
        <w:t>、</w:t>
      </w:r>
      <w:r>
        <w:rPr>
          <w:sz w:val="24"/>
          <w:szCs w:val="24"/>
        </w:rPr>
        <w:t>STP[19]</w:t>
      </w:r>
      <w:r>
        <w:rPr>
          <w:sz w:val="24"/>
          <w:szCs w:val="24"/>
        </w:rPr>
        <w:t>、</w:t>
      </w:r>
      <w:r>
        <w:rPr>
          <w:sz w:val="24"/>
          <w:szCs w:val="24"/>
        </w:rPr>
        <w:t>choco[20]</w:t>
      </w:r>
      <w:r>
        <w:rPr>
          <w:sz w:val="24"/>
          <w:szCs w:val="24"/>
        </w:rPr>
        <w:t>等；为解决程序分析开销大的问题，研究者提出了选择符号执行</w:t>
      </w:r>
      <w:r>
        <w:rPr>
          <w:sz w:val="24"/>
          <w:szCs w:val="24"/>
        </w:rPr>
        <w:t>[21]</w:t>
      </w:r>
      <w:r>
        <w:rPr>
          <w:sz w:val="24"/>
          <w:szCs w:val="24"/>
        </w:rPr>
        <w:t>、动态符号执行</w:t>
      </w:r>
      <w:r>
        <w:rPr>
          <w:sz w:val="24"/>
          <w:szCs w:val="24"/>
        </w:rPr>
        <w:t>[22]</w:t>
      </w:r>
      <w:r>
        <w:rPr>
          <w:sz w:val="24"/>
          <w:szCs w:val="24"/>
        </w:rPr>
        <w:t>等。此外，研究者通过符号执行生成高覆盖率的测试用例：</w:t>
      </w:r>
      <w:r>
        <w:rPr>
          <w:sz w:val="24"/>
          <w:szCs w:val="24"/>
        </w:rPr>
        <w:t>Cadar</w:t>
      </w:r>
      <w:ins w:id="376" w:author="phantom Dai" w:date="2019-02-21T16:39:00Z">
        <w:r w:rsidR="00593C20">
          <w:rPr>
            <w:sz w:val="24"/>
            <w:szCs w:val="24"/>
          </w:rPr>
          <w:t xml:space="preserve"> </w:t>
        </w:r>
      </w:ins>
      <w:r>
        <w:rPr>
          <w:sz w:val="24"/>
          <w:szCs w:val="24"/>
        </w:rPr>
        <w:t>等人</w:t>
      </w:r>
      <w:r>
        <w:rPr>
          <w:sz w:val="24"/>
          <w:szCs w:val="24"/>
        </w:rPr>
        <w:t>[23]</w:t>
      </w:r>
      <w:r>
        <w:rPr>
          <w:sz w:val="24"/>
          <w:szCs w:val="24"/>
        </w:rPr>
        <w:t>设计并实现了符号执行工具</w:t>
      </w:r>
      <w:ins w:id="377" w:author="phantom Dai" w:date="2019-02-21T16:39:00Z">
        <w:r w:rsidR="00593C20">
          <w:rPr>
            <w:rFonts w:hint="eastAsia"/>
            <w:sz w:val="24"/>
            <w:szCs w:val="24"/>
          </w:rPr>
          <w:t xml:space="preserve"> </w:t>
        </w:r>
      </w:ins>
      <w:r>
        <w:rPr>
          <w:sz w:val="24"/>
          <w:szCs w:val="24"/>
        </w:rPr>
        <w:t>KLEE</w:t>
      </w:r>
      <w:r>
        <w:rPr>
          <w:sz w:val="24"/>
          <w:szCs w:val="24"/>
        </w:rPr>
        <w:t>，可以为待测程序生成超过</w:t>
      </w:r>
      <w:r>
        <w:rPr>
          <w:sz w:val="24"/>
          <w:szCs w:val="24"/>
        </w:rPr>
        <w:t>90%</w:t>
      </w:r>
      <w:r>
        <w:rPr>
          <w:sz w:val="24"/>
          <w:szCs w:val="24"/>
        </w:rPr>
        <w:t>代码覆盖率的测试用例，</w:t>
      </w:r>
      <w:r>
        <w:rPr>
          <w:sz w:val="24"/>
          <w:szCs w:val="24"/>
        </w:rPr>
        <w:t>Godefroid</w:t>
      </w:r>
      <w:ins w:id="378" w:author="phantom Dai" w:date="2019-02-21T16:39:00Z">
        <w:r w:rsidR="00593C20">
          <w:rPr>
            <w:sz w:val="24"/>
            <w:szCs w:val="24"/>
          </w:rPr>
          <w:t xml:space="preserve"> </w:t>
        </w:r>
      </w:ins>
      <w:r>
        <w:rPr>
          <w:sz w:val="24"/>
          <w:szCs w:val="24"/>
        </w:rPr>
        <w:t>等人</w:t>
      </w:r>
      <w:r>
        <w:rPr>
          <w:sz w:val="24"/>
          <w:szCs w:val="24"/>
        </w:rPr>
        <w:t>[25]</w:t>
      </w:r>
      <w:r>
        <w:rPr>
          <w:sz w:val="24"/>
          <w:szCs w:val="24"/>
        </w:rPr>
        <w:t>在符号执行的约束表达式中引入</w:t>
      </w:r>
      <w:r>
        <w:rPr>
          <w:rFonts w:hint="eastAsia"/>
          <w:sz w:val="24"/>
          <w:szCs w:val="24"/>
        </w:rPr>
        <w:t>了</w:t>
      </w:r>
      <w:r>
        <w:rPr>
          <w:sz w:val="24"/>
          <w:szCs w:val="24"/>
        </w:rPr>
        <w:t>符号变量在执行中应满足条件的</w:t>
      </w:r>
      <w:r>
        <w:rPr>
          <w:rFonts w:hint="eastAsia"/>
          <w:sz w:val="24"/>
          <w:szCs w:val="24"/>
        </w:rPr>
        <w:t>相关</w:t>
      </w:r>
      <w:r>
        <w:rPr>
          <w:sz w:val="24"/>
          <w:szCs w:val="24"/>
        </w:rPr>
        <w:t>描述，提升</w:t>
      </w:r>
      <w:proofErr w:type="gramStart"/>
      <w:r>
        <w:rPr>
          <w:sz w:val="24"/>
          <w:szCs w:val="24"/>
        </w:rPr>
        <w:t>了白盒测试</w:t>
      </w:r>
      <w:proofErr w:type="gramEnd"/>
      <w:r>
        <w:rPr>
          <w:sz w:val="24"/>
          <w:szCs w:val="24"/>
        </w:rPr>
        <w:t>中用例生成的</w:t>
      </w:r>
      <w:r>
        <w:rPr>
          <w:rFonts w:hint="eastAsia"/>
          <w:sz w:val="24"/>
          <w:szCs w:val="24"/>
        </w:rPr>
        <w:t>有效性</w:t>
      </w:r>
      <w:r>
        <w:rPr>
          <w:sz w:val="24"/>
          <w:szCs w:val="24"/>
        </w:rPr>
        <w:t>与</w:t>
      </w:r>
      <w:r>
        <w:rPr>
          <w:rFonts w:hint="eastAsia"/>
          <w:sz w:val="24"/>
          <w:szCs w:val="24"/>
        </w:rPr>
        <w:t>效率</w:t>
      </w:r>
      <w:r>
        <w:rPr>
          <w:sz w:val="24"/>
          <w:szCs w:val="24"/>
        </w:rPr>
        <w:t>。</w:t>
      </w:r>
    </w:p>
    <w:p w14:paraId="14AEC1F5" w14:textId="32C9C3DE" w:rsidR="00E846E6" w:rsidRDefault="005F2C71">
      <w:pPr>
        <w:snapToGrid w:val="0"/>
        <w:spacing w:line="360" w:lineRule="auto"/>
        <w:ind w:left="6"/>
        <w:rPr>
          <w:sz w:val="24"/>
          <w:szCs w:val="24"/>
        </w:rPr>
      </w:pPr>
      <w:r>
        <w:rPr>
          <w:rFonts w:hint="eastAsia"/>
          <w:b/>
          <w:sz w:val="24"/>
          <w:szCs w:val="24"/>
        </w:rPr>
        <w:t>（</w:t>
      </w:r>
      <w:r>
        <w:rPr>
          <w:rFonts w:hint="eastAsia"/>
          <w:b/>
          <w:sz w:val="24"/>
          <w:szCs w:val="24"/>
        </w:rPr>
        <w:t>2</w:t>
      </w:r>
      <w:r>
        <w:rPr>
          <w:rFonts w:hint="eastAsia"/>
          <w:b/>
          <w:sz w:val="24"/>
          <w:szCs w:val="24"/>
        </w:rPr>
        <w:t>）</w:t>
      </w:r>
      <w:r>
        <w:rPr>
          <w:b/>
          <w:sz w:val="24"/>
          <w:szCs w:val="24"/>
        </w:rPr>
        <w:t>基于模型的测试用例生成：</w:t>
      </w:r>
      <w:r>
        <w:rPr>
          <w:sz w:val="24"/>
          <w:szCs w:val="24"/>
        </w:rPr>
        <w:t>使用待测程序的形式化模型（有限状态机、</w:t>
      </w:r>
      <w:r>
        <w:rPr>
          <w:sz w:val="24"/>
          <w:szCs w:val="24"/>
        </w:rPr>
        <w:t>UML</w:t>
      </w:r>
      <w:r>
        <w:rPr>
          <w:sz w:val="24"/>
          <w:szCs w:val="24"/>
        </w:rPr>
        <w:t>模型等）自动为待测程序生成测试用例</w:t>
      </w:r>
      <w:r>
        <w:rPr>
          <w:sz w:val="24"/>
          <w:szCs w:val="24"/>
        </w:rPr>
        <w:t>[25]</w:t>
      </w:r>
      <w:r>
        <w:rPr>
          <w:sz w:val="24"/>
          <w:szCs w:val="24"/>
        </w:rPr>
        <w:t>。基于有限状态机的</w:t>
      </w:r>
      <w:r>
        <w:rPr>
          <w:rFonts w:hint="eastAsia"/>
          <w:sz w:val="24"/>
          <w:szCs w:val="24"/>
        </w:rPr>
        <w:t>测试用例</w:t>
      </w:r>
      <w:r>
        <w:rPr>
          <w:sz w:val="24"/>
          <w:szCs w:val="24"/>
        </w:rPr>
        <w:t>生成方法将待测程序所有可能的状态进行抽象，定义状态转换所涉及的输入及输出，</w:t>
      </w:r>
      <w:r>
        <w:rPr>
          <w:rFonts w:hint="eastAsia"/>
          <w:sz w:val="24"/>
          <w:szCs w:val="24"/>
        </w:rPr>
        <w:t>构造</w:t>
      </w:r>
      <w:r>
        <w:rPr>
          <w:sz w:val="24"/>
          <w:szCs w:val="24"/>
        </w:rPr>
        <w:t>待测程序的有限状态机模型，最后以状态覆盖、转移覆盖、路径覆盖等策略</w:t>
      </w:r>
      <w:proofErr w:type="gramStart"/>
      <w:r>
        <w:rPr>
          <w:sz w:val="24"/>
          <w:szCs w:val="24"/>
        </w:rPr>
        <w:t>从状机模型</w:t>
      </w:r>
      <w:proofErr w:type="gramEnd"/>
      <w:r>
        <w:rPr>
          <w:sz w:val="24"/>
          <w:szCs w:val="24"/>
        </w:rPr>
        <w:t>中选择状态转移序列并生成测试用例</w:t>
      </w:r>
      <w:r>
        <w:rPr>
          <w:sz w:val="24"/>
          <w:szCs w:val="24"/>
        </w:rPr>
        <w:t>[15][26]</w:t>
      </w:r>
      <w:r>
        <w:rPr>
          <w:sz w:val="24"/>
          <w:szCs w:val="24"/>
        </w:rPr>
        <w:t>。</w:t>
      </w:r>
      <w:r>
        <w:rPr>
          <w:rFonts w:hint="eastAsia"/>
          <w:sz w:val="24"/>
          <w:szCs w:val="24"/>
        </w:rPr>
        <w:t>例如</w:t>
      </w:r>
      <w:r>
        <w:rPr>
          <w:sz w:val="24"/>
          <w:szCs w:val="24"/>
        </w:rPr>
        <w:t>，</w:t>
      </w:r>
      <w:del w:id="379" w:author="phantom Dai" w:date="2019-02-21T16:39:00Z">
        <w:r w:rsidDel="00593C20">
          <w:rPr>
            <w:sz w:val="24"/>
            <w:szCs w:val="24"/>
          </w:rPr>
          <w:delText xml:space="preserve"> </w:delText>
        </w:r>
      </w:del>
      <w:r>
        <w:rPr>
          <w:sz w:val="24"/>
          <w:szCs w:val="24"/>
        </w:rPr>
        <w:t>Kansomkeat</w:t>
      </w:r>
      <w:ins w:id="380" w:author="phantom Dai" w:date="2019-02-21T16:39:00Z">
        <w:r w:rsidR="00593C20">
          <w:rPr>
            <w:sz w:val="24"/>
            <w:szCs w:val="24"/>
          </w:rPr>
          <w:t xml:space="preserve"> </w:t>
        </w:r>
      </w:ins>
      <w:r>
        <w:rPr>
          <w:sz w:val="24"/>
          <w:szCs w:val="24"/>
        </w:rPr>
        <w:t>和</w:t>
      </w:r>
      <w:ins w:id="381" w:author="phantom Dai" w:date="2019-02-21T16:40:00Z">
        <w:r w:rsidR="00593C20">
          <w:rPr>
            <w:rFonts w:hint="eastAsia"/>
            <w:sz w:val="24"/>
            <w:szCs w:val="24"/>
          </w:rPr>
          <w:t xml:space="preserve"> </w:t>
        </w:r>
      </w:ins>
      <w:r>
        <w:rPr>
          <w:sz w:val="24"/>
          <w:szCs w:val="24"/>
        </w:rPr>
        <w:t>Rivepiboon</w:t>
      </w:r>
      <w:del w:id="382" w:author="phantom Dai" w:date="2019-02-21T16:40:00Z">
        <w:r w:rsidDel="00593C20">
          <w:rPr>
            <w:sz w:val="24"/>
            <w:szCs w:val="24"/>
          </w:rPr>
          <w:delText xml:space="preserve"> </w:delText>
        </w:r>
      </w:del>
      <w:r>
        <w:rPr>
          <w:sz w:val="24"/>
          <w:szCs w:val="24"/>
        </w:rPr>
        <w:t>[27]</w:t>
      </w:r>
      <w:r>
        <w:rPr>
          <w:sz w:val="24"/>
          <w:szCs w:val="24"/>
        </w:rPr>
        <w:t>使用</w:t>
      </w:r>
      <w:ins w:id="383" w:author="phantom Dai" w:date="2019-02-21T16:40:00Z">
        <w:r w:rsidR="00593C20">
          <w:rPr>
            <w:rFonts w:hint="eastAsia"/>
            <w:sz w:val="24"/>
            <w:szCs w:val="24"/>
          </w:rPr>
          <w:t xml:space="preserve"> </w:t>
        </w:r>
      </w:ins>
      <w:r>
        <w:rPr>
          <w:sz w:val="24"/>
          <w:szCs w:val="24"/>
        </w:rPr>
        <w:t>UML</w:t>
      </w:r>
      <w:ins w:id="384" w:author="phantom Dai" w:date="2019-02-21T16:40:00Z">
        <w:r w:rsidR="00593C20">
          <w:rPr>
            <w:sz w:val="24"/>
            <w:szCs w:val="24"/>
          </w:rPr>
          <w:t xml:space="preserve"> </w:t>
        </w:r>
      </w:ins>
      <w:r>
        <w:rPr>
          <w:sz w:val="24"/>
          <w:szCs w:val="24"/>
        </w:rPr>
        <w:t>状态图为待测程序构建模型并自动生成满足一定覆盖条件的测试用例集。</w:t>
      </w:r>
      <w:r w:rsidRPr="008A7F59">
        <w:rPr>
          <w:rFonts w:hint="eastAsia"/>
          <w:sz w:val="24"/>
          <w:szCs w:val="24"/>
        </w:rPr>
        <w:t>2018</w:t>
      </w:r>
      <w:r w:rsidRPr="008A7F59">
        <w:rPr>
          <w:rFonts w:hint="eastAsia"/>
          <w:sz w:val="24"/>
          <w:szCs w:val="24"/>
        </w:rPr>
        <w:t>年</w:t>
      </w:r>
      <w:commentRangeStart w:id="385"/>
      <w:r w:rsidRPr="008A7F59">
        <w:rPr>
          <w:rFonts w:asciiTheme="minorHAnsi" w:eastAsiaTheme="minorEastAsia" w:hAnsiTheme="minorHAnsi" w:cstheme="minorBidi"/>
          <w:sz w:val="24"/>
          <w:szCs w:val="24"/>
        </w:rPr>
        <w:t>Xue Han</w:t>
      </w:r>
      <w:commentRangeEnd w:id="385"/>
      <w:r w:rsidR="00593C20">
        <w:rPr>
          <w:rStyle w:val="af0"/>
        </w:rPr>
        <w:commentReference w:id="385"/>
      </w:r>
      <w:r w:rsidRPr="008A7F59">
        <w:rPr>
          <w:rFonts w:hint="eastAsia"/>
          <w:sz w:val="24"/>
          <w:szCs w:val="24"/>
        </w:rPr>
        <w:t>等人</w:t>
      </w:r>
      <w:r w:rsidRPr="008A7F59">
        <w:rPr>
          <w:sz w:val="24"/>
          <w:szCs w:val="24"/>
        </w:rPr>
        <w:t>[110]</w:t>
      </w:r>
      <w:r w:rsidRPr="008A7F59">
        <w:rPr>
          <w:rFonts w:hint="eastAsia"/>
          <w:sz w:val="24"/>
          <w:szCs w:val="24"/>
        </w:rPr>
        <w:t>分析三个大型开源项目中的</w:t>
      </w:r>
      <w:r w:rsidRPr="008A7F59">
        <w:rPr>
          <w:rFonts w:hint="eastAsia"/>
          <w:sz w:val="24"/>
          <w:szCs w:val="24"/>
        </w:rPr>
        <w:t>300</w:t>
      </w:r>
      <w:r w:rsidRPr="008A7F59">
        <w:rPr>
          <w:rFonts w:hint="eastAsia"/>
          <w:sz w:val="24"/>
          <w:szCs w:val="24"/>
        </w:rPr>
        <w:t>个错误报告</w:t>
      </w:r>
      <w:r w:rsidRPr="008A7F59">
        <w:rPr>
          <w:rFonts w:hint="eastAsia"/>
          <w:sz w:val="24"/>
          <w:szCs w:val="24"/>
        </w:rPr>
        <w:t>,</w:t>
      </w:r>
      <w:r w:rsidRPr="008A7F59">
        <w:rPr>
          <w:rFonts w:hint="eastAsia"/>
          <w:sz w:val="24"/>
          <w:szCs w:val="24"/>
        </w:rPr>
        <w:t>他们发现输入参数和配置的组合可以暴露性能错误，首次提出</w:t>
      </w:r>
      <w:ins w:id="386" w:author="phantom Dai" w:date="2019-02-21T16:40:00Z">
        <w:r w:rsidR="00593C20">
          <w:rPr>
            <w:rFonts w:hint="eastAsia"/>
            <w:sz w:val="24"/>
            <w:szCs w:val="24"/>
          </w:rPr>
          <w:t xml:space="preserve"> </w:t>
        </w:r>
      </w:ins>
      <w:r w:rsidRPr="008A7F59">
        <w:rPr>
          <w:rFonts w:hint="eastAsia"/>
          <w:sz w:val="24"/>
          <w:szCs w:val="24"/>
        </w:rPr>
        <w:t>PerfLearner</w:t>
      </w:r>
      <w:r w:rsidRPr="008A7F59">
        <w:rPr>
          <w:rFonts w:hint="eastAsia"/>
          <w:sz w:val="24"/>
          <w:szCs w:val="24"/>
        </w:rPr>
        <w:t>，根据错误报告自动生成测试帧，这是一种提取测试框架元素的自动化方法并为性能测试生成测试框架以指导实际性能测试用例生成。实验证明其能生成测试框架和检测实际性能错误。</w:t>
      </w:r>
    </w:p>
    <w:p w14:paraId="0F539A24" w14:textId="10F7682A" w:rsidR="00E846E6" w:rsidRDefault="005F2C71">
      <w:pPr>
        <w:snapToGrid w:val="0"/>
        <w:spacing w:line="360" w:lineRule="auto"/>
        <w:ind w:left="6"/>
        <w:rPr>
          <w:sz w:val="24"/>
          <w:szCs w:val="24"/>
        </w:rPr>
      </w:pPr>
      <w:r>
        <w:rPr>
          <w:rFonts w:hint="eastAsia"/>
          <w:b/>
          <w:sz w:val="24"/>
          <w:szCs w:val="24"/>
        </w:rPr>
        <w:t>（</w:t>
      </w:r>
      <w:r>
        <w:rPr>
          <w:rFonts w:hint="eastAsia"/>
          <w:b/>
          <w:sz w:val="24"/>
          <w:szCs w:val="24"/>
        </w:rPr>
        <w:t>3</w:t>
      </w:r>
      <w:r>
        <w:rPr>
          <w:rFonts w:hint="eastAsia"/>
          <w:b/>
          <w:sz w:val="24"/>
          <w:szCs w:val="24"/>
        </w:rPr>
        <w:t>）</w:t>
      </w:r>
      <w:r>
        <w:rPr>
          <w:b/>
          <w:sz w:val="24"/>
          <w:szCs w:val="24"/>
        </w:rPr>
        <w:t>基于组合测试的测试用例生成：</w:t>
      </w:r>
      <w:r>
        <w:rPr>
          <w:sz w:val="24"/>
          <w:szCs w:val="24"/>
        </w:rPr>
        <w:t>使用不同的组合策略将待测程序不同参数的值进行组合，为待测程序生成规模尽可能小而不</w:t>
      </w:r>
      <w:proofErr w:type="gramStart"/>
      <w:r>
        <w:rPr>
          <w:sz w:val="24"/>
          <w:szCs w:val="24"/>
        </w:rPr>
        <w:t>显著损失</w:t>
      </w:r>
      <w:proofErr w:type="gramEnd"/>
      <w:r>
        <w:rPr>
          <w:sz w:val="24"/>
          <w:szCs w:val="24"/>
        </w:rPr>
        <w:t>故障检测能力的测试用例集（组合覆盖表）</w:t>
      </w:r>
      <w:r>
        <w:rPr>
          <w:rFonts w:hint="eastAsia"/>
          <w:sz w:val="24"/>
          <w:szCs w:val="24"/>
        </w:rPr>
        <w:t>。</w:t>
      </w:r>
      <w:r>
        <w:rPr>
          <w:sz w:val="24"/>
          <w:szCs w:val="24"/>
        </w:rPr>
        <w:t>目的是使用较少的测试用例分析软件中各参数之间的相</w:t>
      </w:r>
      <w:r>
        <w:rPr>
          <w:sz w:val="24"/>
          <w:szCs w:val="24"/>
        </w:rPr>
        <w:lastRenderedPageBreak/>
        <w:t>互作用对整个系统产生的影响。目前，组合测试中主要有四类测试用例生成方法，包括贪心算法、启发式搜索算法、代数方法、随机方法。贪心算法以尽可能多地覆盖未覆盖组合为原则给待测程序逐一生成测试用例并形成测试集，典型的方法有</w:t>
      </w:r>
      <w:r>
        <w:rPr>
          <w:sz w:val="24"/>
          <w:szCs w:val="24"/>
        </w:rPr>
        <w:t>one-row-at-a-time [28]</w:t>
      </w:r>
      <w:r>
        <w:rPr>
          <w:sz w:val="24"/>
          <w:szCs w:val="24"/>
        </w:rPr>
        <w:t>及</w:t>
      </w:r>
      <w:r>
        <w:rPr>
          <w:sz w:val="24"/>
          <w:szCs w:val="24"/>
        </w:rPr>
        <w:t xml:space="preserve">in parameter order </w:t>
      </w:r>
      <w:r>
        <w:rPr>
          <w:sz w:val="24"/>
          <w:szCs w:val="24"/>
        </w:rPr>
        <w:t>算法</w:t>
      </w:r>
      <w:r>
        <w:rPr>
          <w:sz w:val="24"/>
          <w:szCs w:val="24"/>
        </w:rPr>
        <w:t>[29,30]</w:t>
      </w:r>
      <w:r>
        <w:rPr>
          <w:rFonts w:hint="eastAsia"/>
          <w:sz w:val="24"/>
          <w:szCs w:val="24"/>
        </w:rPr>
        <w:t>。</w:t>
      </w:r>
      <w:r>
        <w:rPr>
          <w:sz w:val="24"/>
          <w:szCs w:val="24"/>
        </w:rPr>
        <w:t>启发式规则对预先存在的测试集进行一系列转换，直至测试集覆盖所有的组合，典型的方法有</w:t>
      </w:r>
      <w:ins w:id="387" w:author="phantom Dai" w:date="2019-02-21T16:40:00Z">
        <w:r w:rsidR="00593C20">
          <w:rPr>
            <w:rFonts w:hint="eastAsia"/>
            <w:sz w:val="24"/>
            <w:szCs w:val="24"/>
          </w:rPr>
          <w:t xml:space="preserve"> </w:t>
        </w:r>
      </w:ins>
      <w:r>
        <w:rPr>
          <w:sz w:val="24"/>
          <w:szCs w:val="24"/>
        </w:rPr>
        <w:t>Ghazi</w:t>
      </w:r>
      <w:ins w:id="388" w:author="phantom Dai" w:date="2019-02-21T16:40:00Z">
        <w:r w:rsidR="00593C20">
          <w:rPr>
            <w:sz w:val="24"/>
            <w:szCs w:val="24"/>
          </w:rPr>
          <w:t xml:space="preserve"> </w:t>
        </w:r>
      </w:ins>
      <w:r>
        <w:rPr>
          <w:sz w:val="24"/>
          <w:szCs w:val="24"/>
        </w:rPr>
        <w:t>等人</w:t>
      </w:r>
      <w:r>
        <w:rPr>
          <w:sz w:val="24"/>
          <w:szCs w:val="24"/>
        </w:rPr>
        <w:t>[31]</w:t>
      </w:r>
      <w:r>
        <w:rPr>
          <w:sz w:val="24"/>
          <w:szCs w:val="24"/>
        </w:rPr>
        <w:t>提出的基于遗传算法的技术及</w:t>
      </w:r>
      <w:ins w:id="389" w:author="phantom Dai" w:date="2019-02-21T16:40:00Z">
        <w:r w:rsidR="00593C20">
          <w:rPr>
            <w:rFonts w:hint="eastAsia"/>
            <w:sz w:val="24"/>
            <w:szCs w:val="24"/>
          </w:rPr>
          <w:t xml:space="preserve"> </w:t>
        </w:r>
      </w:ins>
      <w:r>
        <w:rPr>
          <w:sz w:val="24"/>
          <w:szCs w:val="24"/>
        </w:rPr>
        <w:t>Bryce</w:t>
      </w:r>
      <w:ins w:id="390" w:author="phantom Dai" w:date="2019-02-21T16:41:00Z">
        <w:r w:rsidR="00593C20">
          <w:rPr>
            <w:sz w:val="24"/>
            <w:szCs w:val="24"/>
          </w:rPr>
          <w:t xml:space="preserve"> </w:t>
        </w:r>
      </w:ins>
      <w:r>
        <w:rPr>
          <w:sz w:val="24"/>
          <w:szCs w:val="24"/>
        </w:rPr>
        <w:t>和</w:t>
      </w:r>
      <w:ins w:id="391" w:author="phantom Dai" w:date="2019-02-21T16:41:00Z">
        <w:r w:rsidR="00593C20">
          <w:rPr>
            <w:rFonts w:hint="eastAsia"/>
            <w:sz w:val="24"/>
            <w:szCs w:val="24"/>
          </w:rPr>
          <w:t xml:space="preserve"> </w:t>
        </w:r>
      </w:ins>
      <w:r>
        <w:rPr>
          <w:sz w:val="24"/>
          <w:szCs w:val="24"/>
        </w:rPr>
        <w:t>Colbourn[32]</w:t>
      </w:r>
      <w:r>
        <w:rPr>
          <w:sz w:val="24"/>
          <w:szCs w:val="24"/>
        </w:rPr>
        <w:t>在贪心算法基础上改进的技术。代数方法通过数学函数或递归构造的方式推导测试用例，典型的方法有</w:t>
      </w:r>
      <w:r>
        <w:rPr>
          <w:sz w:val="24"/>
          <w:szCs w:val="24"/>
        </w:rPr>
        <w:t>[33</w:t>
      </w:r>
      <w:r>
        <w:rPr>
          <w:rFonts w:hint="eastAsia"/>
          <w:sz w:val="24"/>
          <w:szCs w:val="24"/>
        </w:rPr>
        <w:t>,</w:t>
      </w:r>
      <w:r>
        <w:rPr>
          <w:sz w:val="24"/>
          <w:szCs w:val="24"/>
        </w:rPr>
        <w:t>34]</w:t>
      </w:r>
      <w:r>
        <w:rPr>
          <w:sz w:val="24"/>
          <w:szCs w:val="24"/>
        </w:rPr>
        <w:t>。随机方法则以随机的方式从测试全集中选择测试用例，通常被作为实验对比的基准方法</w:t>
      </w:r>
      <w:r>
        <w:rPr>
          <w:sz w:val="24"/>
          <w:szCs w:val="24"/>
        </w:rPr>
        <w:t>[35</w:t>
      </w:r>
      <w:r>
        <w:rPr>
          <w:rFonts w:hint="eastAsia"/>
          <w:sz w:val="24"/>
          <w:szCs w:val="24"/>
        </w:rPr>
        <w:t>-</w:t>
      </w:r>
      <w:r>
        <w:rPr>
          <w:sz w:val="24"/>
          <w:szCs w:val="24"/>
        </w:rPr>
        <w:t>37]</w:t>
      </w:r>
      <w:r>
        <w:rPr>
          <w:rFonts w:hint="eastAsia"/>
          <w:sz w:val="24"/>
          <w:szCs w:val="24"/>
        </w:rPr>
        <w:t>。</w:t>
      </w:r>
    </w:p>
    <w:p w14:paraId="154D0B28" w14:textId="4743ABB9" w:rsidR="00E846E6" w:rsidRDefault="005F2C71">
      <w:pPr>
        <w:snapToGrid w:val="0"/>
        <w:spacing w:line="360" w:lineRule="auto"/>
        <w:ind w:left="6"/>
        <w:rPr>
          <w:sz w:val="24"/>
          <w:szCs w:val="24"/>
        </w:rPr>
      </w:pPr>
      <w:r>
        <w:rPr>
          <w:rFonts w:hint="eastAsia"/>
          <w:b/>
          <w:sz w:val="24"/>
          <w:szCs w:val="24"/>
        </w:rPr>
        <w:t>（</w:t>
      </w:r>
      <w:r>
        <w:rPr>
          <w:rFonts w:hint="eastAsia"/>
          <w:b/>
          <w:sz w:val="24"/>
          <w:szCs w:val="24"/>
        </w:rPr>
        <w:t>4</w:t>
      </w:r>
      <w:r>
        <w:rPr>
          <w:rFonts w:hint="eastAsia"/>
          <w:b/>
          <w:sz w:val="24"/>
          <w:szCs w:val="24"/>
        </w:rPr>
        <w:t>）</w:t>
      </w:r>
      <w:r>
        <w:rPr>
          <w:b/>
          <w:sz w:val="24"/>
          <w:szCs w:val="24"/>
        </w:rPr>
        <w:t>适应性随机测试：</w:t>
      </w:r>
      <w:r>
        <w:rPr>
          <w:sz w:val="24"/>
          <w:szCs w:val="24"/>
        </w:rPr>
        <w:t>使新生成的测试用例与所有已生成测试用例具有最远的距离，</w:t>
      </w:r>
      <w:r>
        <w:rPr>
          <w:rFonts w:hint="eastAsia"/>
          <w:sz w:val="24"/>
          <w:szCs w:val="24"/>
        </w:rPr>
        <w:t>使</w:t>
      </w:r>
      <w:r>
        <w:rPr>
          <w:sz w:val="24"/>
          <w:szCs w:val="24"/>
        </w:rPr>
        <w:t>测试用例在软件输入域上更加均匀地分布。</w:t>
      </w:r>
      <w:r>
        <w:rPr>
          <w:sz w:val="24"/>
          <w:szCs w:val="24"/>
        </w:rPr>
        <w:t>Chen</w:t>
      </w:r>
      <w:ins w:id="392" w:author="phantom Dai" w:date="2019-02-21T16:41:00Z">
        <w:r w:rsidR="00593C20">
          <w:rPr>
            <w:sz w:val="24"/>
            <w:szCs w:val="24"/>
          </w:rPr>
          <w:t xml:space="preserve"> </w:t>
        </w:r>
      </w:ins>
      <w:r>
        <w:rPr>
          <w:sz w:val="24"/>
          <w:szCs w:val="24"/>
        </w:rPr>
        <w:t>等人</w:t>
      </w:r>
      <w:r>
        <w:rPr>
          <w:sz w:val="24"/>
          <w:szCs w:val="24"/>
        </w:rPr>
        <w:t>[38]</w:t>
      </w:r>
      <w:r>
        <w:rPr>
          <w:sz w:val="24"/>
          <w:szCs w:val="24"/>
        </w:rPr>
        <w:t>在此想法的基础上提出了适应性随机测试</w:t>
      </w:r>
      <w:r>
        <w:rPr>
          <w:rFonts w:hint="eastAsia"/>
          <w:sz w:val="24"/>
          <w:szCs w:val="24"/>
        </w:rPr>
        <w:t>，</w:t>
      </w:r>
      <w:r>
        <w:rPr>
          <w:sz w:val="24"/>
          <w:szCs w:val="24"/>
        </w:rPr>
        <w:t>改进</w:t>
      </w:r>
      <w:r>
        <w:rPr>
          <w:rFonts w:hint="eastAsia"/>
          <w:sz w:val="24"/>
          <w:szCs w:val="24"/>
        </w:rPr>
        <w:t>了</w:t>
      </w:r>
      <w:r>
        <w:rPr>
          <w:sz w:val="24"/>
          <w:szCs w:val="24"/>
        </w:rPr>
        <w:t>随机测试的故障检测能力。此后，研究者在最远距离测试用例选取方面提出了多种不同的策略，形成了适应性随机测试的多个变种。</w:t>
      </w:r>
      <w:r>
        <w:rPr>
          <w:sz w:val="24"/>
          <w:szCs w:val="24"/>
        </w:rPr>
        <w:t>Chen</w:t>
      </w:r>
      <w:ins w:id="393" w:author="phantom Dai" w:date="2019-02-21T16:41:00Z">
        <w:r w:rsidR="00593C20">
          <w:rPr>
            <w:sz w:val="24"/>
            <w:szCs w:val="24"/>
          </w:rPr>
          <w:t xml:space="preserve"> </w:t>
        </w:r>
      </w:ins>
      <w:r>
        <w:rPr>
          <w:sz w:val="24"/>
          <w:szCs w:val="24"/>
        </w:rPr>
        <w:t>等人</w:t>
      </w:r>
      <w:r>
        <w:rPr>
          <w:sz w:val="24"/>
          <w:szCs w:val="24"/>
        </w:rPr>
        <w:t>[38]</w:t>
      </w:r>
      <w:r>
        <w:rPr>
          <w:sz w:val="24"/>
          <w:szCs w:val="24"/>
        </w:rPr>
        <w:t>从</w:t>
      </w:r>
      <w:r>
        <w:rPr>
          <w:rFonts w:hint="eastAsia"/>
          <w:sz w:val="24"/>
          <w:szCs w:val="24"/>
        </w:rPr>
        <w:t>已有</w:t>
      </w:r>
      <w:r>
        <w:rPr>
          <w:sz w:val="24"/>
          <w:szCs w:val="24"/>
        </w:rPr>
        <w:t>的候选随机测试用例中选取与已生成测试用例差别最大的测试用例，并提出了基于固定规模候选集的适应性随机测试（</w:t>
      </w:r>
      <w:r>
        <w:rPr>
          <w:sz w:val="24"/>
          <w:szCs w:val="24"/>
        </w:rPr>
        <w:t>FSCS-ART</w:t>
      </w:r>
      <w:r>
        <w:rPr>
          <w:sz w:val="24"/>
          <w:szCs w:val="24"/>
        </w:rPr>
        <w:t>）。</w:t>
      </w:r>
      <w:r>
        <w:rPr>
          <w:sz w:val="24"/>
          <w:szCs w:val="24"/>
        </w:rPr>
        <w:t>Chen</w:t>
      </w:r>
      <w:ins w:id="394" w:author="phantom Dai" w:date="2019-02-21T16:41:00Z">
        <w:r w:rsidR="00593C20">
          <w:rPr>
            <w:sz w:val="24"/>
            <w:szCs w:val="24"/>
          </w:rPr>
          <w:t xml:space="preserve"> </w:t>
        </w:r>
      </w:ins>
      <w:r>
        <w:rPr>
          <w:sz w:val="24"/>
          <w:szCs w:val="24"/>
        </w:rPr>
        <w:t>等人</w:t>
      </w:r>
      <w:r>
        <w:rPr>
          <w:sz w:val="24"/>
          <w:szCs w:val="24"/>
        </w:rPr>
        <w:t>[39]</w:t>
      </w:r>
      <w:r>
        <w:rPr>
          <w:sz w:val="24"/>
          <w:szCs w:val="24"/>
        </w:rPr>
        <w:t>提出了镜像适应性随机测试（</w:t>
      </w:r>
      <w:r>
        <w:rPr>
          <w:sz w:val="24"/>
          <w:szCs w:val="24"/>
        </w:rPr>
        <w:t>MART</w:t>
      </w:r>
      <w:r>
        <w:rPr>
          <w:sz w:val="24"/>
          <w:szCs w:val="24"/>
        </w:rPr>
        <w:t>）</w:t>
      </w:r>
      <w:r>
        <w:rPr>
          <w:rFonts w:hint="eastAsia"/>
          <w:sz w:val="24"/>
          <w:szCs w:val="24"/>
        </w:rPr>
        <w:t>，</w:t>
      </w:r>
      <w:r>
        <w:rPr>
          <w:sz w:val="24"/>
          <w:szCs w:val="24"/>
        </w:rPr>
        <w:t>通过在输入域中选择与已有测试用例</w:t>
      </w:r>
      <w:r>
        <w:rPr>
          <w:rFonts w:hint="eastAsia"/>
          <w:sz w:val="24"/>
          <w:szCs w:val="24"/>
        </w:rPr>
        <w:t>“</w:t>
      </w:r>
      <w:r>
        <w:rPr>
          <w:sz w:val="24"/>
          <w:szCs w:val="24"/>
        </w:rPr>
        <w:t>镜像</w:t>
      </w:r>
      <w:r>
        <w:rPr>
          <w:rFonts w:hint="eastAsia"/>
          <w:sz w:val="24"/>
          <w:szCs w:val="24"/>
        </w:rPr>
        <w:t>”</w:t>
      </w:r>
      <w:r>
        <w:rPr>
          <w:sz w:val="24"/>
          <w:szCs w:val="24"/>
        </w:rPr>
        <w:t>的新测试用例，实现最远距离测试用例的选取，减少了适应性随机测试的计算开销。</w:t>
      </w:r>
      <w:r>
        <w:rPr>
          <w:sz w:val="24"/>
          <w:szCs w:val="24"/>
        </w:rPr>
        <w:t>Chen</w:t>
      </w:r>
      <w:ins w:id="395" w:author="phantom Dai" w:date="2019-02-21T16:41:00Z">
        <w:r w:rsidR="00593C20">
          <w:rPr>
            <w:sz w:val="24"/>
            <w:szCs w:val="24"/>
          </w:rPr>
          <w:t xml:space="preserve"> </w:t>
        </w:r>
      </w:ins>
      <w:r>
        <w:rPr>
          <w:sz w:val="24"/>
          <w:szCs w:val="24"/>
        </w:rPr>
        <w:t>等人</w:t>
      </w:r>
      <w:r>
        <w:rPr>
          <w:sz w:val="24"/>
          <w:szCs w:val="24"/>
        </w:rPr>
        <w:t>[40]</w:t>
      </w:r>
      <w:r>
        <w:rPr>
          <w:rFonts w:hint="eastAsia"/>
          <w:sz w:val="24"/>
          <w:szCs w:val="24"/>
        </w:rPr>
        <w:t>提</w:t>
      </w:r>
      <w:r>
        <w:rPr>
          <w:sz w:val="24"/>
          <w:szCs w:val="24"/>
        </w:rPr>
        <w:t>出了基于随机分区的适应性随机测试</w:t>
      </w:r>
      <w:r>
        <w:rPr>
          <w:rFonts w:hint="eastAsia"/>
          <w:sz w:val="24"/>
          <w:szCs w:val="24"/>
        </w:rPr>
        <w:t>，</w:t>
      </w:r>
      <w:r>
        <w:rPr>
          <w:sz w:val="24"/>
          <w:szCs w:val="24"/>
        </w:rPr>
        <w:t>使用已执行测试用例对程序的输入域进行划分，并从最大的分区中选取测试用例</w:t>
      </w:r>
      <w:r>
        <w:rPr>
          <w:rFonts w:hint="eastAsia"/>
          <w:sz w:val="24"/>
          <w:szCs w:val="24"/>
        </w:rPr>
        <w:t>。</w:t>
      </w:r>
    </w:p>
    <w:p w14:paraId="47B1BA39" w14:textId="4662B819" w:rsidR="00E846E6" w:rsidRDefault="005F2C71">
      <w:pPr>
        <w:snapToGrid w:val="0"/>
        <w:spacing w:line="360" w:lineRule="auto"/>
        <w:ind w:left="6"/>
        <w:rPr>
          <w:sz w:val="24"/>
          <w:szCs w:val="24"/>
        </w:rPr>
      </w:pPr>
      <w:r>
        <w:rPr>
          <w:rFonts w:hint="eastAsia"/>
          <w:b/>
          <w:sz w:val="24"/>
          <w:szCs w:val="24"/>
        </w:rPr>
        <w:t>（</w:t>
      </w:r>
      <w:r>
        <w:rPr>
          <w:rFonts w:hint="eastAsia"/>
          <w:b/>
          <w:sz w:val="24"/>
          <w:szCs w:val="24"/>
        </w:rPr>
        <w:t>5</w:t>
      </w:r>
      <w:r>
        <w:rPr>
          <w:rFonts w:hint="eastAsia"/>
          <w:b/>
          <w:sz w:val="24"/>
          <w:szCs w:val="24"/>
        </w:rPr>
        <w:t>）</w:t>
      </w:r>
      <w:r>
        <w:rPr>
          <w:b/>
          <w:sz w:val="24"/>
          <w:szCs w:val="24"/>
        </w:rPr>
        <w:t>基于搜索的测试用例生成</w:t>
      </w:r>
      <w:r>
        <w:rPr>
          <w:sz w:val="24"/>
          <w:szCs w:val="24"/>
        </w:rPr>
        <w:t>：使用搜索算法自动化从待测程序的输入空间中寻找能够最大程度满足测试目标且最大限度降低测试成本的测试用例集。在程序结构测试方面，研究者针对多种程序覆盖准则提出了不同的测试用例生成技术</w:t>
      </w:r>
      <w:r>
        <w:rPr>
          <w:sz w:val="24"/>
          <w:szCs w:val="24"/>
        </w:rPr>
        <w:t>[51]</w:t>
      </w:r>
      <w:r>
        <w:rPr>
          <w:sz w:val="24"/>
          <w:szCs w:val="24"/>
        </w:rPr>
        <w:t>，如分支覆盖</w:t>
      </w:r>
      <w:r>
        <w:rPr>
          <w:sz w:val="24"/>
          <w:szCs w:val="24"/>
        </w:rPr>
        <w:t>[52-53]</w:t>
      </w:r>
      <w:r>
        <w:rPr>
          <w:sz w:val="24"/>
          <w:szCs w:val="24"/>
        </w:rPr>
        <w:t>、判定覆盖</w:t>
      </w:r>
      <w:r>
        <w:rPr>
          <w:sz w:val="24"/>
          <w:szCs w:val="24"/>
        </w:rPr>
        <w:t>[54]</w:t>
      </w:r>
      <w:r>
        <w:rPr>
          <w:sz w:val="24"/>
          <w:szCs w:val="24"/>
        </w:rPr>
        <w:t>、数据流覆盖</w:t>
      </w:r>
      <w:r>
        <w:rPr>
          <w:sz w:val="24"/>
          <w:szCs w:val="24"/>
        </w:rPr>
        <w:t>[55-56]</w:t>
      </w:r>
      <w:r>
        <w:rPr>
          <w:sz w:val="24"/>
          <w:szCs w:val="24"/>
        </w:rPr>
        <w:t>等。在基于模型的测试方面，程序模型的状态迁移覆盖一直是研究的热点，代表性的工作有：</w:t>
      </w:r>
      <w:r>
        <w:rPr>
          <w:sz w:val="24"/>
          <w:szCs w:val="24"/>
        </w:rPr>
        <w:t>Li</w:t>
      </w:r>
      <w:ins w:id="396" w:author="phantom Dai" w:date="2019-02-21T16:41:00Z">
        <w:r w:rsidR="00593C20">
          <w:rPr>
            <w:sz w:val="24"/>
            <w:szCs w:val="24"/>
          </w:rPr>
          <w:t xml:space="preserve"> </w:t>
        </w:r>
      </w:ins>
      <w:r>
        <w:rPr>
          <w:sz w:val="24"/>
          <w:szCs w:val="24"/>
        </w:rPr>
        <w:t>等人</w:t>
      </w:r>
      <w:r>
        <w:rPr>
          <w:sz w:val="24"/>
          <w:szCs w:val="24"/>
        </w:rPr>
        <w:t>[57-58]</w:t>
      </w:r>
      <w:r>
        <w:rPr>
          <w:sz w:val="24"/>
          <w:szCs w:val="24"/>
        </w:rPr>
        <w:t>为</w:t>
      </w:r>
      <w:ins w:id="397" w:author="phantom Dai" w:date="2019-02-21T16:41:00Z">
        <w:r w:rsidR="00593C20">
          <w:rPr>
            <w:rFonts w:hint="eastAsia"/>
            <w:sz w:val="24"/>
            <w:szCs w:val="24"/>
          </w:rPr>
          <w:t xml:space="preserve"> </w:t>
        </w:r>
      </w:ins>
      <w:r>
        <w:rPr>
          <w:sz w:val="24"/>
          <w:szCs w:val="24"/>
        </w:rPr>
        <w:t>UML</w:t>
      </w:r>
      <w:ins w:id="398" w:author="phantom Dai" w:date="2019-02-21T16:41:00Z">
        <w:r w:rsidR="00593C20">
          <w:rPr>
            <w:sz w:val="24"/>
            <w:szCs w:val="24"/>
          </w:rPr>
          <w:t xml:space="preserve"> </w:t>
        </w:r>
      </w:ins>
      <w:r>
        <w:rPr>
          <w:sz w:val="24"/>
          <w:szCs w:val="24"/>
        </w:rPr>
        <w:t>状态图表达的程序模型生成满足状态迁移覆盖的测试用例集，</w:t>
      </w:r>
      <w:r>
        <w:rPr>
          <w:sz w:val="24"/>
          <w:szCs w:val="24"/>
        </w:rPr>
        <w:t>Lefticaru</w:t>
      </w:r>
      <w:ins w:id="399" w:author="phantom Dai" w:date="2019-02-21T16:41:00Z">
        <w:r w:rsidR="00593C20">
          <w:rPr>
            <w:sz w:val="24"/>
            <w:szCs w:val="24"/>
          </w:rPr>
          <w:t xml:space="preserve"> </w:t>
        </w:r>
      </w:ins>
      <w:r>
        <w:rPr>
          <w:sz w:val="24"/>
          <w:szCs w:val="24"/>
        </w:rPr>
        <w:t>和</w:t>
      </w:r>
      <w:ins w:id="400" w:author="phantom Dai" w:date="2019-02-21T16:41:00Z">
        <w:r w:rsidR="00593C20">
          <w:rPr>
            <w:rFonts w:hint="eastAsia"/>
            <w:sz w:val="24"/>
            <w:szCs w:val="24"/>
          </w:rPr>
          <w:t xml:space="preserve"> </w:t>
        </w:r>
      </w:ins>
      <w:r>
        <w:rPr>
          <w:sz w:val="24"/>
          <w:szCs w:val="24"/>
        </w:rPr>
        <w:t>Ipate[59]</w:t>
      </w:r>
      <w:r>
        <w:rPr>
          <w:sz w:val="24"/>
          <w:szCs w:val="24"/>
        </w:rPr>
        <w:t>使用遗传算法自动为程序的状态图生成测试用例集。在变异测试方面，研究者通过搜索的手段生成能够杀死待测程序变异体的测试用例</w:t>
      </w:r>
      <w:r>
        <w:rPr>
          <w:sz w:val="24"/>
          <w:szCs w:val="24"/>
        </w:rPr>
        <w:t>[60-63</w:t>
      </w:r>
      <w:del w:id="401" w:author="付 安" w:date="2019-02-20T15:49:00Z">
        <w:r w:rsidDel="00BE4B35">
          <w:rPr>
            <w:sz w:val="24"/>
            <w:szCs w:val="24"/>
          </w:rPr>
          <w:delText>].</w:delText>
        </w:r>
      </w:del>
      <w:ins w:id="402" w:author="付 安" w:date="2019-02-20T15:49:00Z">
        <w:r w:rsidR="00BE4B35">
          <w:rPr>
            <w:sz w:val="24"/>
            <w:szCs w:val="24"/>
          </w:rPr>
          <w:t>]</w:t>
        </w:r>
        <w:r w:rsidR="00BE4B35">
          <w:rPr>
            <w:rFonts w:hint="eastAsia"/>
            <w:sz w:val="24"/>
            <w:szCs w:val="24"/>
          </w:rPr>
          <w:t>。</w:t>
        </w:r>
      </w:ins>
    </w:p>
    <w:p w14:paraId="0841FB7F" w14:textId="53BED593" w:rsidR="00E846E6" w:rsidRDefault="005F2C71">
      <w:pPr>
        <w:snapToGrid w:val="0"/>
        <w:spacing w:line="360" w:lineRule="auto"/>
        <w:ind w:left="6"/>
        <w:rPr>
          <w:sz w:val="24"/>
          <w:szCs w:val="24"/>
        </w:rPr>
      </w:pPr>
      <w:r>
        <w:rPr>
          <w:rFonts w:hint="eastAsia"/>
          <w:b/>
          <w:sz w:val="24"/>
          <w:szCs w:val="24"/>
        </w:rPr>
        <w:t>（</w:t>
      </w:r>
      <w:r>
        <w:rPr>
          <w:rFonts w:hint="eastAsia"/>
          <w:b/>
          <w:sz w:val="24"/>
          <w:szCs w:val="24"/>
        </w:rPr>
        <w:t>6</w:t>
      </w:r>
      <w:r>
        <w:rPr>
          <w:rFonts w:hint="eastAsia"/>
          <w:b/>
          <w:sz w:val="24"/>
          <w:szCs w:val="24"/>
        </w:rPr>
        <w:t>）</w:t>
      </w:r>
      <w:r>
        <w:rPr>
          <w:b/>
          <w:sz w:val="24"/>
          <w:szCs w:val="24"/>
        </w:rPr>
        <w:t>动态随机测试技术：</w:t>
      </w:r>
      <w:r>
        <w:rPr>
          <w:sz w:val="24"/>
          <w:szCs w:val="24"/>
        </w:rPr>
        <w:t>Cai</w:t>
      </w:r>
      <w:ins w:id="403" w:author="phantom Dai" w:date="2019-02-21T16:41:00Z">
        <w:r w:rsidR="00593C20">
          <w:rPr>
            <w:sz w:val="24"/>
            <w:szCs w:val="24"/>
          </w:rPr>
          <w:t xml:space="preserve"> </w:t>
        </w:r>
      </w:ins>
      <w:r>
        <w:rPr>
          <w:sz w:val="24"/>
          <w:szCs w:val="24"/>
        </w:rPr>
        <w:t>等人将控制论引入到软件测试中，提出了利用测</w:t>
      </w:r>
      <w:r>
        <w:rPr>
          <w:sz w:val="24"/>
          <w:szCs w:val="24"/>
        </w:rPr>
        <w:lastRenderedPageBreak/>
        <w:t>试过程的历史信息更新测试剖面的适应性测试技术</w:t>
      </w:r>
      <w:r>
        <w:rPr>
          <w:sz w:val="24"/>
          <w:szCs w:val="24"/>
        </w:rPr>
        <w:t>[101]</w:t>
      </w:r>
      <w:r>
        <w:rPr>
          <w:sz w:val="24"/>
          <w:szCs w:val="24"/>
        </w:rPr>
        <w:t>，但是适应性测试技术的时间开销太高。为了降低适应性测试技术的时间开销，</w:t>
      </w:r>
      <w:r>
        <w:rPr>
          <w:sz w:val="24"/>
          <w:szCs w:val="24"/>
        </w:rPr>
        <w:t>Cai</w:t>
      </w:r>
      <w:ins w:id="404" w:author="phantom Dai" w:date="2019-02-21T16:41:00Z">
        <w:r w:rsidR="00593C20">
          <w:rPr>
            <w:sz w:val="24"/>
            <w:szCs w:val="24"/>
          </w:rPr>
          <w:t xml:space="preserve"> </w:t>
        </w:r>
      </w:ins>
      <w:r>
        <w:rPr>
          <w:sz w:val="24"/>
          <w:szCs w:val="24"/>
        </w:rPr>
        <w:t>等人根据引起故障的输入趋向于集簇在连续的区域这一观察</w:t>
      </w:r>
      <w:r>
        <w:rPr>
          <w:sz w:val="24"/>
          <w:szCs w:val="24"/>
        </w:rPr>
        <w:t>[102,103]</w:t>
      </w:r>
      <w:r>
        <w:rPr>
          <w:sz w:val="24"/>
          <w:szCs w:val="24"/>
        </w:rPr>
        <w:t>，提出了利用当前的测试信息更新测试剖面的动态随机测试技术</w:t>
      </w:r>
      <w:r>
        <w:rPr>
          <w:sz w:val="24"/>
          <w:szCs w:val="24"/>
        </w:rPr>
        <w:t>[104]</w:t>
      </w:r>
      <w:r>
        <w:rPr>
          <w:sz w:val="24"/>
          <w:szCs w:val="24"/>
        </w:rPr>
        <w:t>。该技术的主要特点是在测试的过程中根据每一次的执行结果动态改变测试剖面，使得具有较高失效率的分区的选取概率变大。动态随机测试的性能受两方面的影响：初始测试剖面和动态随机测试中的参数值。这方面代表性工作包括：（</w:t>
      </w:r>
      <w:r>
        <w:rPr>
          <w:sz w:val="24"/>
          <w:szCs w:val="24"/>
        </w:rPr>
        <w:t>a</w:t>
      </w:r>
      <w:r>
        <w:rPr>
          <w:sz w:val="24"/>
          <w:szCs w:val="24"/>
        </w:rPr>
        <w:t>）初始测试剖面：</w:t>
      </w:r>
      <w:r>
        <w:rPr>
          <w:sz w:val="24"/>
          <w:szCs w:val="24"/>
        </w:rPr>
        <w:t>Li</w:t>
      </w:r>
      <w:ins w:id="405" w:author="phantom Dai" w:date="2019-02-21T16:41:00Z">
        <w:r w:rsidR="00593C20">
          <w:rPr>
            <w:sz w:val="24"/>
            <w:szCs w:val="24"/>
          </w:rPr>
          <w:t xml:space="preserve"> </w:t>
        </w:r>
      </w:ins>
      <w:r>
        <w:rPr>
          <w:sz w:val="24"/>
          <w:szCs w:val="24"/>
        </w:rPr>
        <w:t>等人提出了在测试过程中出现预定标准时测试剖面转换成理论最优剖面的最优动态随机测试技术</w:t>
      </w:r>
      <w:r>
        <w:rPr>
          <w:sz w:val="24"/>
          <w:szCs w:val="24"/>
        </w:rPr>
        <w:t>[105]</w:t>
      </w:r>
      <w:del w:id="406" w:author="付 安" w:date="2019-02-20T15:50:00Z">
        <w:r w:rsidDel="007B5FA4">
          <w:rPr>
            <w:sz w:val="24"/>
            <w:szCs w:val="24"/>
          </w:rPr>
          <w:delText>。</w:delText>
        </w:r>
      </w:del>
      <w:ins w:id="407" w:author="付 安" w:date="2019-02-20T15:50:00Z">
        <w:r w:rsidR="00004B12">
          <w:rPr>
            <w:sz w:val="24"/>
            <w:szCs w:val="24"/>
          </w:rPr>
          <w:t>；</w:t>
        </w:r>
      </w:ins>
      <w:r>
        <w:rPr>
          <w:sz w:val="24"/>
          <w:szCs w:val="24"/>
        </w:rPr>
        <w:t>（</w:t>
      </w:r>
      <w:r>
        <w:rPr>
          <w:sz w:val="24"/>
          <w:szCs w:val="24"/>
        </w:rPr>
        <w:t>b</w:t>
      </w:r>
      <w:r>
        <w:rPr>
          <w:sz w:val="24"/>
          <w:szCs w:val="24"/>
        </w:rPr>
        <w:t>）参数值：</w:t>
      </w:r>
      <w:r>
        <w:rPr>
          <w:sz w:val="24"/>
          <w:szCs w:val="24"/>
        </w:rPr>
        <w:t>Yang</w:t>
      </w:r>
      <w:ins w:id="408" w:author="phantom Dai" w:date="2019-02-21T16:41:00Z">
        <w:r w:rsidR="00593C20">
          <w:rPr>
            <w:sz w:val="24"/>
            <w:szCs w:val="24"/>
          </w:rPr>
          <w:t xml:space="preserve"> </w:t>
        </w:r>
      </w:ins>
      <w:r>
        <w:rPr>
          <w:sz w:val="24"/>
          <w:szCs w:val="24"/>
        </w:rPr>
        <w:t>等人提出了在测试的过程中动态调整参数的方法</w:t>
      </w:r>
      <w:r>
        <w:rPr>
          <w:sz w:val="24"/>
          <w:szCs w:val="24"/>
        </w:rPr>
        <w:t>[106]</w:t>
      </w:r>
      <w:r>
        <w:rPr>
          <w:sz w:val="24"/>
          <w:szCs w:val="24"/>
        </w:rPr>
        <w:t>；</w:t>
      </w:r>
      <w:r>
        <w:rPr>
          <w:sz w:val="24"/>
          <w:szCs w:val="24"/>
        </w:rPr>
        <w:t>Lv</w:t>
      </w:r>
      <w:ins w:id="409" w:author="phantom Dai" w:date="2019-02-21T16:41:00Z">
        <w:r w:rsidR="00593C20">
          <w:rPr>
            <w:sz w:val="24"/>
            <w:szCs w:val="24"/>
          </w:rPr>
          <w:t xml:space="preserve"> </w:t>
        </w:r>
      </w:ins>
      <w:r>
        <w:rPr>
          <w:sz w:val="24"/>
          <w:szCs w:val="24"/>
        </w:rPr>
        <w:t>等人通过理论分析的方式分析两个参数的比值在一定的区间时可以保证失效率大的分区选取概率不断增大</w:t>
      </w:r>
      <w:r>
        <w:rPr>
          <w:sz w:val="24"/>
          <w:szCs w:val="24"/>
        </w:rPr>
        <w:t>[107]</w:t>
      </w:r>
      <w:r>
        <w:rPr>
          <w:rFonts w:hint="eastAsia"/>
          <w:sz w:val="24"/>
          <w:szCs w:val="24"/>
        </w:rPr>
        <w:t>。</w:t>
      </w:r>
    </w:p>
    <w:p w14:paraId="6659E1FE" w14:textId="77777777" w:rsidR="00E846E6" w:rsidRDefault="005F2C71">
      <w:pPr>
        <w:pStyle w:val="5"/>
        <w:spacing w:before="0" w:after="120" w:line="360" w:lineRule="auto"/>
        <w:rPr>
          <w:sz w:val="24"/>
          <w:szCs w:val="24"/>
        </w:rPr>
        <w:pPrChange w:id="410" w:author="付 安" w:date="2019-02-20T15:54:00Z">
          <w:pPr>
            <w:pStyle w:val="5"/>
            <w:spacing w:before="0" w:after="0" w:line="360" w:lineRule="auto"/>
          </w:pPr>
        </w:pPrChange>
      </w:pPr>
      <w:r>
        <w:rPr>
          <w:rFonts w:hint="eastAsia"/>
          <w:sz w:val="24"/>
          <w:szCs w:val="24"/>
        </w:rPr>
        <w:t xml:space="preserve">1.2.3.2 </w:t>
      </w:r>
      <w:r>
        <w:rPr>
          <w:rFonts w:hint="eastAsia"/>
          <w:sz w:val="24"/>
          <w:szCs w:val="24"/>
        </w:rPr>
        <w:t>测试结果的判定</w:t>
      </w:r>
    </w:p>
    <w:p w14:paraId="213FC995" w14:textId="77777777" w:rsidR="00E846E6" w:rsidRDefault="005F2C71">
      <w:pPr>
        <w:snapToGrid w:val="0"/>
        <w:spacing w:line="360" w:lineRule="auto"/>
        <w:ind w:firstLine="420"/>
        <w:rPr>
          <w:sz w:val="24"/>
          <w:szCs w:val="24"/>
        </w:rPr>
      </w:pPr>
      <w:r>
        <w:rPr>
          <w:rFonts w:hint="eastAsia"/>
          <w:sz w:val="24"/>
          <w:szCs w:val="24"/>
        </w:rPr>
        <w:t>测试结果判定是检查</w:t>
      </w:r>
      <w:r>
        <w:rPr>
          <w:sz w:val="24"/>
          <w:szCs w:val="24"/>
        </w:rPr>
        <w:t>测试用例</w:t>
      </w:r>
      <w:r>
        <w:rPr>
          <w:rFonts w:hint="eastAsia"/>
          <w:sz w:val="24"/>
          <w:szCs w:val="24"/>
        </w:rPr>
        <w:t>对应的</w:t>
      </w:r>
      <w:r>
        <w:rPr>
          <w:sz w:val="24"/>
          <w:szCs w:val="24"/>
        </w:rPr>
        <w:t>实际输出</w:t>
      </w:r>
      <w:r>
        <w:rPr>
          <w:rFonts w:hint="eastAsia"/>
          <w:sz w:val="24"/>
          <w:szCs w:val="24"/>
        </w:rPr>
        <w:t>是否</w:t>
      </w:r>
      <w:r>
        <w:rPr>
          <w:sz w:val="24"/>
          <w:szCs w:val="24"/>
        </w:rPr>
        <w:t>符合预期的</w:t>
      </w:r>
      <w:r>
        <w:rPr>
          <w:rFonts w:hint="eastAsia"/>
          <w:sz w:val="24"/>
          <w:szCs w:val="24"/>
        </w:rPr>
        <w:t>步骤，其结果</w:t>
      </w:r>
      <w:r>
        <w:rPr>
          <w:sz w:val="24"/>
          <w:szCs w:val="24"/>
        </w:rPr>
        <w:t>是</w:t>
      </w:r>
      <w:r>
        <w:rPr>
          <w:rFonts w:hint="eastAsia"/>
          <w:sz w:val="24"/>
          <w:szCs w:val="24"/>
        </w:rPr>
        <w:t>判断</w:t>
      </w:r>
      <w:r>
        <w:rPr>
          <w:sz w:val="24"/>
          <w:szCs w:val="24"/>
        </w:rPr>
        <w:t>待测软件</w:t>
      </w:r>
      <w:r>
        <w:rPr>
          <w:rFonts w:hint="eastAsia"/>
          <w:sz w:val="24"/>
          <w:szCs w:val="24"/>
        </w:rPr>
        <w:t>中</w:t>
      </w:r>
      <w:r>
        <w:rPr>
          <w:sz w:val="24"/>
          <w:szCs w:val="24"/>
        </w:rPr>
        <w:t>是否潜藏故障的</w:t>
      </w:r>
      <w:r>
        <w:rPr>
          <w:rFonts w:hint="eastAsia"/>
          <w:sz w:val="24"/>
          <w:szCs w:val="24"/>
        </w:rPr>
        <w:t>重要</w:t>
      </w:r>
      <w:r>
        <w:rPr>
          <w:sz w:val="24"/>
          <w:szCs w:val="24"/>
        </w:rPr>
        <w:t>依据</w:t>
      </w:r>
      <w:r>
        <w:rPr>
          <w:rFonts w:hint="eastAsia"/>
          <w:sz w:val="24"/>
          <w:szCs w:val="24"/>
        </w:rPr>
        <w:t>。</w:t>
      </w:r>
      <w:r>
        <w:rPr>
          <w:sz w:val="24"/>
          <w:szCs w:val="24"/>
        </w:rPr>
        <w:t>然而</w:t>
      </w:r>
      <w:r>
        <w:rPr>
          <w:rFonts w:hint="eastAsia"/>
          <w:sz w:val="24"/>
          <w:szCs w:val="24"/>
        </w:rPr>
        <w:t>，在很多实际情况</w:t>
      </w:r>
      <w:r>
        <w:rPr>
          <w:sz w:val="24"/>
          <w:szCs w:val="24"/>
        </w:rPr>
        <w:t>中，</w:t>
      </w:r>
      <w:r>
        <w:rPr>
          <w:rFonts w:hint="eastAsia"/>
          <w:sz w:val="24"/>
          <w:szCs w:val="24"/>
        </w:rPr>
        <w:t>难以验证</w:t>
      </w:r>
      <w:r>
        <w:rPr>
          <w:sz w:val="24"/>
          <w:szCs w:val="24"/>
        </w:rPr>
        <w:t>测试用例</w:t>
      </w:r>
      <w:r>
        <w:rPr>
          <w:rFonts w:hint="eastAsia"/>
          <w:sz w:val="24"/>
          <w:szCs w:val="24"/>
        </w:rPr>
        <w:t>对应的</w:t>
      </w:r>
      <w:r>
        <w:rPr>
          <w:sz w:val="24"/>
          <w:szCs w:val="24"/>
        </w:rPr>
        <w:t>实际输出结果</w:t>
      </w:r>
      <w:r>
        <w:rPr>
          <w:rFonts w:hint="eastAsia"/>
          <w:sz w:val="24"/>
          <w:szCs w:val="24"/>
        </w:rPr>
        <w:t>是否</w:t>
      </w:r>
      <w:r>
        <w:rPr>
          <w:sz w:val="24"/>
          <w:szCs w:val="24"/>
        </w:rPr>
        <w:t>满足预期，此问题称为软件测试中的</w:t>
      </w:r>
      <w:r>
        <w:rPr>
          <w:rFonts w:hint="eastAsia"/>
          <w:sz w:val="24"/>
          <w:szCs w:val="24"/>
        </w:rPr>
        <w:t>“测试预期问题”</w:t>
      </w:r>
      <w:r>
        <w:rPr>
          <w:sz w:val="24"/>
          <w:szCs w:val="24"/>
        </w:rPr>
        <w:t>。</w:t>
      </w:r>
      <w:r>
        <w:rPr>
          <w:rFonts w:hint="eastAsia"/>
          <w:sz w:val="24"/>
          <w:szCs w:val="24"/>
        </w:rPr>
        <w:t>测试预期</w:t>
      </w:r>
      <w:r>
        <w:rPr>
          <w:sz w:val="24"/>
          <w:szCs w:val="24"/>
        </w:rPr>
        <w:t>问题</w:t>
      </w:r>
      <w:r>
        <w:rPr>
          <w:rFonts w:hint="eastAsia"/>
          <w:sz w:val="24"/>
          <w:szCs w:val="24"/>
        </w:rPr>
        <w:t>一直是软件</w:t>
      </w:r>
      <w:r>
        <w:rPr>
          <w:sz w:val="24"/>
          <w:szCs w:val="24"/>
        </w:rPr>
        <w:t>测试</w:t>
      </w:r>
      <w:r>
        <w:rPr>
          <w:rFonts w:hint="eastAsia"/>
          <w:sz w:val="24"/>
          <w:szCs w:val="24"/>
        </w:rPr>
        <w:t>领域</w:t>
      </w:r>
      <w:r>
        <w:rPr>
          <w:sz w:val="24"/>
          <w:szCs w:val="24"/>
        </w:rPr>
        <w:t>中的</w:t>
      </w:r>
      <w:r>
        <w:rPr>
          <w:rFonts w:hint="eastAsia"/>
          <w:sz w:val="24"/>
          <w:szCs w:val="24"/>
        </w:rPr>
        <w:t>热点</w:t>
      </w:r>
      <w:r>
        <w:rPr>
          <w:sz w:val="24"/>
          <w:szCs w:val="24"/>
        </w:rPr>
        <w:t>与难点问题</w:t>
      </w:r>
      <w:r>
        <w:rPr>
          <w:rFonts w:hint="eastAsia"/>
          <w:sz w:val="24"/>
          <w:szCs w:val="24"/>
        </w:rPr>
        <w:t>[</w:t>
      </w:r>
      <w:r>
        <w:rPr>
          <w:sz w:val="24"/>
          <w:szCs w:val="24"/>
        </w:rPr>
        <w:t>106</w:t>
      </w:r>
      <w:r>
        <w:rPr>
          <w:rFonts w:hint="eastAsia"/>
          <w:sz w:val="24"/>
          <w:szCs w:val="24"/>
        </w:rPr>
        <w:t>]</w:t>
      </w:r>
      <w:r>
        <w:rPr>
          <w:rFonts w:hint="eastAsia"/>
          <w:sz w:val="24"/>
          <w:szCs w:val="24"/>
        </w:rPr>
        <w:t>，代表性</w:t>
      </w:r>
      <w:r>
        <w:rPr>
          <w:sz w:val="24"/>
          <w:szCs w:val="24"/>
        </w:rPr>
        <w:t>的研究工作</w:t>
      </w:r>
      <w:r>
        <w:rPr>
          <w:rFonts w:hint="eastAsia"/>
          <w:sz w:val="24"/>
          <w:szCs w:val="24"/>
        </w:rPr>
        <w:t>包括</w:t>
      </w:r>
      <w:r>
        <w:rPr>
          <w:sz w:val="24"/>
          <w:szCs w:val="24"/>
        </w:rPr>
        <w:t>：</w:t>
      </w:r>
      <w:r>
        <w:rPr>
          <w:sz w:val="24"/>
          <w:szCs w:val="24"/>
        </w:rPr>
        <w:t xml:space="preserve">N-version </w:t>
      </w:r>
      <w:r>
        <w:rPr>
          <w:sz w:val="24"/>
          <w:szCs w:val="24"/>
        </w:rPr>
        <w:t>测试</w:t>
      </w:r>
      <w:r>
        <w:rPr>
          <w:sz w:val="24"/>
          <w:szCs w:val="24"/>
        </w:rPr>
        <w:t>[64]</w:t>
      </w:r>
      <w:r>
        <w:rPr>
          <w:sz w:val="24"/>
          <w:szCs w:val="24"/>
        </w:rPr>
        <w:t>、断言</w:t>
      </w:r>
      <w:r>
        <w:rPr>
          <w:sz w:val="24"/>
          <w:szCs w:val="24"/>
        </w:rPr>
        <w:t>[65]</w:t>
      </w:r>
      <w:r>
        <w:rPr>
          <w:sz w:val="24"/>
          <w:szCs w:val="24"/>
        </w:rPr>
        <w:t>、机器学习</w:t>
      </w:r>
      <w:r>
        <w:rPr>
          <w:sz w:val="24"/>
          <w:szCs w:val="24"/>
        </w:rPr>
        <w:t>[66]</w:t>
      </w:r>
      <w:r>
        <w:rPr>
          <w:sz w:val="24"/>
          <w:szCs w:val="24"/>
        </w:rPr>
        <w:t>、假设检验</w:t>
      </w:r>
      <w:r>
        <w:rPr>
          <w:sz w:val="24"/>
          <w:szCs w:val="24"/>
        </w:rPr>
        <w:t>[67]</w:t>
      </w:r>
      <w:r>
        <w:rPr>
          <w:sz w:val="24"/>
          <w:szCs w:val="24"/>
        </w:rPr>
        <w:t>、蜕变测试</w:t>
      </w:r>
      <w:r>
        <w:rPr>
          <w:sz w:val="24"/>
          <w:szCs w:val="24"/>
        </w:rPr>
        <w:t>[68]</w:t>
      </w:r>
      <w:r>
        <w:rPr>
          <w:sz w:val="24"/>
          <w:szCs w:val="24"/>
        </w:rPr>
        <w:t>。其中，蜕变测试依据待测软件的蜕变属性获取蜕变关系，执行原始测试用例（采用测试用例生成技术获得）与衍生测试用例（根据蜕变关系获得），检查对应的输出是否违反蜕变关系。如果违反了某种蜕变关系，则表明存在故障。不难看出，蜕变测试无需测试预期，因此有效地缓解了测试预期问题，并在多个领域得到成功的应用</w:t>
      </w:r>
      <w:r>
        <w:rPr>
          <w:sz w:val="24"/>
          <w:szCs w:val="24"/>
        </w:rPr>
        <w:t>[69]</w:t>
      </w:r>
      <w:r>
        <w:rPr>
          <w:sz w:val="24"/>
          <w:szCs w:val="24"/>
        </w:rPr>
        <w:t>。近年来，研究者在蜕变测试理论与应用等方面取得了丰富的研究成果。部分代表性工作如下：</w:t>
      </w:r>
    </w:p>
    <w:p w14:paraId="272519B8" w14:textId="5B144935" w:rsidR="00E846E6" w:rsidRDefault="005F2C71">
      <w:pPr>
        <w:snapToGrid w:val="0"/>
        <w:spacing w:line="360" w:lineRule="auto"/>
        <w:ind w:left="6"/>
        <w:rPr>
          <w:sz w:val="24"/>
          <w:szCs w:val="24"/>
        </w:rPr>
      </w:pPr>
      <w:r>
        <w:rPr>
          <w:rFonts w:hint="eastAsia"/>
          <w:b/>
          <w:sz w:val="24"/>
          <w:szCs w:val="24"/>
        </w:rPr>
        <w:t>（</w:t>
      </w:r>
      <w:r>
        <w:rPr>
          <w:rFonts w:hint="eastAsia"/>
          <w:b/>
          <w:sz w:val="24"/>
          <w:szCs w:val="24"/>
        </w:rPr>
        <w:t>1</w:t>
      </w:r>
      <w:r>
        <w:rPr>
          <w:rFonts w:hint="eastAsia"/>
          <w:b/>
          <w:sz w:val="24"/>
          <w:szCs w:val="24"/>
        </w:rPr>
        <w:t>）</w:t>
      </w:r>
      <w:r>
        <w:rPr>
          <w:b/>
          <w:sz w:val="24"/>
          <w:szCs w:val="24"/>
        </w:rPr>
        <w:t>蜕变关系识别与复合方面：</w:t>
      </w:r>
      <w:r>
        <w:rPr>
          <w:sz w:val="24"/>
          <w:szCs w:val="24"/>
        </w:rPr>
        <w:t xml:space="preserve">Chen </w:t>
      </w:r>
      <w:r>
        <w:rPr>
          <w:sz w:val="24"/>
          <w:szCs w:val="24"/>
        </w:rPr>
        <w:t>等人提出了一种基于范畴划分的蜕变关系识别方法</w:t>
      </w:r>
      <w:r>
        <w:rPr>
          <w:sz w:val="24"/>
          <w:szCs w:val="24"/>
        </w:rPr>
        <w:t>[70]</w:t>
      </w:r>
      <w:r>
        <w:rPr>
          <w:sz w:val="24"/>
          <w:szCs w:val="24"/>
        </w:rPr>
        <w:t>；</w:t>
      </w:r>
      <w:r>
        <w:rPr>
          <w:sz w:val="24"/>
          <w:szCs w:val="24"/>
        </w:rPr>
        <w:t>Zhang</w:t>
      </w:r>
      <w:ins w:id="411" w:author="phantom Dai" w:date="2019-02-21T16:42:00Z">
        <w:r w:rsidR="00593C20">
          <w:rPr>
            <w:sz w:val="24"/>
            <w:szCs w:val="24"/>
          </w:rPr>
          <w:t xml:space="preserve"> </w:t>
        </w:r>
      </w:ins>
      <w:r>
        <w:rPr>
          <w:sz w:val="24"/>
          <w:szCs w:val="24"/>
        </w:rPr>
        <w:t>等提出一种基于</w:t>
      </w:r>
      <w:r>
        <w:rPr>
          <w:rFonts w:hint="eastAsia"/>
          <w:sz w:val="24"/>
          <w:szCs w:val="24"/>
        </w:rPr>
        <w:t>搜索</w:t>
      </w:r>
      <w:r>
        <w:rPr>
          <w:sz w:val="24"/>
          <w:szCs w:val="24"/>
        </w:rPr>
        <w:t>的蜕变关系推理方法</w:t>
      </w:r>
      <w:r>
        <w:rPr>
          <w:sz w:val="24"/>
          <w:szCs w:val="24"/>
        </w:rPr>
        <w:t>[71]</w:t>
      </w:r>
      <w:r>
        <w:rPr>
          <w:sz w:val="24"/>
          <w:szCs w:val="24"/>
        </w:rPr>
        <w:t>；</w:t>
      </w:r>
      <w:r>
        <w:rPr>
          <w:sz w:val="24"/>
          <w:szCs w:val="24"/>
        </w:rPr>
        <w:t xml:space="preserve">Su </w:t>
      </w:r>
      <w:r>
        <w:rPr>
          <w:sz w:val="24"/>
          <w:szCs w:val="24"/>
        </w:rPr>
        <w:t>等人提出了一种蜕变关系动态识别方法</w:t>
      </w:r>
      <w:r>
        <w:rPr>
          <w:sz w:val="24"/>
          <w:szCs w:val="24"/>
        </w:rPr>
        <w:t>[72]</w:t>
      </w:r>
      <w:r>
        <w:rPr>
          <w:sz w:val="24"/>
          <w:szCs w:val="24"/>
        </w:rPr>
        <w:t>；</w:t>
      </w:r>
      <w:r>
        <w:rPr>
          <w:sz w:val="24"/>
          <w:szCs w:val="24"/>
        </w:rPr>
        <w:t xml:space="preserve">Sun </w:t>
      </w:r>
      <w:r>
        <w:rPr>
          <w:sz w:val="24"/>
          <w:szCs w:val="24"/>
        </w:rPr>
        <w:t>等人提出一种数据变异指导的蜕变关系获取方法</w:t>
      </w:r>
      <w:r>
        <w:rPr>
          <w:sz w:val="24"/>
          <w:szCs w:val="24"/>
        </w:rPr>
        <w:t>[73]</w:t>
      </w:r>
      <w:r>
        <w:rPr>
          <w:sz w:val="24"/>
          <w:szCs w:val="24"/>
        </w:rPr>
        <w:t>；</w:t>
      </w:r>
      <w:r>
        <w:rPr>
          <w:sz w:val="24"/>
          <w:szCs w:val="24"/>
        </w:rPr>
        <w:t xml:space="preserve">Gotlieb </w:t>
      </w:r>
      <w:r>
        <w:rPr>
          <w:sz w:val="24"/>
          <w:szCs w:val="24"/>
        </w:rPr>
        <w:t>等人提出了一种蜕变关系验证框架</w:t>
      </w:r>
      <w:r>
        <w:rPr>
          <w:sz w:val="24"/>
          <w:szCs w:val="24"/>
        </w:rPr>
        <w:t>[74]</w:t>
      </w:r>
      <w:r>
        <w:rPr>
          <w:sz w:val="24"/>
          <w:szCs w:val="24"/>
        </w:rPr>
        <w:t>，对于给定的程序的某个蜕变关系植入故障，利用约束逻辑编程技术生成满足植错后的蜕变关系的测试用例集，如果测试用例集检测出故障，则表明植错后的蜕变关系是错误的；</w:t>
      </w:r>
      <w:r>
        <w:rPr>
          <w:sz w:val="24"/>
          <w:szCs w:val="24"/>
        </w:rPr>
        <w:lastRenderedPageBreak/>
        <w:t xml:space="preserve">Liu </w:t>
      </w:r>
      <w:r>
        <w:rPr>
          <w:sz w:val="24"/>
          <w:szCs w:val="24"/>
        </w:rPr>
        <w:t>等人提出一种蜕变关系复合方法，通过对多个蜕变关系的复合形成新的蜕变关系</w:t>
      </w:r>
      <w:r>
        <w:rPr>
          <w:sz w:val="24"/>
          <w:szCs w:val="24"/>
        </w:rPr>
        <w:t>[75]</w:t>
      </w:r>
      <w:r>
        <w:rPr>
          <w:sz w:val="24"/>
          <w:szCs w:val="24"/>
        </w:rPr>
        <w:t>。</w:t>
      </w:r>
    </w:p>
    <w:p w14:paraId="55587159" w14:textId="7F7ACD62" w:rsidR="00E846E6" w:rsidRDefault="005F2C71">
      <w:pPr>
        <w:snapToGrid w:val="0"/>
        <w:spacing w:line="360" w:lineRule="auto"/>
        <w:ind w:left="6"/>
        <w:rPr>
          <w:sz w:val="24"/>
          <w:szCs w:val="24"/>
        </w:rPr>
      </w:pPr>
      <w:r>
        <w:rPr>
          <w:rFonts w:hint="eastAsia"/>
          <w:b/>
          <w:sz w:val="24"/>
          <w:szCs w:val="24"/>
        </w:rPr>
        <w:t>（</w:t>
      </w:r>
      <w:r>
        <w:rPr>
          <w:rFonts w:hint="eastAsia"/>
          <w:b/>
          <w:sz w:val="24"/>
          <w:szCs w:val="24"/>
        </w:rPr>
        <w:t>2</w:t>
      </w:r>
      <w:r>
        <w:rPr>
          <w:rFonts w:hint="eastAsia"/>
          <w:b/>
          <w:sz w:val="24"/>
          <w:szCs w:val="24"/>
        </w:rPr>
        <w:t>）</w:t>
      </w:r>
      <w:r>
        <w:rPr>
          <w:b/>
          <w:sz w:val="24"/>
          <w:szCs w:val="24"/>
        </w:rPr>
        <w:t>蜕变测试原始测试用例生成方面：</w:t>
      </w:r>
      <w:r>
        <w:rPr>
          <w:sz w:val="24"/>
          <w:szCs w:val="24"/>
        </w:rPr>
        <w:t>Batra</w:t>
      </w:r>
      <w:ins w:id="412" w:author="phantom Dai" w:date="2019-02-21T16:42:00Z">
        <w:r w:rsidR="00593C20">
          <w:rPr>
            <w:sz w:val="24"/>
            <w:szCs w:val="24"/>
          </w:rPr>
          <w:t xml:space="preserve"> </w:t>
        </w:r>
      </w:ins>
      <w:r>
        <w:rPr>
          <w:sz w:val="24"/>
          <w:szCs w:val="24"/>
        </w:rPr>
        <w:t>等人提出了一种基于遗传算法的测试用例生成方法，旨在最大化覆盖程序路径</w:t>
      </w:r>
      <w:r>
        <w:rPr>
          <w:sz w:val="24"/>
          <w:szCs w:val="24"/>
        </w:rPr>
        <w:t>[76]</w:t>
      </w:r>
      <w:r>
        <w:rPr>
          <w:sz w:val="24"/>
          <w:szCs w:val="24"/>
        </w:rPr>
        <w:t>；</w:t>
      </w:r>
      <w:r>
        <w:rPr>
          <w:sz w:val="24"/>
          <w:szCs w:val="24"/>
        </w:rPr>
        <w:t>Dong</w:t>
      </w:r>
      <w:ins w:id="413" w:author="phantom Dai" w:date="2019-02-21T16:42:00Z">
        <w:r w:rsidR="00593C20">
          <w:rPr>
            <w:sz w:val="24"/>
            <w:szCs w:val="24"/>
          </w:rPr>
          <w:t xml:space="preserve"> </w:t>
        </w:r>
      </w:ins>
      <w:r>
        <w:rPr>
          <w:sz w:val="24"/>
          <w:szCs w:val="24"/>
        </w:rPr>
        <w:t>等人采用符号执行提取蜕变关系并生成相应的测试用例</w:t>
      </w:r>
      <w:r>
        <w:rPr>
          <w:sz w:val="24"/>
          <w:szCs w:val="24"/>
        </w:rPr>
        <w:t>[77]</w:t>
      </w:r>
      <w:r>
        <w:rPr>
          <w:sz w:val="24"/>
          <w:szCs w:val="24"/>
        </w:rPr>
        <w:t>；</w:t>
      </w:r>
      <w:r>
        <w:rPr>
          <w:sz w:val="24"/>
          <w:szCs w:val="24"/>
        </w:rPr>
        <w:t xml:space="preserve">Chen </w:t>
      </w:r>
      <w:r>
        <w:rPr>
          <w:sz w:val="24"/>
          <w:szCs w:val="24"/>
        </w:rPr>
        <w:t>等人比较了特殊值法与随机方法产生的原始测试用例对蜕变测试效率的影响</w:t>
      </w:r>
      <w:r>
        <w:rPr>
          <w:sz w:val="24"/>
          <w:szCs w:val="24"/>
        </w:rPr>
        <w:t>[78]</w:t>
      </w:r>
      <w:r>
        <w:rPr>
          <w:sz w:val="24"/>
          <w:szCs w:val="24"/>
        </w:rPr>
        <w:t>。</w:t>
      </w:r>
    </w:p>
    <w:p w14:paraId="3D014471" w14:textId="252619AC" w:rsidR="00E846E6" w:rsidRDefault="005F2C71">
      <w:pPr>
        <w:snapToGrid w:val="0"/>
        <w:spacing w:line="360" w:lineRule="auto"/>
        <w:ind w:left="6"/>
        <w:rPr>
          <w:sz w:val="24"/>
          <w:szCs w:val="24"/>
        </w:rPr>
      </w:pPr>
      <w:r>
        <w:rPr>
          <w:rFonts w:hint="eastAsia"/>
          <w:b/>
          <w:sz w:val="24"/>
          <w:szCs w:val="24"/>
        </w:rPr>
        <w:t>（</w:t>
      </w:r>
      <w:r>
        <w:rPr>
          <w:rFonts w:hint="eastAsia"/>
          <w:b/>
          <w:sz w:val="24"/>
          <w:szCs w:val="24"/>
        </w:rPr>
        <w:t>3</w:t>
      </w:r>
      <w:r>
        <w:rPr>
          <w:rFonts w:hint="eastAsia"/>
          <w:b/>
          <w:sz w:val="24"/>
          <w:szCs w:val="24"/>
        </w:rPr>
        <w:t>）</w:t>
      </w:r>
      <w:r>
        <w:rPr>
          <w:b/>
          <w:sz w:val="24"/>
          <w:szCs w:val="24"/>
        </w:rPr>
        <w:t>蜕变测试与其它测试技术结合：</w:t>
      </w:r>
      <w:r>
        <w:rPr>
          <w:sz w:val="24"/>
          <w:szCs w:val="24"/>
        </w:rPr>
        <w:t>Xie</w:t>
      </w:r>
      <w:ins w:id="414" w:author="phantom Dai" w:date="2019-02-21T16:42:00Z">
        <w:r w:rsidR="00593C20">
          <w:rPr>
            <w:sz w:val="24"/>
            <w:szCs w:val="24"/>
          </w:rPr>
          <w:t xml:space="preserve"> </w:t>
        </w:r>
      </w:ins>
      <w:r>
        <w:rPr>
          <w:sz w:val="24"/>
          <w:szCs w:val="24"/>
        </w:rPr>
        <w:t>等人将蜕变测试与基于频谱分析的故障定位技术结合，提出了无需预期的故障定位方法</w:t>
      </w:r>
      <w:r>
        <w:rPr>
          <w:sz w:val="24"/>
          <w:szCs w:val="24"/>
        </w:rPr>
        <w:t>[79]</w:t>
      </w:r>
      <w:r>
        <w:rPr>
          <w:sz w:val="24"/>
          <w:szCs w:val="24"/>
        </w:rPr>
        <w:t>；</w:t>
      </w:r>
      <w:r>
        <w:rPr>
          <w:sz w:val="24"/>
          <w:szCs w:val="24"/>
        </w:rPr>
        <w:t xml:space="preserve"> Dong </w:t>
      </w:r>
      <w:r>
        <w:rPr>
          <w:sz w:val="24"/>
          <w:szCs w:val="24"/>
        </w:rPr>
        <w:t>等人将蜕变测试与遗传算法相结合，在搜索过程中使用蜕变关系，将原始测试用例和衍生测试用例都视为候选方案，加速达到某种覆盖标准</w:t>
      </w:r>
      <w:r>
        <w:rPr>
          <w:sz w:val="24"/>
          <w:szCs w:val="24"/>
        </w:rPr>
        <w:t>[80]</w:t>
      </w:r>
      <w:r>
        <w:rPr>
          <w:sz w:val="24"/>
          <w:szCs w:val="24"/>
        </w:rPr>
        <w:t>。</w:t>
      </w:r>
    </w:p>
    <w:p w14:paraId="74AB661C" w14:textId="6808E08B" w:rsidR="00E846E6" w:rsidRDefault="005F2C71">
      <w:pPr>
        <w:snapToGrid w:val="0"/>
        <w:spacing w:line="360" w:lineRule="auto"/>
        <w:ind w:left="6"/>
      </w:pPr>
      <w:r>
        <w:rPr>
          <w:rFonts w:hint="eastAsia"/>
          <w:b/>
          <w:sz w:val="24"/>
          <w:szCs w:val="24"/>
        </w:rPr>
        <w:t>（</w:t>
      </w:r>
      <w:r>
        <w:rPr>
          <w:rFonts w:hint="eastAsia"/>
          <w:b/>
          <w:sz w:val="24"/>
          <w:szCs w:val="24"/>
        </w:rPr>
        <w:t>4</w:t>
      </w:r>
      <w:r>
        <w:rPr>
          <w:rFonts w:hint="eastAsia"/>
          <w:b/>
          <w:sz w:val="24"/>
          <w:szCs w:val="24"/>
        </w:rPr>
        <w:t>）</w:t>
      </w:r>
      <w:r>
        <w:rPr>
          <w:b/>
          <w:sz w:val="24"/>
          <w:szCs w:val="24"/>
        </w:rPr>
        <w:t>蜕变测试在不同领域中的应用：</w:t>
      </w:r>
      <w:r>
        <w:rPr>
          <w:b/>
          <w:sz w:val="24"/>
          <w:szCs w:val="24"/>
        </w:rPr>
        <w:t xml:space="preserve"> </w:t>
      </w:r>
      <w:r>
        <w:rPr>
          <w:sz w:val="24"/>
          <w:szCs w:val="24"/>
        </w:rPr>
        <w:t xml:space="preserve">Sun </w:t>
      </w:r>
      <w:r>
        <w:rPr>
          <w:sz w:val="24"/>
          <w:szCs w:val="24"/>
        </w:rPr>
        <w:t>等人提出了面向</w:t>
      </w:r>
      <w:r>
        <w:rPr>
          <w:sz w:val="24"/>
          <w:szCs w:val="24"/>
        </w:rPr>
        <w:t xml:space="preserve"> Web </w:t>
      </w:r>
      <w:r>
        <w:rPr>
          <w:rFonts w:hint="eastAsia"/>
          <w:sz w:val="24"/>
          <w:szCs w:val="24"/>
        </w:rPr>
        <w:t>服务的蜕变测试方法</w:t>
      </w:r>
      <w:r>
        <w:rPr>
          <w:sz w:val="24"/>
          <w:szCs w:val="24"/>
        </w:rPr>
        <w:t xml:space="preserve"> [81-82]</w:t>
      </w:r>
      <w:r>
        <w:rPr>
          <w:rFonts w:hint="eastAsia"/>
          <w:sz w:val="24"/>
          <w:szCs w:val="24"/>
        </w:rPr>
        <w:t>，首先从</w:t>
      </w:r>
      <w:r>
        <w:rPr>
          <w:sz w:val="24"/>
          <w:szCs w:val="24"/>
        </w:rPr>
        <w:t xml:space="preserve"> Web </w:t>
      </w:r>
      <w:r>
        <w:rPr>
          <w:rFonts w:hint="eastAsia"/>
          <w:sz w:val="24"/>
          <w:szCs w:val="24"/>
        </w:rPr>
        <w:t>服务的</w:t>
      </w:r>
      <w:r>
        <w:rPr>
          <w:sz w:val="24"/>
          <w:szCs w:val="24"/>
        </w:rPr>
        <w:t xml:space="preserve"> WSDL </w:t>
      </w:r>
      <w:r>
        <w:rPr>
          <w:rFonts w:hint="eastAsia"/>
          <w:sz w:val="24"/>
          <w:szCs w:val="24"/>
        </w:rPr>
        <w:t>描述文档中提取蜕变关系，然后根据</w:t>
      </w:r>
      <w:r>
        <w:rPr>
          <w:sz w:val="24"/>
          <w:szCs w:val="24"/>
        </w:rPr>
        <w:t xml:space="preserve"> WSDL </w:t>
      </w:r>
      <w:r>
        <w:rPr>
          <w:rFonts w:hint="eastAsia"/>
          <w:sz w:val="24"/>
          <w:szCs w:val="24"/>
        </w:rPr>
        <w:t>文档随机产生测试用例并且运用蜕变关系得到相应的衍生测试用例；</w:t>
      </w:r>
      <w:r>
        <w:rPr>
          <w:sz w:val="24"/>
          <w:szCs w:val="24"/>
        </w:rPr>
        <w:t xml:space="preserve">Chan </w:t>
      </w:r>
      <w:r>
        <w:rPr>
          <w:rFonts w:hint="eastAsia"/>
          <w:sz w:val="24"/>
          <w:szCs w:val="24"/>
        </w:rPr>
        <w:t>等人提出了一种面向</w:t>
      </w:r>
      <w:ins w:id="415" w:author="phantom Dai" w:date="2019-02-21T16:42:00Z">
        <w:r w:rsidR="00593C20">
          <w:rPr>
            <w:rFonts w:hint="eastAsia"/>
            <w:sz w:val="24"/>
            <w:szCs w:val="24"/>
          </w:rPr>
          <w:t xml:space="preserve"> </w:t>
        </w:r>
      </w:ins>
      <w:r>
        <w:rPr>
          <w:sz w:val="24"/>
          <w:szCs w:val="24"/>
        </w:rPr>
        <w:t xml:space="preserve">SOA </w:t>
      </w:r>
      <w:r>
        <w:rPr>
          <w:rFonts w:hint="eastAsia"/>
          <w:sz w:val="24"/>
          <w:szCs w:val="24"/>
        </w:rPr>
        <w:t>的蜕变测试方法，将离线测试通过的测试用例作为原始测试用例，在线测试用例作为衍生测试用例</w:t>
      </w:r>
      <w:r>
        <w:rPr>
          <w:sz w:val="24"/>
          <w:szCs w:val="24"/>
        </w:rPr>
        <w:t>[83-84]</w:t>
      </w:r>
      <w:r>
        <w:rPr>
          <w:rFonts w:hint="eastAsia"/>
          <w:sz w:val="24"/>
          <w:szCs w:val="24"/>
        </w:rPr>
        <w:t>；</w:t>
      </w:r>
      <w:r>
        <w:rPr>
          <w:sz w:val="24"/>
          <w:szCs w:val="24"/>
        </w:rPr>
        <w:t>Mayer</w:t>
      </w:r>
      <w:ins w:id="416" w:author="phantom Dai" w:date="2019-02-21T16:42:00Z">
        <w:r w:rsidR="00593C20">
          <w:rPr>
            <w:sz w:val="24"/>
            <w:szCs w:val="24"/>
          </w:rPr>
          <w:t xml:space="preserve"> </w:t>
        </w:r>
      </w:ins>
      <w:r>
        <w:rPr>
          <w:rFonts w:hint="eastAsia"/>
          <w:sz w:val="24"/>
          <w:szCs w:val="24"/>
        </w:rPr>
        <w:t>等人将蜕变测试应用于图像处理程序</w:t>
      </w:r>
      <w:r>
        <w:rPr>
          <w:sz w:val="24"/>
          <w:szCs w:val="24"/>
        </w:rPr>
        <w:t>[85]</w:t>
      </w:r>
      <w:r>
        <w:rPr>
          <w:rFonts w:hint="eastAsia"/>
          <w:sz w:val="24"/>
          <w:szCs w:val="24"/>
        </w:rPr>
        <w:t>；</w:t>
      </w:r>
      <w:r>
        <w:rPr>
          <w:sz w:val="24"/>
          <w:szCs w:val="24"/>
        </w:rPr>
        <w:t>Kuo</w:t>
      </w:r>
      <w:ins w:id="417" w:author="phantom Dai" w:date="2019-02-21T16:42:00Z">
        <w:r w:rsidR="00593C20">
          <w:rPr>
            <w:sz w:val="24"/>
            <w:szCs w:val="24"/>
          </w:rPr>
          <w:t xml:space="preserve"> </w:t>
        </w:r>
      </w:ins>
      <w:r>
        <w:rPr>
          <w:rFonts w:hint="eastAsia"/>
          <w:sz w:val="24"/>
          <w:szCs w:val="24"/>
        </w:rPr>
        <w:t>等人将蜕变测试应用于图像处理程序时检测出一个真实故障</w:t>
      </w:r>
      <w:r>
        <w:rPr>
          <w:sz w:val="24"/>
          <w:szCs w:val="24"/>
        </w:rPr>
        <w:t>[86]</w:t>
      </w:r>
      <w:r>
        <w:rPr>
          <w:rFonts w:hint="eastAsia"/>
          <w:sz w:val="24"/>
          <w:szCs w:val="24"/>
        </w:rPr>
        <w:t>；</w:t>
      </w:r>
      <w:r>
        <w:rPr>
          <w:sz w:val="24"/>
          <w:szCs w:val="24"/>
        </w:rPr>
        <w:t>Tse</w:t>
      </w:r>
      <w:ins w:id="418" w:author="phantom Dai" w:date="2019-02-21T16:42:00Z">
        <w:r w:rsidR="00593C20">
          <w:rPr>
            <w:sz w:val="24"/>
            <w:szCs w:val="24"/>
          </w:rPr>
          <w:t xml:space="preserve"> </w:t>
        </w:r>
      </w:ins>
      <w:r>
        <w:rPr>
          <w:rFonts w:hint="eastAsia"/>
          <w:sz w:val="24"/>
          <w:szCs w:val="24"/>
        </w:rPr>
        <w:t>等人尝试将蜕变测试应用于上下文敏感的中间</w:t>
      </w:r>
      <w:proofErr w:type="gramStart"/>
      <w:r>
        <w:rPr>
          <w:rFonts w:hint="eastAsia"/>
          <w:sz w:val="24"/>
          <w:szCs w:val="24"/>
        </w:rPr>
        <w:t>件软件</w:t>
      </w:r>
      <w:proofErr w:type="gramEnd"/>
      <w:r>
        <w:rPr>
          <w:sz w:val="24"/>
          <w:szCs w:val="24"/>
        </w:rPr>
        <w:t>[87]</w:t>
      </w:r>
      <w:r>
        <w:rPr>
          <w:rFonts w:hint="eastAsia"/>
          <w:sz w:val="24"/>
          <w:szCs w:val="24"/>
        </w:rPr>
        <w:t>；</w:t>
      </w:r>
      <w:r>
        <w:rPr>
          <w:sz w:val="24"/>
          <w:szCs w:val="24"/>
        </w:rPr>
        <w:t xml:space="preserve">Chan </w:t>
      </w:r>
      <w:r>
        <w:rPr>
          <w:rFonts w:hint="eastAsia"/>
          <w:sz w:val="24"/>
          <w:szCs w:val="24"/>
        </w:rPr>
        <w:t>等人将蜕变测试应用于能量感知的无线传感器网络应用软件</w:t>
      </w:r>
      <w:r>
        <w:rPr>
          <w:sz w:val="24"/>
          <w:szCs w:val="24"/>
        </w:rPr>
        <w:t>[88]</w:t>
      </w:r>
      <w:r>
        <w:rPr>
          <w:rFonts w:hint="eastAsia"/>
          <w:sz w:val="24"/>
          <w:szCs w:val="24"/>
        </w:rPr>
        <w:t>；</w:t>
      </w:r>
      <w:r>
        <w:rPr>
          <w:sz w:val="24"/>
          <w:szCs w:val="24"/>
        </w:rPr>
        <w:t xml:space="preserve">Sun </w:t>
      </w:r>
      <w:r>
        <w:rPr>
          <w:rFonts w:hint="eastAsia"/>
          <w:sz w:val="24"/>
          <w:szCs w:val="24"/>
        </w:rPr>
        <w:t>等人将蜕变测试成功地用于几类典型加密程序的测试</w:t>
      </w:r>
      <w:r>
        <w:rPr>
          <w:sz w:val="24"/>
          <w:szCs w:val="24"/>
        </w:rPr>
        <w:t>[89]</w:t>
      </w:r>
      <w:r>
        <w:rPr>
          <w:rFonts w:hint="eastAsia"/>
          <w:sz w:val="24"/>
          <w:szCs w:val="24"/>
        </w:rPr>
        <w:t>。</w:t>
      </w:r>
    </w:p>
    <w:p w14:paraId="6E792FD0" w14:textId="77777777" w:rsidR="00E846E6" w:rsidRDefault="005F2C71">
      <w:pPr>
        <w:pStyle w:val="4"/>
        <w:spacing w:before="0" w:after="0" w:line="360" w:lineRule="auto"/>
      </w:pPr>
      <w:r>
        <w:rPr>
          <w:rFonts w:hint="eastAsia"/>
        </w:rPr>
        <w:t>1.2.4</w:t>
      </w:r>
      <w:r>
        <w:t xml:space="preserve"> </w:t>
      </w:r>
      <w:bookmarkStart w:id="419" w:name="_Hlk535140576"/>
      <w:r>
        <w:rPr>
          <w:rFonts w:hint="eastAsia"/>
          <w:szCs w:val="24"/>
        </w:rPr>
        <w:t>智能软件</w:t>
      </w:r>
      <w:r>
        <w:rPr>
          <w:rFonts w:hint="eastAsia"/>
        </w:rPr>
        <w:t>测试</w:t>
      </w:r>
      <w:bookmarkEnd w:id="419"/>
      <w:r w:rsidR="005854EF">
        <w:rPr>
          <w:rFonts w:hint="eastAsia"/>
        </w:rPr>
        <w:t>的研究</w:t>
      </w:r>
      <w:r>
        <w:rPr>
          <w:rFonts w:hint="eastAsia"/>
        </w:rPr>
        <w:t>现状</w:t>
      </w:r>
    </w:p>
    <w:p w14:paraId="3A2C3147" w14:textId="55A0B087" w:rsidR="00E846E6" w:rsidRDefault="005F2C71">
      <w:pPr>
        <w:spacing w:line="360" w:lineRule="auto"/>
        <w:ind w:firstLine="360"/>
        <w:rPr>
          <w:sz w:val="24"/>
          <w:szCs w:val="24"/>
        </w:rPr>
      </w:pPr>
      <w:r>
        <w:rPr>
          <w:rFonts w:hint="eastAsia"/>
          <w:sz w:val="24"/>
          <w:szCs w:val="24"/>
        </w:rPr>
        <w:t>智能软件近年来受到学术界的广泛关注并得以快速发展，然而智能软件带给人们巨大便利的同时，其本身也存在一些隐含缺陷或者安全问题。对于一个非正常的输入，智能软件是否依然能够产生满意的结果，关于智能软件测试的重要性也渐渐引起研究者的注意，</w:t>
      </w:r>
      <w:del w:id="420" w:author="付 安" w:date="2019-02-20T17:27:00Z">
        <w:r w:rsidDel="00A42054">
          <w:rPr>
            <w:rFonts w:hint="eastAsia"/>
            <w:sz w:val="24"/>
            <w:szCs w:val="24"/>
          </w:rPr>
          <w:delText>我们</w:delText>
        </w:r>
      </w:del>
      <w:ins w:id="421" w:author="付 安" w:date="2019-02-20T17:27:00Z">
        <w:r w:rsidR="00A42054">
          <w:rPr>
            <w:rFonts w:hint="eastAsia"/>
            <w:sz w:val="24"/>
            <w:szCs w:val="24"/>
          </w:rPr>
          <w:t>下表</w:t>
        </w:r>
      </w:ins>
      <w:r>
        <w:rPr>
          <w:rFonts w:hint="eastAsia"/>
          <w:sz w:val="24"/>
          <w:szCs w:val="24"/>
        </w:rPr>
        <w:t>简单回顾</w:t>
      </w:r>
      <w:del w:id="422" w:author="付 安" w:date="2019-02-20T17:27:00Z">
        <w:r w:rsidDel="00A42054">
          <w:rPr>
            <w:rFonts w:hint="eastAsia"/>
            <w:sz w:val="24"/>
            <w:szCs w:val="24"/>
          </w:rPr>
          <w:delText>一下</w:delText>
        </w:r>
      </w:del>
      <w:ins w:id="423" w:author="付 安" w:date="2019-02-20T17:27:00Z">
        <w:r w:rsidR="00A42054">
          <w:rPr>
            <w:rFonts w:hint="eastAsia"/>
            <w:sz w:val="24"/>
            <w:szCs w:val="24"/>
          </w:rPr>
          <w:t>了</w:t>
        </w:r>
      </w:ins>
      <w:r>
        <w:rPr>
          <w:rFonts w:hint="eastAsia"/>
          <w:sz w:val="24"/>
          <w:szCs w:val="24"/>
        </w:rPr>
        <w:t>代表性的对智能软件进行测试的研究工作（表</w:t>
      </w:r>
      <w:r>
        <w:rPr>
          <w:rFonts w:hint="eastAsia"/>
          <w:sz w:val="24"/>
          <w:szCs w:val="24"/>
        </w:rPr>
        <w:t>4</w:t>
      </w:r>
      <w:r>
        <w:rPr>
          <w:rFonts w:hint="eastAsia"/>
          <w:sz w:val="24"/>
          <w:szCs w:val="24"/>
        </w:rPr>
        <w:t>所示）。</w:t>
      </w:r>
    </w:p>
    <w:p w14:paraId="4C6B4E3A" w14:textId="77777777" w:rsidR="00E846E6" w:rsidRDefault="005F2C71">
      <w:pPr>
        <w:snapToGrid w:val="0"/>
        <w:spacing w:beforeLines="10" w:before="31" w:afterLines="10" w:after="31" w:line="360" w:lineRule="auto"/>
        <w:ind w:firstLineChars="901" w:firstLine="2171"/>
        <w:rPr>
          <w:sz w:val="24"/>
          <w:szCs w:val="24"/>
        </w:rPr>
      </w:pPr>
      <w:r>
        <w:rPr>
          <w:rFonts w:ascii="宋体" w:cs="宋体" w:hint="eastAsia"/>
          <w:b/>
          <w:bCs/>
          <w:sz w:val="24"/>
          <w:szCs w:val="24"/>
        </w:rPr>
        <w:t>表4</w:t>
      </w:r>
      <w:r>
        <w:rPr>
          <w:rFonts w:ascii="宋体" w:cs="宋体"/>
          <w:b/>
          <w:bCs/>
          <w:sz w:val="24"/>
          <w:szCs w:val="24"/>
        </w:rPr>
        <w:t xml:space="preserve"> </w:t>
      </w:r>
      <w:r>
        <w:rPr>
          <w:rFonts w:ascii="宋体" w:cs="宋体" w:hint="eastAsia"/>
          <w:b/>
          <w:bCs/>
          <w:sz w:val="24"/>
          <w:szCs w:val="24"/>
        </w:rPr>
        <w:t>智能软件测试代表性工作</w:t>
      </w:r>
    </w:p>
    <w:tbl>
      <w:tblPr>
        <w:tblStyle w:val="af1"/>
        <w:tblW w:w="8532" w:type="dxa"/>
        <w:jc w:val="center"/>
        <w:tblBorders>
          <w:left w:val="none" w:sz="0" w:space="0" w:color="auto"/>
          <w:right w:val="none" w:sz="0" w:space="0" w:color="auto"/>
        </w:tblBorders>
        <w:tblLayout w:type="fixed"/>
        <w:tblLook w:val="04A0" w:firstRow="1" w:lastRow="0" w:firstColumn="1" w:lastColumn="0" w:noHBand="0" w:noVBand="1"/>
      </w:tblPr>
      <w:tblGrid>
        <w:gridCol w:w="1655"/>
        <w:gridCol w:w="2475"/>
        <w:gridCol w:w="4402"/>
      </w:tblGrid>
      <w:tr w:rsidR="00E846E6" w14:paraId="425BCCAB" w14:textId="77777777">
        <w:trPr>
          <w:trHeight w:val="427"/>
          <w:jc w:val="center"/>
        </w:trPr>
        <w:tc>
          <w:tcPr>
            <w:tcW w:w="1655" w:type="dxa"/>
            <w:tcBorders>
              <w:tl2br w:val="nil"/>
              <w:tr2bl w:val="nil"/>
            </w:tcBorders>
            <w:shd w:val="clear" w:color="auto" w:fill="D8D8D8" w:themeFill="background1" w:themeFillShade="D8"/>
            <w:vAlign w:val="center"/>
          </w:tcPr>
          <w:p w14:paraId="4BA4F451" w14:textId="77777777" w:rsidR="00E846E6" w:rsidRDefault="005F2C71">
            <w:pPr>
              <w:jc w:val="center"/>
              <w:rPr>
                <w:rFonts w:ascii="黑体" w:eastAsia="黑体" w:hAnsi="黑体" w:cs="黑体"/>
                <w:b/>
                <w:bCs/>
              </w:rPr>
            </w:pPr>
            <w:r>
              <w:rPr>
                <w:rFonts w:ascii="黑体" w:eastAsia="黑体" w:hAnsi="黑体" w:cs="黑体" w:hint="eastAsia"/>
                <w:b/>
                <w:bCs/>
              </w:rPr>
              <w:t>测试框架</w:t>
            </w:r>
          </w:p>
        </w:tc>
        <w:tc>
          <w:tcPr>
            <w:tcW w:w="2475" w:type="dxa"/>
            <w:tcBorders>
              <w:tl2br w:val="nil"/>
              <w:tr2bl w:val="nil"/>
            </w:tcBorders>
            <w:shd w:val="clear" w:color="auto" w:fill="D8D8D8" w:themeFill="background1" w:themeFillShade="D8"/>
            <w:vAlign w:val="center"/>
          </w:tcPr>
          <w:p w14:paraId="123D9AD3" w14:textId="77777777" w:rsidR="00E846E6" w:rsidRDefault="005F2C71">
            <w:pPr>
              <w:tabs>
                <w:tab w:val="center" w:pos="3535"/>
                <w:tab w:val="left" w:pos="5118"/>
              </w:tabs>
              <w:jc w:val="center"/>
              <w:rPr>
                <w:rFonts w:ascii="黑体" w:eastAsia="黑体" w:hAnsi="黑体" w:cs="黑体"/>
                <w:b/>
                <w:bCs/>
              </w:rPr>
            </w:pPr>
            <w:r>
              <w:rPr>
                <w:rFonts w:ascii="黑体" w:eastAsia="黑体" w:hAnsi="黑体" w:cs="黑体" w:hint="eastAsia"/>
                <w:b/>
                <w:bCs/>
              </w:rPr>
              <w:t>简单介绍</w:t>
            </w:r>
          </w:p>
        </w:tc>
        <w:tc>
          <w:tcPr>
            <w:tcW w:w="4402" w:type="dxa"/>
            <w:tcBorders>
              <w:tl2br w:val="nil"/>
              <w:tr2bl w:val="nil"/>
            </w:tcBorders>
            <w:shd w:val="clear" w:color="auto" w:fill="D8D8D8" w:themeFill="background1" w:themeFillShade="D8"/>
            <w:vAlign w:val="center"/>
          </w:tcPr>
          <w:p w14:paraId="60694A7F" w14:textId="77777777" w:rsidR="00E846E6" w:rsidRDefault="005F2C71">
            <w:pPr>
              <w:tabs>
                <w:tab w:val="center" w:pos="3535"/>
                <w:tab w:val="left" w:pos="5118"/>
              </w:tabs>
              <w:jc w:val="center"/>
              <w:rPr>
                <w:rFonts w:ascii="黑体" w:eastAsia="黑体" w:hAnsi="黑体" w:cs="黑体"/>
                <w:b/>
                <w:bCs/>
              </w:rPr>
            </w:pPr>
            <w:r>
              <w:rPr>
                <w:rFonts w:ascii="黑体" w:eastAsia="黑体" w:hAnsi="黑体" w:cs="黑体" w:hint="eastAsia"/>
                <w:b/>
                <w:bCs/>
              </w:rPr>
              <w:t>特点</w:t>
            </w:r>
          </w:p>
        </w:tc>
      </w:tr>
      <w:tr w:rsidR="00E846E6" w14:paraId="263A7A9B" w14:textId="77777777">
        <w:trPr>
          <w:jc w:val="center"/>
        </w:trPr>
        <w:tc>
          <w:tcPr>
            <w:tcW w:w="1655" w:type="dxa"/>
            <w:tcBorders>
              <w:tl2br w:val="nil"/>
              <w:tr2bl w:val="nil"/>
            </w:tcBorders>
            <w:vAlign w:val="center"/>
          </w:tcPr>
          <w:p w14:paraId="56C7907D" w14:textId="77777777" w:rsidR="00E846E6" w:rsidRDefault="005F2C71">
            <w:pPr>
              <w:jc w:val="center"/>
              <w:rPr>
                <w:rFonts w:ascii="微软雅黑" w:eastAsia="微软雅黑" w:hAnsi="微软雅黑" w:cs="微软雅黑"/>
                <w:bCs/>
              </w:rPr>
            </w:pPr>
            <w:r>
              <w:rPr>
                <w:bCs/>
                <w:sz w:val="24"/>
                <w:szCs w:val="24"/>
              </w:rPr>
              <w:t>DeepXplore</w:t>
            </w:r>
          </w:p>
        </w:tc>
        <w:tc>
          <w:tcPr>
            <w:tcW w:w="2475" w:type="dxa"/>
            <w:tcBorders>
              <w:tl2br w:val="nil"/>
              <w:tr2bl w:val="nil"/>
            </w:tcBorders>
            <w:vAlign w:val="center"/>
          </w:tcPr>
          <w:p w14:paraId="40FEF97B" w14:textId="379B1022" w:rsidR="00E846E6" w:rsidRDefault="005F2C71">
            <w:pPr>
              <w:jc w:val="left"/>
              <w:rPr>
                <w:rFonts w:eastAsia="仿宋"/>
                <w:sz w:val="24"/>
                <w:szCs w:val="24"/>
              </w:rPr>
            </w:pPr>
            <w:r>
              <w:rPr>
                <w:rFonts w:eastAsia="仿宋" w:hint="eastAsia"/>
                <w:sz w:val="24"/>
                <w:szCs w:val="24"/>
              </w:rPr>
              <w:t>Kexin</w:t>
            </w:r>
            <w:ins w:id="424" w:author="phantom Dai" w:date="2019-02-21T16:42:00Z">
              <w:r w:rsidR="00593C20">
                <w:rPr>
                  <w:rFonts w:eastAsia="仿宋"/>
                  <w:sz w:val="24"/>
                  <w:szCs w:val="24"/>
                </w:rPr>
                <w:t xml:space="preserve"> </w:t>
              </w:r>
            </w:ins>
            <w:r>
              <w:rPr>
                <w:rFonts w:eastAsia="仿宋" w:hint="eastAsia"/>
                <w:sz w:val="24"/>
                <w:szCs w:val="24"/>
              </w:rPr>
              <w:t>等人提出针对真实深度学习系统</w:t>
            </w:r>
            <w:r>
              <w:rPr>
                <w:rFonts w:eastAsia="仿宋" w:hint="eastAsia"/>
                <w:sz w:val="24"/>
                <w:szCs w:val="24"/>
              </w:rPr>
              <w:t>(DL)</w:t>
            </w:r>
            <w:r>
              <w:rPr>
                <w:rFonts w:eastAsia="仿宋" w:hint="eastAsia"/>
                <w:sz w:val="24"/>
                <w:szCs w:val="24"/>
              </w:rPr>
              <w:t>进行</w:t>
            </w:r>
            <w:proofErr w:type="gramStart"/>
            <w:r>
              <w:rPr>
                <w:rFonts w:eastAsia="仿宋" w:hint="eastAsia"/>
                <w:sz w:val="24"/>
                <w:szCs w:val="24"/>
              </w:rPr>
              <w:t>系统性白盒测试</w:t>
            </w:r>
            <w:proofErr w:type="gramEnd"/>
            <w:r>
              <w:rPr>
                <w:rFonts w:eastAsia="仿宋" w:hint="eastAsia"/>
                <w:sz w:val="24"/>
                <w:szCs w:val="24"/>
              </w:rPr>
              <w:t>的框架。</w:t>
            </w:r>
          </w:p>
        </w:tc>
        <w:tc>
          <w:tcPr>
            <w:tcW w:w="4402" w:type="dxa"/>
            <w:tcBorders>
              <w:tl2br w:val="nil"/>
              <w:tr2bl w:val="nil"/>
            </w:tcBorders>
            <w:vAlign w:val="center"/>
          </w:tcPr>
          <w:p w14:paraId="10B5B702" w14:textId="77777777" w:rsidR="00E846E6" w:rsidRDefault="005F2C71">
            <w:pPr>
              <w:jc w:val="left"/>
              <w:rPr>
                <w:rFonts w:eastAsia="仿宋"/>
                <w:sz w:val="24"/>
                <w:szCs w:val="24"/>
              </w:rPr>
            </w:pPr>
            <w:r>
              <w:rPr>
                <w:rFonts w:eastAsia="仿宋"/>
                <w:sz w:val="24"/>
                <w:szCs w:val="24"/>
              </w:rPr>
              <w:t>旨在解决两个难题：生成能够激发一个深度学习系统逻辑的不同部分的输入和自动识别深度学习系统的不正确行为。</w:t>
            </w:r>
          </w:p>
        </w:tc>
      </w:tr>
      <w:tr w:rsidR="00E846E6" w14:paraId="091E1534" w14:textId="77777777">
        <w:trPr>
          <w:jc w:val="center"/>
        </w:trPr>
        <w:tc>
          <w:tcPr>
            <w:tcW w:w="1655" w:type="dxa"/>
            <w:tcBorders>
              <w:tl2br w:val="nil"/>
              <w:tr2bl w:val="nil"/>
            </w:tcBorders>
            <w:vAlign w:val="center"/>
          </w:tcPr>
          <w:p w14:paraId="2C7E4C99" w14:textId="77777777" w:rsidR="00E846E6" w:rsidRDefault="005F2C71">
            <w:pPr>
              <w:jc w:val="center"/>
              <w:rPr>
                <w:rFonts w:ascii="微软雅黑" w:eastAsia="微软雅黑" w:hAnsi="微软雅黑" w:cs="微软雅黑"/>
                <w:bCs/>
              </w:rPr>
            </w:pPr>
            <w:r>
              <w:rPr>
                <w:bCs/>
                <w:sz w:val="24"/>
                <w:szCs w:val="24"/>
              </w:rPr>
              <w:lastRenderedPageBreak/>
              <w:t>DLFuzz</w:t>
            </w:r>
          </w:p>
        </w:tc>
        <w:tc>
          <w:tcPr>
            <w:tcW w:w="2475" w:type="dxa"/>
            <w:tcBorders>
              <w:tl2br w:val="nil"/>
              <w:tr2bl w:val="nil"/>
            </w:tcBorders>
            <w:vAlign w:val="center"/>
          </w:tcPr>
          <w:p w14:paraId="044D5D95" w14:textId="37713826" w:rsidR="00E846E6" w:rsidRDefault="005F2C71">
            <w:pPr>
              <w:jc w:val="left"/>
              <w:rPr>
                <w:rFonts w:eastAsia="仿宋"/>
                <w:color w:val="333333"/>
                <w:sz w:val="24"/>
                <w:szCs w:val="24"/>
                <w:shd w:val="clear" w:color="auto" w:fill="FFFFFF"/>
              </w:rPr>
            </w:pPr>
            <w:r>
              <w:rPr>
                <w:rFonts w:eastAsia="仿宋"/>
                <w:color w:val="333333"/>
                <w:sz w:val="24"/>
                <w:szCs w:val="24"/>
                <w:shd w:val="clear" w:color="auto" w:fill="FFFFFF"/>
              </w:rPr>
              <w:t>Guo</w:t>
            </w:r>
            <w:ins w:id="425" w:author="phantom Dai" w:date="2019-02-21T16:42:00Z">
              <w:r w:rsidR="00593C20">
                <w:rPr>
                  <w:rFonts w:eastAsia="仿宋"/>
                  <w:color w:val="333333"/>
                  <w:sz w:val="24"/>
                  <w:szCs w:val="24"/>
                  <w:shd w:val="clear" w:color="auto" w:fill="FFFFFF"/>
                </w:rPr>
                <w:t xml:space="preserve"> </w:t>
              </w:r>
            </w:ins>
            <w:r>
              <w:rPr>
                <w:rFonts w:eastAsia="仿宋"/>
                <w:color w:val="333333"/>
                <w:sz w:val="24"/>
                <w:szCs w:val="24"/>
                <w:shd w:val="clear" w:color="auto" w:fill="FFFFFF"/>
              </w:rPr>
              <w:t>提出用于指导</w:t>
            </w:r>
            <w:r>
              <w:rPr>
                <w:rFonts w:eastAsia="仿宋"/>
                <w:color w:val="333333"/>
                <w:sz w:val="24"/>
                <w:szCs w:val="24"/>
                <w:shd w:val="clear" w:color="auto" w:fill="FFFFFF"/>
              </w:rPr>
              <w:t>DL</w:t>
            </w:r>
            <w:ins w:id="426" w:author="phantom Dai" w:date="2019-02-21T16:42:00Z">
              <w:r w:rsidR="00593C20">
                <w:rPr>
                  <w:rFonts w:eastAsia="仿宋"/>
                  <w:color w:val="333333"/>
                  <w:sz w:val="24"/>
                  <w:szCs w:val="24"/>
                  <w:shd w:val="clear" w:color="auto" w:fill="FFFFFF"/>
                </w:rPr>
                <w:t xml:space="preserve"> </w:t>
              </w:r>
            </w:ins>
            <w:r>
              <w:rPr>
                <w:rFonts w:eastAsia="仿宋"/>
                <w:color w:val="333333"/>
                <w:sz w:val="24"/>
                <w:szCs w:val="24"/>
                <w:shd w:val="clear" w:color="auto" w:fill="FFFFFF"/>
              </w:rPr>
              <w:t>系统暴露不正确的行为的模糊测试框架</w:t>
            </w:r>
            <w:r>
              <w:rPr>
                <w:rFonts w:eastAsia="仿宋" w:hint="eastAsia"/>
                <w:color w:val="333333"/>
                <w:sz w:val="24"/>
                <w:szCs w:val="24"/>
                <w:shd w:val="clear" w:color="auto" w:fill="FFFFFF"/>
              </w:rPr>
              <w:t>，是最先进的</w:t>
            </w:r>
            <w:r>
              <w:rPr>
                <w:rFonts w:eastAsia="仿宋" w:hint="eastAsia"/>
                <w:color w:val="333333"/>
                <w:sz w:val="24"/>
                <w:szCs w:val="24"/>
                <w:shd w:val="clear" w:color="auto" w:fill="FFFFFF"/>
              </w:rPr>
              <w:t>DL</w:t>
            </w:r>
            <w:ins w:id="427" w:author="phantom Dai" w:date="2019-02-21T16:42:00Z">
              <w:r w:rsidR="00593C20">
                <w:rPr>
                  <w:rFonts w:eastAsia="仿宋"/>
                  <w:color w:val="333333"/>
                  <w:sz w:val="24"/>
                  <w:szCs w:val="24"/>
                  <w:shd w:val="clear" w:color="auto" w:fill="FFFFFF"/>
                </w:rPr>
                <w:t xml:space="preserve"> </w:t>
              </w:r>
            </w:ins>
            <w:proofErr w:type="gramStart"/>
            <w:r>
              <w:rPr>
                <w:rFonts w:eastAsia="仿宋" w:hint="eastAsia"/>
                <w:color w:val="333333"/>
                <w:sz w:val="24"/>
                <w:szCs w:val="24"/>
                <w:shd w:val="clear" w:color="auto" w:fill="FFFFFF"/>
              </w:rPr>
              <w:t>白盒测试</w:t>
            </w:r>
            <w:proofErr w:type="gramEnd"/>
            <w:r>
              <w:rPr>
                <w:rFonts w:eastAsia="仿宋" w:hint="eastAsia"/>
                <w:color w:val="333333"/>
                <w:sz w:val="24"/>
                <w:szCs w:val="24"/>
                <w:shd w:val="clear" w:color="auto" w:fill="FFFFFF"/>
              </w:rPr>
              <w:t>框架。</w:t>
            </w:r>
          </w:p>
        </w:tc>
        <w:tc>
          <w:tcPr>
            <w:tcW w:w="4402" w:type="dxa"/>
            <w:tcBorders>
              <w:tl2br w:val="nil"/>
              <w:tr2bl w:val="nil"/>
            </w:tcBorders>
            <w:vAlign w:val="center"/>
          </w:tcPr>
          <w:p w14:paraId="270BC1FF" w14:textId="1479A861" w:rsidR="00E846E6" w:rsidRDefault="005F2C71">
            <w:pPr>
              <w:jc w:val="left"/>
              <w:rPr>
                <w:rFonts w:eastAsia="仿宋"/>
                <w:color w:val="000000"/>
                <w:sz w:val="24"/>
                <w:szCs w:val="24"/>
              </w:rPr>
            </w:pPr>
            <w:r>
              <w:rPr>
                <w:rFonts w:eastAsia="仿宋"/>
                <w:color w:val="000000"/>
                <w:sz w:val="24"/>
                <w:szCs w:val="24"/>
              </w:rPr>
              <w:t>通过不断改变输入以最大化神经元覆盖，以及预测原始输入和变异输入的差异，无需手动标记或交叉引用来自其他</w:t>
            </w:r>
            <w:r>
              <w:rPr>
                <w:rFonts w:eastAsia="仿宋"/>
                <w:color w:val="000000"/>
                <w:sz w:val="24"/>
                <w:szCs w:val="24"/>
              </w:rPr>
              <w:t>DL</w:t>
            </w:r>
            <w:ins w:id="428" w:author="phantom Dai" w:date="2019-02-21T16:42:00Z">
              <w:r w:rsidR="00593C20">
                <w:rPr>
                  <w:rFonts w:eastAsia="仿宋"/>
                  <w:color w:val="000000"/>
                  <w:sz w:val="24"/>
                  <w:szCs w:val="24"/>
                </w:rPr>
                <w:t xml:space="preserve"> </w:t>
              </w:r>
            </w:ins>
            <w:r>
              <w:rPr>
                <w:rFonts w:eastAsia="仿宋"/>
                <w:color w:val="000000"/>
                <w:sz w:val="24"/>
                <w:szCs w:val="24"/>
              </w:rPr>
              <w:t>系统的</w:t>
            </w:r>
            <w:ins w:id="429" w:author="phantom Dai" w:date="2019-02-21T16:42:00Z">
              <w:r w:rsidR="00593C20">
                <w:rPr>
                  <w:rFonts w:eastAsia="仿宋" w:hint="eastAsia"/>
                  <w:color w:val="000000"/>
                  <w:sz w:val="24"/>
                  <w:szCs w:val="24"/>
                </w:rPr>
                <w:t xml:space="preserve"> </w:t>
              </w:r>
            </w:ins>
            <w:r>
              <w:rPr>
                <w:rFonts w:eastAsia="仿宋"/>
                <w:color w:val="000000"/>
                <w:sz w:val="24"/>
                <w:szCs w:val="24"/>
              </w:rPr>
              <w:t>oracles</w:t>
            </w:r>
            <w:r>
              <w:rPr>
                <w:rFonts w:eastAsia="仿宋"/>
                <w:color w:val="000000"/>
                <w:sz w:val="24"/>
                <w:szCs w:val="24"/>
              </w:rPr>
              <w:t>。</w:t>
            </w:r>
          </w:p>
        </w:tc>
      </w:tr>
      <w:tr w:rsidR="00E846E6" w14:paraId="2EF2F1BF" w14:textId="77777777">
        <w:trPr>
          <w:jc w:val="center"/>
        </w:trPr>
        <w:tc>
          <w:tcPr>
            <w:tcW w:w="1655" w:type="dxa"/>
            <w:tcBorders>
              <w:tl2br w:val="nil"/>
              <w:tr2bl w:val="nil"/>
            </w:tcBorders>
            <w:vAlign w:val="center"/>
          </w:tcPr>
          <w:p w14:paraId="62201CE4" w14:textId="77777777" w:rsidR="00E846E6" w:rsidRDefault="005F2C71">
            <w:pPr>
              <w:jc w:val="center"/>
              <w:rPr>
                <w:rFonts w:ascii="微软雅黑" w:eastAsia="微软雅黑" w:hAnsi="微软雅黑" w:cs="微软雅黑"/>
                <w:bCs/>
              </w:rPr>
            </w:pPr>
            <w:r>
              <w:rPr>
                <w:bCs/>
                <w:sz w:val="24"/>
                <w:szCs w:val="24"/>
              </w:rPr>
              <w:t>DeepTest</w:t>
            </w:r>
          </w:p>
        </w:tc>
        <w:tc>
          <w:tcPr>
            <w:tcW w:w="2475" w:type="dxa"/>
            <w:tcBorders>
              <w:tl2br w:val="nil"/>
              <w:tr2bl w:val="nil"/>
            </w:tcBorders>
            <w:vAlign w:val="center"/>
          </w:tcPr>
          <w:p w14:paraId="05014F18" w14:textId="1A3D525B" w:rsidR="00E846E6" w:rsidRDefault="005F2C71">
            <w:pPr>
              <w:jc w:val="left"/>
              <w:rPr>
                <w:rFonts w:eastAsia="仿宋"/>
                <w:sz w:val="24"/>
                <w:szCs w:val="24"/>
              </w:rPr>
            </w:pPr>
            <w:r>
              <w:rPr>
                <w:rFonts w:eastAsia="仿宋"/>
                <w:sz w:val="24"/>
                <w:szCs w:val="24"/>
              </w:rPr>
              <w:t>Tian</w:t>
            </w:r>
            <w:ins w:id="430" w:author="phantom Dai" w:date="2019-02-21T16:43:00Z">
              <w:r w:rsidR="00593C20">
                <w:rPr>
                  <w:rFonts w:eastAsia="仿宋"/>
                  <w:sz w:val="24"/>
                  <w:szCs w:val="24"/>
                </w:rPr>
                <w:t xml:space="preserve"> </w:t>
              </w:r>
            </w:ins>
            <w:r>
              <w:rPr>
                <w:rFonts w:eastAsia="仿宋"/>
                <w:sz w:val="24"/>
                <w:szCs w:val="24"/>
              </w:rPr>
              <w:t>等人提出的以神经元覆盖为导向的测试用例生成</w:t>
            </w:r>
            <w:r>
              <w:rPr>
                <w:rFonts w:eastAsia="仿宋" w:hint="eastAsia"/>
                <w:sz w:val="24"/>
                <w:szCs w:val="24"/>
              </w:rPr>
              <w:t>框架。</w:t>
            </w:r>
          </w:p>
        </w:tc>
        <w:tc>
          <w:tcPr>
            <w:tcW w:w="4402" w:type="dxa"/>
            <w:tcBorders>
              <w:tl2br w:val="nil"/>
              <w:tr2bl w:val="nil"/>
            </w:tcBorders>
            <w:vAlign w:val="center"/>
          </w:tcPr>
          <w:p w14:paraId="1E43ED4A" w14:textId="77777777" w:rsidR="00E846E6" w:rsidRDefault="005F2C71">
            <w:pPr>
              <w:jc w:val="left"/>
              <w:rPr>
                <w:rFonts w:eastAsia="仿宋"/>
                <w:sz w:val="24"/>
                <w:szCs w:val="24"/>
              </w:rPr>
            </w:pPr>
            <w:r>
              <w:rPr>
                <w:rFonts w:eastAsia="仿宋"/>
                <w:sz w:val="24"/>
                <w:szCs w:val="24"/>
              </w:rPr>
              <w:t>利用神经元覆盖的概念</w:t>
            </w:r>
            <w:r>
              <w:rPr>
                <w:rFonts w:eastAsia="仿宋" w:hint="eastAsia"/>
                <w:sz w:val="24"/>
                <w:szCs w:val="24"/>
              </w:rPr>
              <w:t>，对图像的转换生成增加神经元覆盖率的合成测试用例，在合成图像的基础上进行再训练，尽可能地得到更贴近现实状况的图像，以贴合真实的使用场景。</w:t>
            </w:r>
          </w:p>
        </w:tc>
      </w:tr>
      <w:tr w:rsidR="00E846E6" w14:paraId="603B77A7" w14:textId="77777777">
        <w:trPr>
          <w:jc w:val="center"/>
        </w:trPr>
        <w:tc>
          <w:tcPr>
            <w:tcW w:w="1655" w:type="dxa"/>
            <w:tcBorders>
              <w:tl2br w:val="nil"/>
              <w:tr2bl w:val="nil"/>
            </w:tcBorders>
            <w:vAlign w:val="center"/>
          </w:tcPr>
          <w:p w14:paraId="3930F944" w14:textId="77777777" w:rsidR="00E846E6" w:rsidRDefault="005F2C71">
            <w:pPr>
              <w:jc w:val="center"/>
              <w:rPr>
                <w:rFonts w:ascii="微软雅黑" w:eastAsia="微软雅黑" w:hAnsi="微软雅黑" w:cs="微软雅黑"/>
                <w:bCs/>
              </w:rPr>
            </w:pPr>
            <w:r>
              <w:rPr>
                <w:bCs/>
                <w:sz w:val="24"/>
                <w:szCs w:val="24"/>
              </w:rPr>
              <w:t>DeepCover</w:t>
            </w:r>
          </w:p>
        </w:tc>
        <w:tc>
          <w:tcPr>
            <w:tcW w:w="2475" w:type="dxa"/>
            <w:tcBorders>
              <w:tl2br w:val="nil"/>
              <w:tr2bl w:val="nil"/>
            </w:tcBorders>
            <w:vAlign w:val="center"/>
          </w:tcPr>
          <w:p w14:paraId="26D7671E" w14:textId="6942E3A8" w:rsidR="00E846E6" w:rsidRDefault="005F2C71">
            <w:pPr>
              <w:jc w:val="left"/>
              <w:rPr>
                <w:rFonts w:eastAsia="仿宋"/>
                <w:color w:val="333333"/>
                <w:sz w:val="24"/>
                <w:szCs w:val="24"/>
                <w:shd w:val="clear" w:color="auto" w:fill="FFFFFF"/>
              </w:rPr>
            </w:pPr>
            <w:r>
              <w:rPr>
                <w:rFonts w:eastAsia="仿宋"/>
                <w:color w:val="333333"/>
                <w:sz w:val="24"/>
                <w:szCs w:val="24"/>
                <w:shd w:val="clear" w:color="auto" w:fill="FFFFFF"/>
              </w:rPr>
              <w:t>Sun</w:t>
            </w:r>
            <w:ins w:id="431" w:author="phantom Dai" w:date="2019-02-21T16:43:00Z">
              <w:r w:rsidR="00593C20">
                <w:rPr>
                  <w:rFonts w:eastAsia="仿宋"/>
                  <w:color w:val="333333"/>
                  <w:sz w:val="24"/>
                  <w:szCs w:val="24"/>
                  <w:shd w:val="clear" w:color="auto" w:fill="FFFFFF"/>
                </w:rPr>
                <w:t xml:space="preserve"> </w:t>
              </w:r>
            </w:ins>
            <w:r>
              <w:rPr>
                <w:rFonts w:eastAsia="仿宋"/>
                <w:color w:val="333333"/>
                <w:sz w:val="24"/>
                <w:szCs w:val="24"/>
                <w:shd w:val="clear" w:color="auto" w:fill="FFFFFF"/>
              </w:rPr>
              <w:t>等人提出</w:t>
            </w:r>
            <w:r>
              <w:rPr>
                <w:rFonts w:eastAsia="仿宋" w:hint="eastAsia"/>
                <w:color w:val="333333"/>
                <w:sz w:val="24"/>
                <w:szCs w:val="24"/>
                <w:shd w:val="clear" w:color="auto" w:fill="FFFFFF"/>
              </w:rPr>
              <w:t>基于</w:t>
            </w:r>
            <w:r>
              <w:rPr>
                <w:rFonts w:eastAsia="仿宋"/>
                <w:color w:val="333333"/>
                <w:sz w:val="24"/>
                <w:szCs w:val="24"/>
                <w:shd w:val="clear" w:color="auto" w:fill="FFFFFF"/>
              </w:rPr>
              <w:t>DNN</w:t>
            </w:r>
            <w:ins w:id="432" w:author="phantom Dai" w:date="2019-02-21T16:43:00Z">
              <w:r w:rsidR="00593C20">
                <w:rPr>
                  <w:rFonts w:eastAsia="仿宋"/>
                  <w:color w:val="333333"/>
                  <w:sz w:val="24"/>
                  <w:szCs w:val="24"/>
                  <w:shd w:val="clear" w:color="auto" w:fill="FFFFFF"/>
                </w:rPr>
                <w:t xml:space="preserve"> </w:t>
              </w:r>
            </w:ins>
            <w:r>
              <w:rPr>
                <w:rFonts w:eastAsia="仿宋"/>
                <w:color w:val="333333"/>
                <w:sz w:val="24"/>
                <w:szCs w:val="24"/>
                <w:shd w:val="clear" w:color="auto" w:fill="FFFFFF"/>
              </w:rPr>
              <w:t>测试标准</w:t>
            </w:r>
            <w:r>
              <w:rPr>
                <w:rFonts w:eastAsia="仿宋" w:hint="eastAsia"/>
                <w:color w:val="333333"/>
                <w:sz w:val="24"/>
                <w:szCs w:val="24"/>
                <w:shd w:val="clear" w:color="auto" w:fill="FFFFFF"/>
              </w:rPr>
              <w:t>的测试框架。</w:t>
            </w:r>
          </w:p>
        </w:tc>
        <w:tc>
          <w:tcPr>
            <w:tcW w:w="4402" w:type="dxa"/>
            <w:tcBorders>
              <w:tl2br w:val="nil"/>
              <w:tr2bl w:val="nil"/>
            </w:tcBorders>
            <w:vAlign w:val="center"/>
          </w:tcPr>
          <w:p w14:paraId="309BB354" w14:textId="03B82643" w:rsidR="00E846E6" w:rsidRDefault="005F2C71">
            <w:pPr>
              <w:jc w:val="left"/>
              <w:rPr>
                <w:rFonts w:eastAsia="仿宋"/>
                <w:color w:val="333333"/>
                <w:sz w:val="24"/>
                <w:szCs w:val="24"/>
                <w:shd w:val="clear" w:color="auto" w:fill="FFFFFF"/>
              </w:rPr>
            </w:pPr>
            <w:r>
              <w:rPr>
                <w:rFonts w:eastAsia="仿宋"/>
                <w:color w:val="333333"/>
                <w:sz w:val="24"/>
                <w:szCs w:val="24"/>
                <w:shd w:val="clear" w:color="auto" w:fill="FFFFFF"/>
              </w:rPr>
              <w:t>受传统</w:t>
            </w:r>
            <w:ins w:id="433" w:author="phantom Dai" w:date="2019-02-21T16:43:00Z">
              <w:r w:rsidR="00593C20">
                <w:rPr>
                  <w:rFonts w:eastAsia="仿宋" w:hint="eastAsia"/>
                  <w:color w:val="333333"/>
                  <w:sz w:val="24"/>
                  <w:szCs w:val="24"/>
                  <w:shd w:val="clear" w:color="auto" w:fill="FFFFFF"/>
                </w:rPr>
                <w:t xml:space="preserve"> </w:t>
              </w:r>
            </w:ins>
            <w:r>
              <w:rPr>
                <w:rFonts w:eastAsia="仿宋"/>
                <w:color w:val="333333"/>
                <w:sz w:val="24"/>
                <w:szCs w:val="24"/>
                <w:shd w:val="clear" w:color="auto" w:fill="FFFFFF"/>
              </w:rPr>
              <w:t>MC/DC</w:t>
            </w:r>
            <w:ins w:id="434" w:author="phantom Dai" w:date="2019-02-21T16:43:00Z">
              <w:r w:rsidR="00593C20">
                <w:rPr>
                  <w:rFonts w:eastAsia="仿宋"/>
                  <w:color w:val="333333"/>
                  <w:sz w:val="24"/>
                  <w:szCs w:val="24"/>
                  <w:shd w:val="clear" w:color="auto" w:fill="FFFFFF"/>
                </w:rPr>
                <w:t xml:space="preserve"> </w:t>
              </w:r>
            </w:ins>
            <w:r>
              <w:rPr>
                <w:rFonts w:eastAsia="仿宋"/>
                <w:color w:val="333333"/>
                <w:sz w:val="24"/>
                <w:szCs w:val="24"/>
                <w:shd w:val="clear" w:color="auto" w:fill="FFFFFF"/>
              </w:rPr>
              <w:t>覆盖标准的启发，依照传统软件测试方法中的测试覆盖标准和测试用例生成算法的思想，针对深度神经网络</w:t>
            </w:r>
            <w:r>
              <w:rPr>
                <w:rFonts w:eastAsia="仿宋" w:hint="eastAsia"/>
                <w:color w:val="333333"/>
                <w:sz w:val="24"/>
                <w:szCs w:val="24"/>
                <w:shd w:val="clear" w:color="auto" w:fill="FFFFFF"/>
              </w:rPr>
              <w:t>(</w:t>
            </w:r>
            <w:r>
              <w:rPr>
                <w:rFonts w:eastAsia="仿宋"/>
                <w:color w:val="333333"/>
                <w:sz w:val="24"/>
                <w:szCs w:val="24"/>
                <w:shd w:val="clear" w:color="auto" w:fill="FFFFFF"/>
              </w:rPr>
              <w:t>DNN</w:t>
            </w:r>
            <w:r>
              <w:rPr>
                <w:rFonts w:eastAsia="仿宋" w:hint="eastAsia"/>
                <w:color w:val="333333"/>
                <w:sz w:val="24"/>
                <w:szCs w:val="24"/>
                <w:shd w:val="clear" w:color="auto" w:fill="FFFFFF"/>
              </w:rPr>
              <w:t>)</w:t>
            </w:r>
            <w:r>
              <w:rPr>
                <w:rFonts w:eastAsia="仿宋"/>
                <w:color w:val="333333"/>
                <w:sz w:val="24"/>
                <w:szCs w:val="24"/>
                <w:shd w:val="clear" w:color="auto" w:fill="FFFFFF"/>
              </w:rPr>
              <w:t>的不同特征提出四个测试标准。对于每个标准，章给出一种基于线性规划生成测试用例的算法</w:t>
            </w:r>
            <w:r>
              <w:rPr>
                <w:rFonts w:eastAsia="仿宋" w:hint="eastAsia"/>
                <w:color w:val="333333"/>
                <w:sz w:val="24"/>
                <w:szCs w:val="24"/>
                <w:shd w:val="clear" w:color="auto" w:fill="FFFFFF"/>
              </w:rPr>
              <w:t>。</w:t>
            </w:r>
          </w:p>
        </w:tc>
      </w:tr>
      <w:tr w:rsidR="00E846E6" w14:paraId="5949BA77" w14:textId="77777777">
        <w:trPr>
          <w:jc w:val="center"/>
        </w:trPr>
        <w:tc>
          <w:tcPr>
            <w:tcW w:w="1655" w:type="dxa"/>
            <w:tcBorders>
              <w:tl2br w:val="nil"/>
              <w:tr2bl w:val="nil"/>
            </w:tcBorders>
            <w:vAlign w:val="center"/>
          </w:tcPr>
          <w:p w14:paraId="646A2F36" w14:textId="77777777" w:rsidR="00E846E6" w:rsidRDefault="005F2C71">
            <w:pPr>
              <w:jc w:val="center"/>
              <w:rPr>
                <w:rFonts w:ascii="微软雅黑" w:eastAsia="微软雅黑" w:hAnsi="微软雅黑" w:cs="微软雅黑"/>
                <w:bCs/>
              </w:rPr>
            </w:pPr>
            <w:r>
              <w:rPr>
                <w:bCs/>
                <w:sz w:val="24"/>
                <w:szCs w:val="24"/>
              </w:rPr>
              <w:t>DeepGauge</w:t>
            </w:r>
          </w:p>
        </w:tc>
        <w:tc>
          <w:tcPr>
            <w:tcW w:w="2475" w:type="dxa"/>
            <w:tcBorders>
              <w:tl2br w:val="nil"/>
              <w:tr2bl w:val="nil"/>
            </w:tcBorders>
            <w:vAlign w:val="center"/>
          </w:tcPr>
          <w:p w14:paraId="58A219E2" w14:textId="0B770A3B" w:rsidR="00E846E6" w:rsidRDefault="005F2C71">
            <w:pPr>
              <w:jc w:val="left"/>
              <w:rPr>
                <w:rFonts w:eastAsia="仿宋"/>
                <w:sz w:val="24"/>
                <w:szCs w:val="24"/>
              </w:rPr>
            </w:pPr>
            <w:r>
              <w:rPr>
                <w:rFonts w:eastAsia="仿宋"/>
                <w:sz w:val="24"/>
                <w:szCs w:val="24"/>
              </w:rPr>
              <w:t>Ma</w:t>
            </w:r>
            <w:ins w:id="435" w:author="phantom Dai" w:date="2019-02-21T16:43:00Z">
              <w:r w:rsidR="00593C20">
                <w:rPr>
                  <w:rFonts w:eastAsia="仿宋"/>
                  <w:sz w:val="24"/>
                  <w:szCs w:val="24"/>
                </w:rPr>
                <w:t xml:space="preserve"> </w:t>
              </w:r>
            </w:ins>
            <w:r>
              <w:rPr>
                <w:rFonts w:eastAsia="仿宋"/>
                <w:sz w:val="24"/>
                <w:szCs w:val="24"/>
              </w:rPr>
              <w:t>等人提出针对</w:t>
            </w:r>
            <w:r>
              <w:rPr>
                <w:rFonts w:eastAsia="仿宋" w:hint="eastAsia"/>
                <w:sz w:val="24"/>
                <w:szCs w:val="24"/>
              </w:rPr>
              <w:t>DL</w:t>
            </w:r>
            <w:ins w:id="436" w:author="phantom Dai" w:date="2019-02-21T16:43:00Z">
              <w:r w:rsidR="00593C20">
                <w:rPr>
                  <w:rFonts w:eastAsia="仿宋"/>
                  <w:sz w:val="24"/>
                  <w:szCs w:val="24"/>
                </w:rPr>
                <w:t xml:space="preserve"> </w:t>
              </w:r>
            </w:ins>
            <w:r>
              <w:rPr>
                <w:rFonts w:eastAsia="仿宋"/>
                <w:sz w:val="24"/>
                <w:szCs w:val="24"/>
              </w:rPr>
              <w:t>的多粒度测试覆盖方法</w:t>
            </w:r>
          </w:p>
        </w:tc>
        <w:tc>
          <w:tcPr>
            <w:tcW w:w="4402" w:type="dxa"/>
            <w:tcBorders>
              <w:tl2br w:val="nil"/>
              <w:tr2bl w:val="nil"/>
            </w:tcBorders>
            <w:vAlign w:val="center"/>
          </w:tcPr>
          <w:p w14:paraId="5DC7E930" w14:textId="442A55F5" w:rsidR="00E846E6" w:rsidRDefault="005F2C71">
            <w:pPr>
              <w:jc w:val="left"/>
              <w:rPr>
                <w:rFonts w:eastAsia="仿宋"/>
                <w:color w:val="000000"/>
                <w:sz w:val="24"/>
                <w:szCs w:val="24"/>
              </w:rPr>
            </w:pPr>
            <w:r>
              <w:rPr>
                <w:rFonts w:eastAsia="仿宋" w:hint="eastAsia"/>
                <w:color w:val="000000"/>
                <w:sz w:val="24"/>
                <w:szCs w:val="24"/>
              </w:rPr>
              <w:t>对</w:t>
            </w:r>
            <w:ins w:id="437" w:author="phantom Dai" w:date="2019-02-21T16:43:00Z">
              <w:r w:rsidR="00593C20">
                <w:rPr>
                  <w:rFonts w:eastAsia="仿宋" w:hint="eastAsia"/>
                  <w:color w:val="000000"/>
                  <w:sz w:val="24"/>
                  <w:szCs w:val="24"/>
                </w:rPr>
                <w:t xml:space="preserve"> </w:t>
              </w:r>
            </w:ins>
            <w:r>
              <w:rPr>
                <w:rFonts w:eastAsia="仿宋" w:hint="eastAsia"/>
                <w:color w:val="000000"/>
                <w:sz w:val="24"/>
                <w:szCs w:val="24"/>
              </w:rPr>
              <w:t>DNN</w:t>
            </w:r>
            <w:ins w:id="438" w:author="phantom Dai" w:date="2019-02-21T16:43:00Z">
              <w:r w:rsidR="00593C20">
                <w:rPr>
                  <w:rFonts w:eastAsia="仿宋"/>
                  <w:color w:val="000000"/>
                  <w:sz w:val="24"/>
                  <w:szCs w:val="24"/>
                </w:rPr>
                <w:t xml:space="preserve"> </w:t>
              </w:r>
            </w:ins>
            <w:r>
              <w:rPr>
                <w:rFonts w:eastAsia="仿宋" w:hint="eastAsia"/>
                <w:color w:val="000000"/>
                <w:sz w:val="24"/>
                <w:szCs w:val="24"/>
              </w:rPr>
              <w:t>进行行为划分，对</w:t>
            </w:r>
            <w:ins w:id="439" w:author="phantom Dai" w:date="2019-02-21T16:43:00Z">
              <w:r w:rsidR="00593C20">
                <w:rPr>
                  <w:rFonts w:eastAsia="仿宋" w:hint="eastAsia"/>
                  <w:color w:val="000000"/>
                  <w:sz w:val="24"/>
                  <w:szCs w:val="24"/>
                </w:rPr>
                <w:t xml:space="preserve"> </w:t>
              </w:r>
            </w:ins>
            <w:r>
              <w:rPr>
                <w:rFonts w:eastAsia="仿宋" w:hint="eastAsia"/>
                <w:color w:val="000000"/>
                <w:sz w:val="24"/>
                <w:szCs w:val="24"/>
              </w:rPr>
              <w:t>DNN</w:t>
            </w:r>
            <w:ins w:id="440" w:author="phantom Dai" w:date="2019-02-21T16:43:00Z">
              <w:r w:rsidR="00593C20">
                <w:rPr>
                  <w:rFonts w:eastAsia="仿宋"/>
                  <w:color w:val="000000"/>
                  <w:sz w:val="24"/>
                  <w:szCs w:val="24"/>
                </w:rPr>
                <w:t xml:space="preserve"> </w:t>
              </w:r>
            </w:ins>
            <w:r>
              <w:rPr>
                <w:rFonts w:eastAsia="仿宋" w:hint="eastAsia"/>
                <w:color w:val="000000"/>
                <w:sz w:val="24"/>
                <w:szCs w:val="24"/>
              </w:rPr>
              <w:t>内部状态细致观察，提出了神经元粒度的覆盖标准和神经网络层粒度的覆盖标准，指导测试用例生成。</w:t>
            </w:r>
          </w:p>
        </w:tc>
      </w:tr>
      <w:tr w:rsidR="00E846E6" w14:paraId="053F13B8" w14:textId="77777777">
        <w:trPr>
          <w:jc w:val="center"/>
        </w:trPr>
        <w:tc>
          <w:tcPr>
            <w:tcW w:w="1655" w:type="dxa"/>
            <w:tcBorders>
              <w:tl2br w:val="nil"/>
              <w:tr2bl w:val="nil"/>
            </w:tcBorders>
            <w:vAlign w:val="center"/>
          </w:tcPr>
          <w:p w14:paraId="7C8353E0" w14:textId="77777777" w:rsidR="00E846E6" w:rsidRDefault="005F2C71">
            <w:pPr>
              <w:jc w:val="center"/>
              <w:rPr>
                <w:rFonts w:ascii="微软雅黑" w:eastAsia="微软雅黑" w:hAnsi="微软雅黑" w:cs="微软雅黑"/>
                <w:bCs/>
              </w:rPr>
            </w:pPr>
            <w:r>
              <w:rPr>
                <w:bCs/>
                <w:sz w:val="24"/>
                <w:szCs w:val="24"/>
              </w:rPr>
              <w:t>DeepConcolic</w:t>
            </w:r>
          </w:p>
        </w:tc>
        <w:tc>
          <w:tcPr>
            <w:tcW w:w="2475" w:type="dxa"/>
            <w:tcBorders>
              <w:tl2br w:val="nil"/>
              <w:tr2bl w:val="nil"/>
            </w:tcBorders>
            <w:vAlign w:val="center"/>
          </w:tcPr>
          <w:p w14:paraId="5535A0C0" w14:textId="2730804E" w:rsidR="00E846E6" w:rsidRDefault="005F2C71">
            <w:pPr>
              <w:jc w:val="left"/>
              <w:rPr>
                <w:sz w:val="24"/>
                <w:szCs w:val="24"/>
              </w:rPr>
            </w:pPr>
            <w:r>
              <w:rPr>
                <w:rFonts w:eastAsia="仿宋"/>
                <w:sz w:val="24"/>
                <w:szCs w:val="24"/>
              </w:rPr>
              <w:t>Sun</w:t>
            </w:r>
            <w:ins w:id="441" w:author="phantom Dai" w:date="2019-02-21T16:43:00Z">
              <w:r w:rsidR="00593C20">
                <w:rPr>
                  <w:rFonts w:eastAsia="仿宋"/>
                  <w:sz w:val="24"/>
                  <w:szCs w:val="24"/>
                </w:rPr>
                <w:t xml:space="preserve"> </w:t>
              </w:r>
            </w:ins>
            <w:r>
              <w:rPr>
                <w:rFonts w:eastAsia="仿宋"/>
                <w:sz w:val="24"/>
                <w:szCs w:val="24"/>
              </w:rPr>
              <w:t>等人提出了第一个用于深度神经网络（</w:t>
            </w:r>
            <w:r>
              <w:rPr>
                <w:rFonts w:eastAsia="仿宋"/>
                <w:sz w:val="24"/>
                <w:szCs w:val="24"/>
              </w:rPr>
              <w:t>DNN</w:t>
            </w:r>
            <w:r>
              <w:rPr>
                <w:rFonts w:eastAsia="仿宋"/>
                <w:sz w:val="24"/>
                <w:szCs w:val="24"/>
              </w:rPr>
              <w:t>）的分析测试方法</w:t>
            </w:r>
          </w:p>
        </w:tc>
        <w:tc>
          <w:tcPr>
            <w:tcW w:w="4402" w:type="dxa"/>
            <w:tcBorders>
              <w:tl2br w:val="nil"/>
              <w:tr2bl w:val="nil"/>
            </w:tcBorders>
            <w:vAlign w:val="center"/>
          </w:tcPr>
          <w:p w14:paraId="0564C0A4" w14:textId="77777777" w:rsidR="00E846E6" w:rsidRDefault="005F2C71">
            <w:pPr>
              <w:jc w:val="left"/>
              <w:rPr>
                <w:rFonts w:eastAsia="仿宋"/>
                <w:sz w:val="24"/>
                <w:szCs w:val="24"/>
              </w:rPr>
            </w:pPr>
            <w:r>
              <w:rPr>
                <w:rFonts w:eastAsia="仿宋"/>
                <w:sz w:val="24"/>
                <w:szCs w:val="24"/>
              </w:rPr>
              <w:t>结合程序执行和符号分析，以探索软件程序的执行路径。使用各种覆盖指标指导生成测试输入，实现</w:t>
            </w:r>
            <w:r>
              <w:rPr>
                <w:rFonts w:eastAsia="仿宋" w:hint="eastAsia"/>
                <w:sz w:val="24"/>
                <w:szCs w:val="24"/>
              </w:rPr>
              <w:t>的一个</w:t>
            </w:r>
            <w:r>
              <w:rPr>
                <w:rFonts w:eastAsia="仿宋"/>
                <w:sz w:val="24"/>
                <w:szCs w:val="24"/>
              </w:rPr>
              <w:t>导向性随机测试工具，具有高覆盖率并且能够发现大量的对抗样本</w:t>
            </w:r>
            <w:r>
              <w:rPr>
                <w:rFonts w:eastAsia="仿宋" w:hint="eastAsia"/>
                <w:sz w:val="24"/>
                <w:szCs w:val="24"/>
              </w:rPr>
              <w:t>。</w:t>
            </w:r>
          </w:p>
        </w:tc>
      </w:tr>
      <w:tr w:rsidR="00E846E6" w14:paraId="5D8DE07C" w14:textId="77777777">
        <w:trPr>
          <w:jc w:val="center"/>
        </w:trPr>
        <w:tc>
          <w:tcPr>
            <w:tcW w:w="1655" w:type="dxa"/>
            <w:tcBorders>
              <w:tl2br w:val="nil"/>
              <w:tr2bl w:val="nil"/>
            </w:tcBorders>
            <w:vAlign w:val="center"/>
          </w:tcPr>
          <w:p w14:paraId="5FE43FE6" w14:textId="77777777" w:rsidR="00E846E6" w:rsidRDefault="005F2C71">
            <w:pPr>
              <w:jc w:val="center"/>
              <w:rPr>
                <w:rFonts w:ascii="微软雅黑" w:eastAsia="微软雅黑" w:hAnsi="微软雅黑" w:cs="微软雅黑"/>
                <w:bCs/>
              </w:rPr>
            </w:pPr>
            <w:r>
              <w:rPr>
                <w:bCs/>
                <w:sz w:val="24"/>
                <w:szCs w:val="24"/>
              </w:rPr>
              <w:t>DeepCT</w:t>
            </w:r>
          </w:p>
        </w:tc>
        <w:tc>
          <w:tcPr>
            <w:tcW w:w="2475" w:type="dxa"/>
            <w:tcBorders>
              <w:tl2br w:val="nil"/>
              <w:tr2bl w:val="nil"/>
            </w:tcBorders>
            <w:vAlign w:val="center"/>
          </w:tcPr>
          <w:p w14:paraId="52745463" w14:textId="2A283C5E" w:rsidR="00E846E6" w:rsidRDefault="005F2C71">
            <w:pPr>
              <w:jc w:val="left"/>
              <w:rPr>
                <w:sz w:val="24"/>
                <w:szCs w:val="24"/>
              </w:rPr>
            </w:pPr>
            <w:r>
              <w:rPr>
                <w:rFonts w:eastAsia="仿宋"/>
                <w:sz w:val="24"/>
                <w:szCs w:val="24"/>
              </w:rPr>
              <w:t>Ma</w:t>
            </w:r>
            <w:ins w:id="442" w:author="phantom Dai" w:date="2019-02-21T16:43:00Z">
              <w:r w:rsidR="00593C20">
                <w:rPr>
                  <w:rFonts w:eastAsia="仿宋"/>
                  <w:sz w:val="24"/>
                  <w:szCs w:val="24"/>
                </w:rPr>
                <w:t xml:space="preserve"> </w:t>
              </w:r>
            </w:ins>
            <w:r>
              <w:rPr>
                <w:rFonts w:eastAsia="仿宋"/>
                <w:sz w:val="24"/>
                <w:szCs w:val="24"/>
              </w:rPr>
              <w:t>等人提出的用于</w:t>
            </w:r>
            <w:r>
              <w:rPr>
                <w:rFonts w:eastAsia="仿宋" w:hint="eastAsia"/>
                <w:sz w:val="24"/>
                <w:szCs w:val="24"/>
              </w:rPr>
              <w:t>DNN</w:t>
            </w:r>
            <w:ins w:id="443" w:author="phantom Dai" w:date="2019-02-21T16:43:00Z">
              <w:r w:rsidR="00593C20">
                <w:rPr>
                  <w:rFonts w:eastAsia="仿宋"/>
                  <w:sz w:val="24"/>
                  <w:szCs w:val="24"/>
                </w:rPr>
                <w:t xml:space="preserve"> </w:t>
              </w:r>
            </w:ins>
            <w:r>
              <w:rPr>
                <w:rFonts w:eastAsia="仿宋"/>
                <w:sz w:val="24"/>
                <w:szCs w:val="24"/>
              </w:rPr>
              <w:t>的组合测试</w:t>
            </w:r>
            <w:r>
              <w:rPr>
                <w:rFonts w:eastAsia="仿宋" w:hint="eastAsia"/>
                <w:sz w:val="24"/>
                <w:szCs w:val="24"/>
              </w:rPr>
              <w:t>框架</w:t>
            </w:r>
          </w:p>
        </w:tc>
        <w:tc>
          <w:tcPr>
            <w:tcW w:w="4402" w:type="dxa"/>
            <w:tcBorders>
              <w:tl2br w:val="nil"/>
              <w:tr2bl w:val="nil"/>
            </w:tcBorders>
            <w:vAlign w:val="center"/>
          </w:tcPr>
          <w:p w14:paraId="53D64124" w14:textId="6BEA8426" w:rsidR="00E846E6" w:rsidRDefault="005F2C71">
            <w:pPr>
              <w:jc w:val="left"/>
              <w:rPr>
                <w:rFonts w:eastAsia="仿宋"/>
                <w:sz w:val="24"/>
                <w:szCs w:val="24"/>
              </w:rPr>
            </w:pPr>
            <w:r>
              <w:rPr>
                <w:rFonts w:eastAsia="仿宋"/>
                <w:sz w:val="24"/>
                <w:szCs w:val="24"/>
              </w:rPr>
              <w:t>提出</w:t>
            </w:r>
            <w:proofErr w:type="gramStart"/>
            <w:r>
              <w:rPr>
                <w:rFonts w:eastAsia="仿宋"/>
                <w:sz w:val="24"/>
                <w:szCs w:val="24"/>
              </w:rPr>
              <w:t>一</w:t>
            </w:r>
            <w:proofErr w:type="gramEnd"/>
            <w:r>
              <w:rPr>
                <w:rFonts w:eastAsia="仿宋"/>
                <w:sz w:val="24"/>
                <w:szCs w:val="24"/>
              </w:rPr>
              <w:t>套用于</w:t>
            </w:r>
            <w:ins w:id="444" w:author="phantom Dai" w:date="2019-02-21T16:43:00Z">
              <w:r w:rsidR="00593C20">
                <w:rPr>
                  <w:rFonts w:eastAsia="仿宋" w:hint="eastAsia"/>
                  <w:sz w:val="24"/>
                  <w:szCs w:val="24"/>
                </w:rPr>
                <w:t xml:space="preserve"> </w:t>
              </w:r>
            </w:ins>
            <w:r>
              <w:rPr>
                <w:rFonts w:eastAsia="仿宋"/>
                <w:sz w:val="24"/>
                <w:szCs w:val="24"/>
              </w:rPr>
              <w:t>DL</w:t>
            </w:r>
            <w:ins w:id="445" w:author="phantom Dai" w:date="2019-02-21T16:43:00Z">
              <w:r w:rsidR="00593C20">
                <w:rPr>
                  <w:rFonts w:eastAsia="仿宋"/>
                  <w:sz w:val="24"/>
                  <w:szCs w:val="24"/>
                </w:rPr>
                <w:t xml:space="preserve"> </w:t>
              </w:r>
            </w:ins>
            <w:r>
              <w:rPr>
                <w:rFonts w:eastAsia="仿宋"/>
                <w:sz w:val="24"/>
                <w:szCs w:val="24"/>
              </w:rPr>
              <w:t>系统的覆盖标准，以及用于</w:t>
            </w:r>
            <w:ins w:id="446" w:author="phantom Dai" w:date="2019-02-21T16:43:00Z">
              <w:r w:rsidR="00593C20">
                <w:rPr>
                  <w:rFonts w:eastAsia="仿宋" w:hint="eastAsia"/>
                  <w:sz w:val="24"/>
                  <w:szCs w:val="24"/>
                </w:rPr>
                <w:t xml:space="preserve"> </w:t>
              </w:r>
            </w:ins>
            <w:r>
              <w:rPr>
                <w:rFonts w:eastAsia="仿宋"/>
                <w:sz w:val="24"/>
                <w:szCs w:val="24"/>
              </w:rPr>
              <w:t>CT</w:t>
            </w:r>
            <w:ins w:id="447" w:author="phantom Dai" w:date="2019-02-21T16:43:00Z">
              <w:r w:rsidR="00593C20">
                <w:rPr>
                  <w:rFonts w:eastAsia="仿宋"/>
                  <w:sz w:val="24"/>
                  <w:szCs w:val="24"/>
                </w:rPr>
                <w:t xml:space="preserve"> </w:t>
              </w:r>
            </w:ins>
            <w:r>
              <w:rPr>
                <w:rFonts w:eastAsia="仿宋"/>
                <w:sz w:val="24"/>
                <w:szCs w:val="24"/>
              </w:rPr>
              <w:t>覆盖引导的测试生成技术</w:t>
            </w:r>
            <w:r>
              <w:rPr>
                <w:rFonts w:eastAsia="仿宋" w:hint="eastAsia"/>
                <w:sz w:val="24"/>
                <w:szCs w:val="24"/>
              </w:rPr>
              <w:t>。</w:t>
            </w:r>
          </w:p>
        </w:tc>
      </w:tr>
      <w:tr w:rsidR="00E846E6" w14:paraId="23D3B824" w14:textId="77777777">
        <w:trPr>
          <w:jc w:val="center"/>
        </w:trPr>
        <w:tc>
          <w:tcPr>
            <w:tcW w:w="1655" w:type="dxa"/>
            <w:tcBorders>
              <w:tl2br w:val="nil"/>
              <w:tr2bl w:val="nil"/>
            </w:tcBorders>
            <w:vAlign w:val="center"/>
          </w:tcPr>
          <w:p w14:paraId="26E9F028" w14:textId="77777777" w:rsidR="00E846E6" w:rsidRDefault="005F2C71">
            <w:pPr>
              <w:jc w:val="center"/>
              <w:rPr>
                <w:rFonts w:ascii="微软雅黑" w:eastAsia="微软雅黑" w:hAnsi="微软雅黑" w:cs="微软雅黑"/>
                <w:bCs/>
                <w:color w:val="000000"/>
              </w:rPr>
            </w:pPr>
            <w:r>
              <w:rPr>
                <w:bCs/>
                <w:sz w:val="24"/>
                <w:szCs w:val="24"/>
              </w:rPr>
              <w:t>DeepMutation</w:t>
            </w:r>
          </w:p>
        </w:tc>
        <w:tc>
          <w:tcPr>
            <w:tcW w:w="2475" w:type="dxa"/>
            <w:tcBorders>
              <w:tl2br w:val="nil"/>
              <w:tr2bl w:val="nil"/>
            </w:tcBorders>
            <w:vAlign w:val="center"/>
          </w:tcPr>
          <w:p w14:paraId="77AEF2B7" w14:textId="1123F8B0" w:rsidR="00E846E6" w:rsidRDefault="005F2C71">
            <w:pPr>
              <w:jc w:val="left"/>
              <w:rPr>
                <w:rFonts w:eastAsia="仿宋"/>
                <w:sz w:val="24"/>
                <w:szCs w:val="24"/>
              </w:rPr>
            </w:pPr>
            <w:r>
              <w:rPr>
                <w:rFonts w:eastAsia="仿宋"/>
                <w:color w:val="222222"/>
                <w:sz w:val="24"/>
                <w:szCs w:val="24"/>
                <w:shd w:val="clear" w:color="auto" w:fill="FFFFFF"/>
                <w:lang w:val="it-IT"/>
              </w:rPr>
              <w:t>Ma</w:t>
            </w:r>
            <w:ins w:id="448" w:author="phantom Dai" w:date="2019-02-21T16:43:00Z">
              <w:r w:rsidR="00593C20">
                <w:rPr>
                  <w:rFonts w:eastAsia="仿宋"/>
                  <w:color w:val="222222"/>
                  <w:sz w:val="24"/>
                  <w:szCs w:val="24"/>
                  <w:shd w:val="clear" w:color="auto" w:fill="FFFFFF"/>
                  <w:lang w:val="it-IT"/>
                </w:rPr>
                <w:t xml:space="preserve"> </w:t>
              </w:r>
            </w:ins>
            <w:r>
              <w:rPr>
                <w:rFonts w:eastAsia="仿宋"/>
                <w:color w:val="222222"/>
                <w:sz w:val="24"/>
                <w:szCs w:val="24"/>
                <w:shd w:val="clear" w:color="auto" w:fill="FFFFFF"/>
                <w:lang w:val="it-IT"/>
              </w:rPr>
              <w:t>等人提出的用于</w:t>
            </w:r>
            <w:r>
              <w:rPr>
                <w:rFonts w:eastAsia="仿宋" w:hint="eastAsia"/>
                <w:sz w:val="24"/>
                <w:szCs w:val="24"/>
              </w:rPr>
              <w:t>DNN</w:t>
            </w:r>
            <w:ins w:id="449" w:author="phantom Dai" w:date="2019-02-21T16:43:00Z">
              <w:r w:rsidR="00593C20">
                <w:rPr>
                  <w:rFonts w:eastAsia="仿宋"/>
                  <w:sz w:val="24"/>
                  <w:szCs w:val="24"/>
                </w:rPr>
                <w:t xml:space="preserve"> </w:t>
              </w:r>
            </w:ins>
            <w:r>
              <w:rPr>
                <w:rFonts w:eastAsia="仿宋"/>
                <w:sz w:val="24"/>
                <w:szCs w:val="24"/>
              </w:rPr>
              <w:t>的变异测试框架</w:t>
            </w:r>
          </w:p>
        </w:tc>
        <w:tc>
          <w:tcPr>
            <w:tcW w:w="4402" w:type="dxa"/>
            <w:tcBorders>
              <w:tl2br w:val="nil"/>
              <w:tr2bl w:val="nil"/>
            </w:tcBorders>
            <w:vAlign w:val="center"/>
          </w:tcPr>
          <w:p w14:paraId="0DA23B90" w14:textId="50D52EE9" w:rsidR="00E846E6" w:rsidRDefault="005F2C71">
            <w:pPr>
              <w:jc w:val="left"/>
              <w:rPr>
                <w:rFonts w:eastAsia="仿宋"/>
                <w:sz w:val="24"/>
                <w:szCs w:val="24"/>
              </w:rPr>
            </w:pPr>
            <w:r>
              <w:rPr>
                <w:rFonts w:eastAsia="仿宋"/>
                <w:sz w:val="24"/>
                <w:szCs w:val="24"/>
              </w:rPr>
              <w:t>从数据、源码级别和模型级别角度设计变异算子。通过对数据引入变化、对源码进行变异操作、对模型注入错误等方法，将故障引入</w:t>
            </w:r>
            <w:ins w:id="450" w:author="phantom Dai" w:date="2019-02-21T16:43:00Z">
              <w:r w:rsidR="00593C20">
                <w:rPr>
                  <w:rFonts w:eastAsia="仿宋" w:hint="eastAsia"/>
                  <w:sz w:val="24"/>
                  <w:szCs w:val="24"/>
                </w:rPr>
                <w:t xml:space="preserve"> </w:t>
              </w:r>
            </w:ins>
            <w:r>
              <w:rPr>
                <w:rFonts w:eastAsia="仿宋"/>
                <w:sz w:val="24"/>
                <w:szCs w:val="24"/>
              </w:rPr>
              <w:t>DL</w:t>
            </w:r>
            <w:ins w:id="451" w:author="phantom Dai" w:date="2019-02-21T16:43:00Z">
              <w:r w:rsidR="00593C20">
                <w:rPr>
                  <w:rFonts w:eastAsia="仿宋"/>
                  <w:sz w:val="24"/>
                  <w:szCs w:val="24"/>
                </w:rPr>
                <w:t xml:space="preserve"> </w:t>
              </w:r>
            </w:ins>
            <w:r>
              <w:rPr>
                <w:rFonts w:eastAsia="仿宋"/>
                <w:sz w:val="24"/>
                <w:szCs w:val="24"/>
              </w:rPr>
              <w:t>模型。最终可以从分析中评估测试数据的质量，并可以检测注入的故障程度，进而对测试数据质量进行改善。</w:t>
            </w:r>
          </w:p>
        </w:tc>
      </w:tr>
      <w:tr w:rsidR="00E846E6" w14:paraId="3446F441" w14:textId="77777777">
        <w:trPr>
          <w:trHeight w:val="289"/>
          <w:jc w:val="center"/>
        </w:trPr>
        <w:tc>
          <w:tcPr>
            <w:tcW w:w="1655" w:type="dxa"/>
            <w:tcBorders>
              <w:tl2br w:val="nil"/>
              <w:tr2bl w:val="nil"/>
            </w:tcBorders>
            <w:vAlign w:val="center"/>
          </w:tcPr>
          <w:p w14:paraId="0C4BF2BB" w14:textId="77777777" w:rsidR="00E846E6" w:rsidRDefault="005F2C71">
            <w:pPr>
              <w:jc w:val="center"/>
              <w:rPr>
                <w:rFonts w:ascii="微软雅黑" w:eastAsia="微软雅黑" w:hAnsi="微软雅黑" w:cs="微软雅黑"/>
                <w:bCs/>
                <w:color w:val="000000"/>
              </w:rPr>
            </w:pPr>
            <w:r>
              <w:rPr>
                <w:bCs/>
                <w:sz w:val="24"/>
                <w:szCs w:val="24"/>
              </w:rPr>
              <w:t>DeepRoad</w:t>
            </w:r>
          </w:p>
        </w:tc>
        <w:tc>
          <w:tcPr>
            <w:tcW w:w="2475" w:type="dxa"/>
            <w:tcBorders>
              <w:tl2br w:val="nil"/>
              <w:tr2bl w:val="nil"/>
            </w:tcBorders>
            <w:vAlign w:val="center"/>
          </w:tcPr>
          <w:p w14:paraId="58ABA582" w14:textId="4973296A" w:rsidR="00E846E6" w:rsidRDefault="005F2C71">
            <w:pPr>
              <w:jc w:val="left"/>
              <w:rPr>
                <w:sz w:val="24"/>
                <w:szCs w:val="24"/>
              </w:rPr>
            </w:pPr>
            <w:r>
              <w:rPr>
                <w:rFonts w:eastAsia="仿宋"/>
                <w:color w:val="222222"/>
                <w:sz w:val="24"/>
                <w:szCs w:val="24"/>
                <w:shd w:val="clear" w:color="auto" w:fill="FFFFFF"/>
                <w:lang w:val="it-IT"/>
              </w:rPr>
              <w:t>Zhang</w:t>
            </w:r>
            <w:ins w:id="452" w:author="phantom Dai" w:date="2019-02-21T16:43:00Z">
              <w:r w:rsidR="00593C20">
                <w:rPr>
                  <w:rFonts w:eastAsia="仿宋"/>
                  <w:color w:val="222222"/>
                  <w:sz w:val="24"/>
                  <w:szCs w:val="24"/>
                  <w:shd w:val="clear" w:color="auto" w:fill="FFFFFF"/>
                  <w:lang w:val="it-IT"/>
                </w:rPr>
                <w:t xml:space="preserve"> </w:t>
              </w:r>
            </w:ins>
            <w:r>
              <w:rPr>
                <w:rFonts w:eastAsia="仿宋"/>
                <w:color w:val="222222"/>
                <w:sz w:val="24"/>
                <w:szCs w:val="24"/>
                <w:shd w:val="clear" w:color="auto" w:fill="FFFFFF"/>
                <w:lang w:val="it-IT"/>
              </w:rPr>
              <w:t>等人提出的</w:t>
            </w:r>
            <w:r>
              <w:rPr>
                <w:rFonts w:eastAsia="仿宋"/>
                <w:sz w:val="24"/>
                <w:szCs w:val="24"/>
              </w:rPr>
              <w:t>针对自主驾驶系统的变异测试方法</w:t>
            </w:r>
          </w:p>
        </w:tc>
        <w:tc>
          <w:tcPr>
            <w:tcW w:w="4402" w:type="dxa"/>
            <w:tcBorders>
              <w:tl2br w:val="nil"/>
              <w:tr2bl w:val="nil"/>
            </w:tcBorders>
            <w:vAlign w:val="center"/>
          </w:tcPr>
          <w:p w14:paraId="4BF94132" w14:textId="77777777" w:rsidR="00E846E6" w:rsidRDefault="005F2C71">
            <w:pPr>
              <w:jc w:val="left"/>
              <w:rPr>
                <w:sz w:val="24"/>
                <w:szCs w:val="24"/>
              </w:rPr>
            </w:pPr>
            <w:r>
              <w:rPr>
                <w:rFonts w:ascii="仿宋" w:eastAsia="仿宋" w:hAnsi="仿宋" w:cs="仿宋" w:hint="eastAsia"/>
                <w:sz w:val="24"/>
                <w:szCs w:val="24"/>
              </w:rPr>
              <w:t>通过生成具有各种天气条件的驾驶场景，以检测自主驾驶系统的不一致行为。</w:t>
            </w:r>
          </w:p>
        </w:tc>
      </w:tr>
      <w:tr w:rsidR="00E846E6" w14:paraId="512D51D3" w14:textId="77777777">
        <w:trPr>
          <w:jc w:val="center"/>
        </w:trPr>
        <w:tc>
          <w:tcPr>
            <w:tcW w:w="1655" w:type="dxa"/>
            <w:tcBorders>
              <w:tl2br w:val="nil"/>
              <w:tr2bl w:val="nil"/>
            </w:tcBorders>
            <w:vAlign w:val="center"/>
          </w:tcPr>
          <w:p w14:paraId="21153A55" w14:textId="77777777" w:rsidR="00E846E6" w:rsidRDefault="005F2C71">
            <w:pPr>
              <w:jc w:val="center"/>
              <w:rPr>
                <w:bCs/>
                <w:sz w:val="24"/>
                <w:szCs w:val="24"/>
              </w:rPr>
            </w:pPr>
            <w:r>
              <w:rPr>
                <w:bCs/>
                <w:sz w:val="24"/>
                <w:szCs w:val="24"/>
              </w:rPr>
              <w:t>FITEST</w:t>
            </w:r>
          </w:p>
        </w:tc>
        <w:tc>
          <w:tcPr>
            <w:tcW w:w="2475" w:type="dxa"/>
            <w:tcBorders>
              <w:tl2br w:val="nil"/>
              <w:tr2bl w:val="nil"/>
            </w:tcBorders>
            <w:vAlign w:val="center"/>
          </w:tcPr>
          <w:p w14:paraId="466B84C1" w14:textId="62089E0C" w:rsidR="00E846E6" w:rsidRDefault="005F2C71">
            <w:pPr>
              <w:jc w:val="left"/>
              <w:rPr>
                <w:sz w:val="24"/>
                <w:szCs w:val="24"/>
              </w:rPr>
            </w:pPr>
            <w:r>
              <w:rPr>
                <w:rFonts w:eastAsia="仿宋"/>
                <w:sz w:val="24"/>
                <w:szCs w:val="24"/>
              </w:rPr>
              <w:t>Abdessalem</w:t>
            </w:r>
            <w:ins w:id="453" w:author="phantom Dai" w:date="2019-02-21T16:43:00Z">
              <w:r w:rsidR="00593C20">
                <w:rPr>
                  <w:rFonts w:eastAsia="仿宋"/>
                  <w:sz w:val="24"/>
                  <w:szCs w:val="24"/>
                </w:rPr>
                <w:t xml:space="preserve"> </w:t>
              </w:r>
            </w:ins>
            <w:r>
              <w:rPr>
                <w:rFonts w:eastAsia="仿宋"/>
                <w:sz w:val="24"/>
                <w:szCs w:val="24"/>
              </w:rPr>
              <w:t>提出了一种通过将检测特征交互的问题转换为基于搜索的测试生成问题，进而检测特征交互是否失败的技术</w:t>
            </w:r>
            <w:r>
              <w:rPr>
                <w:rFonts w:hint="eastAsia"/>
                <w:sz w:val="24"/>
                <w:szCs w:val="24"/>
              </w:rPr>
              <w:t>。</w:t>
            </w:r>
          </w:p>
        </w:tc>
        <w:tc>
          <w:tcPr>
            <w:tcW w:w="4402" w:type="dxa"/>
            <w:tcBorders>
              <w:tl2br w:val="nil"/>
              <w:tr2bl w:val="nil"/>
            </w:tcBorders>
            <w:vAlign w:val="center"/>
          </w:tcPr>
          <w:p w14:paraId="25D0AA98" w14:textId="77777777" w:rsidR="00E846E6" w:rsidRDefault="005F2C71">
            <w:pPr>
              <w:jc w:val="left"/>
              <w:rPr>
                <w:sz w:val="24"/>
                <w:szCs w:val="24"/>
              </w:rPr>
            </w:pPr>
            <w:r>
              <w:rPr>
                <w:rFonts w:ascii="仿宋" w:eastAsia="仿宋" w:hAnsi="仿宋" w:cs="仿宋" w:hint="eastAsia"/>
                <w:sz w:val="24"/>
                <w:szCs w:val="24"/>
              </w:rPr>
              <w:t>一种由混合测试目标指导的基于搜索的测试生成算法，定义了一组混合测试目标（距离函数），将传统的基于覆盖的启发式方法与专门用于揭示特征交互失败的新启发式相结合。</w:t>
            </w:r>
          </w:p>
        </w:tc>
      </w:tr>
    </w:tbl>
    <w:p w14:paraId="52A8E5DD" w14:textId="15A3217F" w:rsidR="00E846E6" w:rsidRDefault="005F2C71">
      <w:pPr>
        <w:spacing w:line="360" w:lineRule="auto"/>
        <w:ind w:firstLine="360"/>
        <w:rPr>
          <w:sz w:val="24"/>
          <w:szCs w:val="24"/>
        </w:rPr>
      </w:pPr>
      <w:r>
        <w:rPr>
          <w:rFonts w:hint="eastAsia"/>
          <w:sz w:val="24"/>
          <w:szCs w:val="24"/>
        </w:rPr>
        <w:lastRenderedPageBreak/>
        <w:t>由表</w:t>
      </w:r>
      <w:r>
        <w:rPr>
          <w:rFonts w:hint="eastAsia"/>
          <w:sz w:val="24"/>
          <w:szCs w:val="24"/>
        </w:rPr>
        <w:t>4</w:t>
      </w:r>
      <w:r>
        <w:rPr>
          <w:rFonts w:hint="eastAsia"/>
          <w:sz w:val="24"/>
          <w:szCs w:val="24"/>
        </w:rPr>
        <w:t>可见，目前针对智能软件的测试思路主要有两种</w:t>
      </w:r>
      <w:ins w:id="454" w:author="付 安" w:date="2019-02-20T15:56:00Z">
        <w:r w:rsidR="004042E9">
          <w:rPr>
            <w:rFonts w:hint="eastAsia"/>
            <w:sz w:val="24"/>
            <w:szCs w:val="24"/>
          </w:rPr>
          <w:t>：</w:t>
        </w:r>
      </w:ins>
      <w:del w:id="455" w:author="付 安" w:date="2019-02-20T15:56:00Z">
        <w:r w:rsidDel="004042E9">
          <w:rPr>
            <w:rFonts w:hint="eastAsia"/>
            <w:sz w:val="24"/>
            <w:szCs w:val="24"/>
          </w:rPr>
          <w:delText>。</w:delText>
        </w:r>
      </w:del>
      <w:r>
        <w:rPr>
          <w:rFonts w:hint="eastAsia"/>
          <w:sz w:val="24"/>
          <w:szCs w:val="24"/>
        </w:rPr>
        <w:t>一种是基于智能软件的内部状态和行为</w:t>
      </w:r>
      <w:del w:id="456" w:author="付 安" w:date="2019-02-20T15:56:00Z">
        <w:r w:rsidDel="004042E9">
          <w:rPr>
            <w:rFonts w:hint="eastAsia"/>
            <w:sz w:val="24"/>
            <w:szCs w:val="24"/>
          </w:rPr>
          <w:delText>分析探索出</w:delText>
        </w:r>
      </w:del>
      <w:r>
        <w:rPr>
          <w:rFonts w:hint="eastAsia"/>
          <w:sz w:val="24"/>
          <w:szCs w:val="24"/>
        </w:rPr>
        <w:t>的测试用例生成算法</w:t>
      </w:r>
      <w:ins w:id="457" w:author="付 安" w:date="2019-02-20T15:57:00Z">
        <w:r w:rsidR="00DE2381">
          <w:rPr>
            <w:rFonts w:hint="eastAsia"/>
            <w:sz w:val="24"/>
            <w:szCs w:val="24"/>
          </w:rPr>
          <w:t>，</w:t>
        </w:r>
        <w:commentRangeStart w:id="458"/>
        <w:r w:rsidR="00DE2381">
          <w:rPr>
            <w:sz w:val="24"/>
            <w:szCs w:val="24"/>
          </w:rPr>
          <w:t>如</w:t>
        </w:r>
        <w:r w:rsidR="00DE2381">
          <w:rPr>
            <w:sz w:val="24"/>
            <w:szCs w:val="24"/>
          </w:rPr>
          <w:t>…</w:t>
        </w:r>
        <w:commentRangeEnd w:id="458"/>
        <w:r w:rsidR="00DE2381">
          <w:rPr>
            <w:rStyle w:val="af0"/>
          </w:rPr>
          <w:commentReference w:id="458"/>
        </w:r>
      </w:ins>
      <w:ins w:id="459" w:author="付 安" w:date="2019-02-20T15:56:00Z">
        <w:r w:rsidR="00DE2381">
          <w:rPr>
            <w:rFonts w:hint="eastAsia"/>
            <w:sz w:val="24"/>
            <w:szCs w:val="24"/>
          </w:rPr>
          <w:t>；</w:t>
        </w:r>
      </w:ins>
      <w:del w:id="460" w:author="付 安" w:date="2019-02-20T15:56:00Z">
        <w:r w:rsidDel="00DE2381">
          <w:rPr>
            <w:rFonts w:hint="eastAsia"/>
            <w:sz w:val="24"/>
            <w:szCs w:val="24"/>
          </w:rPr>
          <w:delText>，</w:delText>
        </w:r>
      </w:del>
      <w:r>
        <w:rPr>
          <w:rFonts w:hint="eastAsia"/>
          <w:sz w:val="24"/>
          <w:szCs w:val="24"/>
        </w:rPr>
        <w:t>另一种则是将传统软件测试方法与技术应用在智能软件的测试中</w:t>
      </w:r>
      <w:del w:id="461" w:author="付 安" w:date="2019-02-20T15:56:00Z">
        <w:r w:rsidDel="004042E9">
          <w:rPr>
            <w:rFonts w:hint="eastAsia"/>
            <w:sz w:val="24"/>
            <w:szCs w:val="24"/>
          </w:rPr>
          <w:delText>来</w:delText>
        </w:r>
      </w:del>
      <w:r>
        <w:rPr>
          <w:rFonts w:hint="eastAsia"/>
          <w:sz w:val="24"/>
          <w:szCs w:val="24"/>
        </w:rPr>
        <w:t>，如利用组合测试的</w:t>
      </w:r>
      <w:r>
        <w:rPr>
          <w:rFonts w:hint="eastAsia"/>
          <w:sz w:val="24"/>
          <w:szCs w:val="24"/>
        </w:rPr>
        <w:t>DeepCT</w:t>
      </w:r>
      <w:ins w:id="462" w:author="phantom Dai" w:date="2019-02-21T16:44:00Z">
        <w:r w:rsidR="00593C20">
          <w:rPr>
            <w:sz w:val="24"/>
            <w:szCs w:val="24"/>
          </w:rPr>
          <w:t xml:space="preserve"> </w:t>
        </w:r>
      </w:ins>
      <w:r>
        <w:rPr>
          <w:rFonts w:hint="eastAsia"/>
          <w:sz w:val="24"/>
          <w:szCs w:val="24"/>
        </w:rPr>
        <w:t>框架，利用变异测试的</w:t>
      </w:r>
      <w:ins w:id="463" w:author="phantom Dai" w:date="2019-02-21T16:44:00Z">
        <w:r w:rsidR="00593C20">
          <w:rPr>
            <w:rFonts w:hint="eastAsia"/>
            <w:sz w:val="24"/>
            <w:szCs w:val="24"/>
          </w:rPr>
          <w:t xml:space="preserve"> </w:t>
        </w:r>
      </w:ins>
      <w:r>
        <w:rPr>
          <w:rFonts w:hint="eastAsia"/>
          <w:sz w:val="24"/>
          <w:szCs w:val="24"/>
        </w:rPr>
        <w:t>DeepMutation</w:t>
      </w:r>
      <w:ins w:id="464" w:author="phantom Dai" w:date="2019-02-21T16:44:00Z">
        <w:r w:rsidR="00593C20">
          <w:rPr>
            <w:sz w:val="24"/>
            <w:szCs w:val="24"/>
          </w:rPr>
          <w:t xml:space="preserve"> </w:t>
        </w:r>
      </w:ins>
      <w:r>
        <w:rPr>
          <w:rFonts w:hint="eastAsia"/>
          <w:sz w:val="24"/>
          <w:szCs w:val="24"/>
        </w:rPr>
        <w:t>框架。两种测试思路都是智能软件测试的重要尝试。</w:t>
      </w:r>
      <w:del w:id="465" w:author="付 安" w:date="2019-02-20T16:03:00Z">
        <w:r w:rsidDel="00826A94">
          <w:rPr>
            <w:rFonts w:hint="eastAsia"/>
            <w:sz w:val="24"/>
            <w:szCs w:val="24"/>
          </w:rPr>
          <w:delText>深入研究之后，我们也发现</w:delText>
        </w:r>
      </w:del>
      <w:ins w:id="466" w:author="付 安" w:date="2019-02-20T16:03:00Z">
        <w:r w:rsidR="00826A94">
          <w:rPr>
            <w:rFonts w:hint="eastAsia"/>
            <w:sz w:val="24"/>
            <w:szCs w:val="24"/>
          </w:rPr>
          <w:t>然而，</w:t>
        </w:r>
      </w:ins>
      <w:r>
        <w:rPr>
          <w:rFonts w:hint="eastAsia"/>
          <w:sz w:val="24"/>
          <w:szCs w:val="24"/>
        </w:rPr>
        <w:t>两种测试思路在测试的充分性与普适性上存在</w:t>
      </w:r>
      <w:ins w:id="467" w:author="付 安" w:date="2019-02-20T16:03:00Z">
        <w:r w:rsidR="00826A94">
          <w:rPr>
            <w:rFonts w:hint="eastAsia"/>
            <w:sz w:val="24"/>
            <w:szCs w:val="24"/>
          </w:rPr>
          <w:t>一些</w:t>
        </w:r>
      </w:ins>
      <w:r>
        <w:rPr>
          <w:rFonts w:hint="eastAsia"/>
          <w:sz w:val="24"/>
          <w:szCs w:val="24"/>
        </w:rPr>
        <w:t>局限，上述的测试框架可能在某一领域或某一场景下，测试效果很好，如对深度学习系统的充分性测试，然而对于其他的智能软件而言，测试的契合度可能不高。</w:t>
      </w:r>
    </w:p>
    <w:p w14:paraId="348743CD" w14:textId="77777777" w:rsidR="00E846E6" w:rsidRDefault="005F2C71">
      <w:pPr>
        <w:pStyle w:val="4"/>
        <w:adjustRightInd w:val="0"/>
        <w:spacing w:before="0" w:after="120" w:line="360" w:lineRule="auto"/>
        <w:textAlignment w:val="baseline"/>
        <w:pPrChange w:id="468" w:author="付 安" w:date="2019-02-20T16:03:00Z">
          <w:pPr>
            <w:pStyle w:val="4"/>
            <w:adjustRightInd w:val="0"/>
            <w:spacing w:before="0" w:after="0" w:line="360" w:lineRule="auto"/>
            <w:textAlignment w:val="baseline"/>
          </w:pPr>
        </w:pPrChange>
      </w:pPr>
      <w:r>
        <w:rPr>
          <w:rFonts w:hint="eastAsia"/>
        </w:rPr>
        <w:t>1.2.5</w:t>
      </w:r>
      <w:r>
        <w:rPr>
          <w:rFonts w:hint="eastAsia"/>
        </w:rPr>
        <w:t>软件安全</w:t>
      </w:r>
      <w:r w:rsidR="00DF2C36">
        <w:rPr>
          <w:rFonts w:hint="eastAsia"/>
        </w:rPr>
        <w:t>缺陷</w:t>
      </w:r>
      <w:r>
        <w:rPr>
          <w:rFonts w:hint="eastAsia"/>
        </w:rPr>
        <w:t>识别</w:t>
      </w:r>
      <w:r w:rsidR="00B4489D">
        <w:rPr>
          <w:rFonts w:hint="eastAsia"/>
        </w:rPr>
        <w:t>的</w:t>
      </w:r>
      <w:r w:rsidR="004544F2">
        <w:rPr>
          <w:rFonts w:hint="eastAsia"/>
        </w:rPr>
        <w:t>研究</w:t>
      </w:r>
      <w:r w:rsidR="00B4489D">
        <w:rPr>
          <w:rFonts w:hint="eastAsia"/>
        </w:rPr>
        <w:t>现状</w:t>
      </w:r>
    </w:p>
    <w:p w14:paraId="4440D442" w14:textId="07F34786" w:rsidR="008D63DF" w:rsidRDefault="008D63DF" w:rsidP="008D63DF">
      <w:pPr>
        <w:snapToGrid w:val="0"/>
        <w:spacing w:line="360" w:lineRule="auto"/>
        <w:ind w:left="6" w:firstLine="420"/>
        <w:rPr>
          <w:sz w:val="24"/>
          <w:szCs w:val="24"/>
        </w:rPr>
      </w:pPr>
      <w:commentRangeStart w:id="469"/>
      <w:r>
        <w:rPr>
          <w:rFonts w:hint="eastAsia"/>
          <w:sz w:val="24"/>
          <w:szCs w:val="24"/>
        </w:rPr>
        <w:t>软件系统的安全性是软件系统在应对非正常的操作或恶意攻击情况下依然能够满足可用性、授权访问、数据的机密性等需求的关键。</w:t>
      </w:r>
      <w:commentRangeEnd w:id="469"/>
      <w:r w:rsidR="008F312E">
        <w:rPr>
          <w:rStyle w:val="af0"/>
        </w:rPr>
        <w:commentReference w:id="469"/>
      </w:r>
      <w:r>
        <w:rPr>
          <w:rFonts w:hint="eastAsia"/>
          <w:sz w:val="24"/>
          <w:szCs w:val="24"/>
        </w:rPr>
        <w:t>软件开发者和组织为了提高软件系统的安全性，研究提出了一系列软件开发安全原则和最佳实践</w:t>
      </w:r>
      <w:del w:id="470" w:author="付 安" w:date="2019-02-20T16:19:00Z">
        <w:r w:rsidDel="00650151">
          <w:rPr>
            <w:rFonts w:hint="eastAsia"/>
            <w:sz w:val="24"/>
            <w:szCs w:val="24"/>
          </w:rPr>
          <w:delText>，</w:delText>
        </w:r>
      </w:del>
      <w:ins w:id="471" w:author="付 安" w:date="2019-02-20T16:19:00Z">
        <w:r w:rsidR="00650151">
          <w:rPr>
            <w:rFonts w:hint="eastAsia"/>
            <w:sz w:val="24"/>
            <w:szCs w:val="24"/>
          </w:rPr>
          <w:t>。</w:t>
        </w:r>
      </w:ins>
      <w:r>
        <w:rPr>
          <w:rFonts w:hint="eastAsia"/>
          <w:sz w:val="24"/>
          <w:szCs w:val="24"/>
        </w:rPr>
        <w:t>然而由于程序的复杂</w:t>
      </w:r>
      <w:ins w:id="472" w:author="付 安" w:date="2019-02-20T16:20:00Z">
        <w:r w:rsidR="00200E65">
          <w:rPr>
            <w:rFonts w:hint="eastAsia"/>
            <w:sz w:val="24"/>
            <w:szCs w:val="24"/>
          </w:rPr>
          <w:t>度高</w:t>
        </w:r>
      </w:ins>
      <w:del w:id="473" w:author="付 安" w:date="2019-02-20T16:20:00Z">
        <w:r w:rsidDel="00200E65">
          <w:rPr>
            <w:rFonts w:hint="eastAsia"/>
            <w:sz w:val="24"/>
            <w:szCs w:val="24"/>
          </w:rPr>
          <w:delText>性</w:delText>
        </w:r>
      </w:del>
      <w:r>
        <w:rPr>
          <w:rFonts w:hint="eastAsia"/>
          <w:sz w:val="24"/>
          <w:szCs w:val="24"/>
        </w:rPr>
        <w:t>和软件的广泛应用</w:t>
      </w:r>
      <w:ins w:id="474" w:author="付 安" w:date="2019-02-20T16:20:00Z">
        <w:r w:rsidR="00200E65">
          <w:rPr>
            <w:rFonts w:hint="eastAsia"/>
            <w:sz w:val="24"/>
            <w:szCs w:val="24"/>
          </w:rPr>
          <w:t>场景</w:t>
        </w:r>
      </w:ins>
      <w:r>
        <w:rPr>
          <w:rFonts w:hint="eastAsia"/>
          <w:sz w:val="24"/>
          <w:szCs w:val="24"/>
        </w:rPr>
        <w:t>，针对软件的恶意攻击行为和软件系统安全缺陷越来越多地涌现出来，成为威胁软件系统安全的主要原因之一。</w:t>
      </w:r>
    </w:p>
    <w:p w14:paraId="061BB814" w14:textId="77777777" w:rsidR="008D63DF" w:rsidRDefault="008D63DF" w:rsidP="008D63DF">
      <w:pPr>
        <w:snapToGrid w:val="0"/>
        <w:spacing w:line="360" w:lineRule="auto"/>
        <w:ind w:left="6" w:firstLine="420"/>
        <w:rPr>
          <w:sz w:val="24"/>
          <w:szCs w:val="24"/>
        </w:rPr>
      </w:pPr>
      <w:r>
        <w:rPr>
          <w:rFonts w:hint="eastAsia"/>
          <w:sz w:val="24"/>
          <w:szCs w:val="24"/>
        </w:rPr>
        <w:t>目前关于软件缺陷的研究主要集中在以下两方面：</w:t>
      </w:r>
    </w:p>
    <w:p w14:paraId="70719168" w14:textId="5CBB6358" w:rsidR="008D63DF" w:rsidRDefault="008D63DF" w:rsidP="008D63DF">
      <w:pPr>
        <w:snapToGrid w:val="0"/>
        <w:spacing w:line="360" w:lineRule="auto"/>
        <w:ind w:left="6" w:firstLine="420"/>
        <w:rPr>
          <w:b/>
          <w:sz w:val="24"/>
          <w:szCs w:val="24"/>
        </w:rPr>
      </w:pPr>
      <w:bookmarkStart w:id="475" w:name="_Toc525245597"/>
      <w:r>
        <w:rPr>
          <w:b/>
          <w:sz w:val="24"/>
          <w:szCs w:val="24"/>
        </w:rPr>
        <w:t>1.</w:t>
      </w:r>
      <w:bookmarkEnd w:id="475"/>
      <w:r>
        <w:rPr>
          <w:rFonts w:hint="eastAsia"/>
          <w:b/>
          <w:sz w:val="24"/>
          <w:szCs w:val="24"/>
        </w:rPr>
        <w:t>软件的脆弱性</w:t>
      </w:r>
      <w:commentRangeStart w:id="476"/>
      <w:r>
        <w:rPr>
          <w:rFonts w:hint="eastAsia"/>
          <w:b/>
          <w:sz w:val="24"/>
          <w:szCs w:val="24"/>
        </w:rPr>
        <w:t>检测</w:t>
      </w:r>
      <w:commentRangeEnd w:id="476"/>
      <w:r w:rsidR="00593C20">
        <w:rPr>
          <w:rStyle w:val="af0"/>
        </w:rPr>
        <w:commentReference w:id="476"/>
      </w:r>
      <w:del w:id="477" w:author="phantom Dai" w:date="2019-02-21T16:45:00Z">
        <w:r w:rsidDel="00593C20">
          <w:rPr>
            <w:rFonts w:hint="eastAsia"/>
            <w:b/>
            <w:sz w:val="24"/>
            <w:szCs w:val="24"/>
          </w:rPr>
          <w:delText>（</w:delText>
        </w:r>
        <w:r w:rsidDel="00593C20">
          <w:rPr>
            <w:b/>
            <w:sz w:val="24"/>
            <w:szCs w:val="24"/>
          </w:rPr>
          <w:delText>Security vulnerability detection</w:delText>
        </w:r>
        <w:r w:rsidDel="00593C20">
          <w:rPr>
            <w:rFonts w:hint="eastAsia"/>
            <w:b/>
            <w:sz w:val="24"/>
            <w:szCs w:val="24"/>
          </w:rPr>
          <w:delText>）</w:delText>
        </w:r>
      </w:del>
    </w:p>
    <w:p w14:paraId="4FE4412F" w14:textId="77777777" w:rsidR="008D63DF" w:rsidRDefault="008D63DF" w:rsidP="008D63DF">
      <w:pPr>
        <w:snapToGrid w:val="0"/>
        <w:spacing w:line="360" w:lineRule="auto"/>
        <w:rPr>
          <w:sz w:val="24"/>
          <w:szCs w:val="24"/>
        </w:rPr>
      </w:pPr>
      <w:r>
        <w:rPr>
          <w:sz w:val="24"/>
          <w:szCs w:val="24"/>
        </w:rPr>
        <w:tab/>
      </w:r>
      <w:r>
        <w:rPr>
          <w:rFonts w:hint="eastAsia"/>
          <w:sz w:val="24"/>
          <w:szCs w:val="24"/>
        </w:rPr>
        <w:t>软件系统在设计、实现、操作、管理上存在</w:t>
      </w:r>
      <w:del w:id="478" w:author="phantom Dai" w:date="2019-02-21T16:46:00Z">
        <w:r w:rsidDel="00593C20">
          <w:rPr>
            <w:rFonts w:hint="eastAsia"/>
            <w:sz w:val="24"/>
            <w:szCs w:val="24"/>
          </w:rPr>
          <w:delText>的</w:delText>
        </w:r>
      </w:del>
      <w:r>
        <w:rPr>
          <w:rFonts w:hint="eastAsia"/>
          <w:sz w:val="24"/>
          <w:szCs w:val="24"/>
        </w:rPr>
        <w:t>可被利用的缺陷或弱点，称为软件的脆弱性。软件脆弱性分析是检查并发现软件系统中的内在安全缺陷和利用途径的主要手段之一，一直是软件安全领域的研究热点。传统的软件脆弱性检测主要依靠程序分析技术，如静态分析和动态分析，然而静态分析技术普遍存在误报率较高以及过分依赖检测规则的缺点，而动态分析技术则由于难以覆盖全部路径导致漏报问题并且有较大的时间开销和空间开销。近几年，面对静态和动态脆弱性分析方法的技术瓶颈，研究者开始重视软件漏洞或者脆弱性历史数据的挖掘与分析，并且随着开源代码量的增加，利用深度学习技术从大量的代码中学习软件漏洞模式也成为了可能，这为代码漏洞检测的研究提供了新的方向。国内外对于代码漏洞检测技术已经有了很多研究，这些技术大体上可以分成两类：基于程序分析的方法和基于统计模型的方法。</w:t>
      </w:r>
    </w:p>
    <w:p w14:paraId="02A59267" w14:textId="77777777" w:rsidR="008D63DF" w:rsidRDefault="008D63DF" w:rsidP="008D63DF">
      <w:pPr>
        <w:snapToGrid w:val="0"/>
        <w:spacing w:line="360" w:lineRule="auto"/>
        <w:ind w:firstLineChars="200" w:firstLine="480"/>
        <w:rPr>
          <w:sz w:val="24"/>
          <w:szCs w:val="24"/>
        </w:rPr>
      </w:pPr>
      <w:r>
        <w:rPr>
          <w:rFonts w:hint="eastAsia"/>
          <w:sz w:val="24"/>
          <w:szCs w:val="24"/>
        </w:rPr>
        <w:t>（</w:t>
      </w:r>
      <w:r>
        <w:rPr>
          <w:sz w:val="24"/>
          <w:szCs w:val="24"/>
        </w:rPr>
        <w:t>1</w:t>
      </w:r>
      <w:r>
        <w:rPr>
          <w:rFonts w:hint="eastAsia"/>
          <w:sz w:val="24"/>
          <w:szCs w:val="24"/>
        </w:rPr>
        <w:t>）基于程序分析的方法</w:t>
      </w:r>
    </w:p>
    <w:p w14:paraId="24EE233B" w14:textId="3878E6D8" w:rsidR="008D63DF" w:rsidRDefault="008D63DF" w:rsidP="008D63DF">
      <w:pPr>
        <w:snapToGrid w:val="0"/>
        <w:spacing w:line="360" w:lineRule="auto"/>
        <w:ind w:firstLineChars="200" w:firstLine="480"/>
        <w:rPr>
          <w:sz w:val="24"/>
          <w:szCs w:val="24"/>
        </w:rPr>
      </w:pPr>
      <w:r>
        <w:rPr>
          <w:rFonts w:hint="eastAsia"/>
          <w:sz w:val="24"/>
          <w:szCs w:val="24"/>
        </w:rPr>
        <w:t>基于程序分析的漏洞检测技术又可以分为静态分析技术和动态分析技术。静</w:t>
      </w:r>
      <w:r>
        <w:rPr>
          <w:rFonts w:hint="eastAsia"/>
          <w:sz w:val="24"/>
          <w:szCs w:val="24"/>
        </w:rPr>
        <w:lastRenderedPageBreak/>
        <w:t>态分析技术在不执行程序的情况下获得程序的编译信息，并根据这些信息进行漏洞检测。</w:t>
      </w:r>
      <w:r>
        <w:rPr>
          <w:sz w:val="24"/>
          <w:szCs w:val="24"/>
        </w:rPr>
        <w:t>DA Wagner</w:t>
      </w:r>
      <w:ins w:id="479" w:author="phantom Dai" w:date="2019-02-21T16:48:00Z">
        <w:r w:rsidR="00593C20">
          <w:rPr>
            <w:sz w:val="24"/>
            <w:szCs w:val="24"/>
          </w:rPr>
          <w:t xml:space="preserve"> </w:t>
        </w:r>
      </w:ins>
      <w:r>
        <w:rPr>
          <w:rFonts w:hint="eastAsia"/>
          <w:sz w:val="24"/>
          <w:szCs w:val="24"/>
        </w:rPr>
        <w:t>等人</w:t>
      </w:r>
      <w:r>
        <w:rPr>
          <w:sz w:val="24"/>
          <w:szCs w:val="24"/>
        </w:rPr>
        <w:t>[137]</w:t>
      </w:r>
      <w:r>
        <w:rPr>
          <w:rFonts w:hint="eastAsia"/>
          <w:sz w:val="24"/>
          <w:szCs w:val="24"/>
        </w:rPr>
        <w:t>将静态分析技术用于缓冲区溢出和入侵检测，证实静态分析技术可以作为保证软件安全的有效手段。</w:t>
      </w:r>
      <w:r>
        <w:rPr>
          <w:sz w:val="24"/>
          <w:szCs w:val="24"/>
        </w:rPr>
        <w:t>Kong</w:t>
      </w:r>
      <w:ins w:id="480" w:author="phantom Dai" w:date="2019-02-21T16:48:00Z">
        <w:r w:rsidR="00593C20">
          <w:rPr>
            <w:sz w:val="24"/>
            <w:szCs w:val="24"/>
          </w:rPr>
          <w:t xml:space="preserve"> </w:t>
        </w:r>
      </w:ins>
      <w:r>
        <w:rPr>
          <w:rFonts w:hint="eastAsia"/>
          <w:sz w:val="24"/>
          <w:szCs w:val="24"/>
        </w:rPr>
        <w:t>等人</w:t>
      </w:r>
      <w:r>
        <w:rPr>
          <w:sz w:val="24"/>
          <w:szCs w:val="24"/>
        </w:rPr>
        <w:t>[138]</w:t>
      </w:r>
      <w:r>
        <w:rPr>
          <w:rFonts w:hint="eastAsia"/>
          <w:sz w:val="24"/>
          <w:szCs w:val="24"/>
        </w:rPr>
        <w:t>实现了一个基于数据融合的静态分析系统</w:t>
      </w:r>
      <w:ins w:id="481" w:author="phantom Dai" w:date="2019-02-21T16:48:00Z">
        <w:r w:rsidR="00593C20">
          <w:rPr>
            <w:rFonts w:hint="eastAsia"/>
            <w:sz w:val="24"/>
            <w:szCs w:val="24"/>
          </w:rPr>
          <w:t xml:space="preserve"> </w:t>
        </w:r>
      </w:ins>
      <w:r>
        <w:rPr>
          <w:sz w:val="24"/>
          <w:szCs w:val="24"/>
        </w:rPr>
        <w:t>ISA</w:t>
      </w:r>
      <w:r>
        <w:rPr>
          <w:rFonts w:hint="eastAsia"/>
          <w:sz w:val="24"/>
          <w:szCs w:val="24"/>
        </w:rPr>
        <w:t>，他们通过将不同的静态分析工具的检测结果进行有效融合，取得了更好的漏洞检测效果。静态分析克服了人工分析效率低下的缺点，但是普遍存在误报率较高的问题，并且可扩展性差，同时忽略了对程序功能的检测。</w:t>
      </w:r>
    </w:p>
    <w:p w14:paraId="5ECA4F8C" w14:textId="207A213B" w:rsidR="008D63DF" w:rsidRDefault="008D63DF" w:rsidP="008D63DF">
      <w:pPr>
        <w:snapToGrid w:val="0"/>
        <w:spacing w:line="360" w:lineRule="auto"/>
        <w:ind w:firstLineChars="200" w:firstLine="480"/>
        <w:rPr>
          <w:sz w:val="24"/>
          <w:szCs w:val="24"/>
        </w:rPr>
      </w:pPr>
      <w:r>
        <w:rPr>
          <w:rFonts w:hint="eastAsia"/>
          <w:sz w:val="24"/>
          <w:szCs w:val="24"/>
        </w:rPr>
        <w:t>动态分析方法通过执行程序来得到程序的运行状态和运行数据，并利用这些运行信息对软件漏洞进行检测。动态分析是在程序运行时进行检测，因此准确率高。而且动态分析还具有针对性强、不需对源代码进行挖掘等优点。但是动态分析存在分析结果不完整的问题，一次或多次的程序执行情况并不能代表程序以后所有可能的运行情况。同时，动态分析对于检测人员的技术和经验也有着较高的要求。许多研究采用了模糊测试、渗透测试等方法检测软件漏洞。</w:t>
      </w:r>
      <w:r>
        <w:rPr>
          <w:sz w:val="24"/>
          <w:szCs w:val="24"/>
        </w:rPr>
        <w:t>Wu</w:t>
      </w:r>
      <w:ins w:id="482" w:author="phantom Dai" w:date="2019-02-21T16:48:00Z">
        <w:r w:rsidR="00B45626">
          <w:rPr>
            <w:sz w:val="24"/>
            <w:szCs w:val="24"/>
          </w:rPr>
          <w:t xml:space="preserve"> </w:t>
        </w:r>
      </w:ins>
      <w:r>
        <w:rPr>
          <w:rFonts w:hint="eastAsia"/>
          <w:sz w:val="24"/>
          <w:szCs w:val="24"/>
        </w:rPr>
        <w:t>等人</w:t>
      </w:r>
      <w:r>
        <w:rPr>
          <w:sz w:val="24"/>
          <w:szCs w:val="24"/>
        </w:rPr>
        <w:t>[139]</w:t>
      </w:r>
      <w:r>
        <w:rPr>
          <w:rFonts w:hint="eastAsia"/>
          <w:sz w:val="24"/>
          <w:szCs w:val="24"/>
        </w:rPr>
        <w:t>提出了一种多维模糊测试方法，并且避免了组合爆炸问题，该方法能够挖掘到单维模糊测试技术无法挖掘到的软件漏洞。</w:t>
      </w:r>
      <w:r>
        <w:rPr>
          <w:sz w:val="24"/>
          <w:szCs w:val="24"/>
        </w:rPr>
        <w:t>Holler</w:t>
      </w:r>
      <w:ins w:id="483" w:author="phantom Dai" w:date="2019-02-21T16:48:00Z">
        <w:r w:rsidR="00B45626">
          <w:rPr>
            <w:sz w:val="24"/>
            <w:szCs w:val="24"/>
          </w:rPr>
          <w:t xml:space="preserve"> </w:t>
        </w:r>
      </w:ins>
      <w:r>
        <w:rPr>
          <w:rFonts w:hint="eastAsia"/>
          <w:sz w:val="24"/>
          <w:szCs w:val="24"/>
        </w:rPr>
        <w:t>等人</w:t>
      </w:r>
      <w:r>
        <w:rPr>
          <w:sz w:val="24"/>
          <w:szCs w:val="24"/>
        </w:rPr>
        <w:t>[140]</w:t>
      </w:r>
      <w:r>
        <w:rPr>
          <w:rFonts w:hint="eastAsia"/>
          <w:sz w:val="24"/>
          <w:szCs w:val="24"/>
        </w:rPr>
        <w:t>提出了一种模糊测试方法</w:t>
      </w:r>
      <w:ins w:id="484" w:author="phantom Dai" w:date="2019-02-21T16:48:00Z">
        <w:r w:rsidR="00B45626">
          <w:rPr>
            <w:rFonts w:hint="eastAsia"/>
            <w:sz w:val="24"/>
            <w:szCs w:val="24"/>
          </w:rPr>
          <w:t xml:space="preserve"> </w:t>
        </w:r>
      </w:ins>
      <w:r>
        <w:rPr>
          <w:sz w:val="24"/>
          <w:szCs w:val="24"/>
        </w:rPr>
        <w:t>LangFuzz</w:t>
      </w:r>
      <w:r>
        <w:rPr>
          <w:rFonts w:hint="eastAsia"/>
          <w:sz w:val="24"/>
          <w:szCs w:val="24"/>
        </w:rPr>
        <w:t>，并应用到</w:t>
      </w:r>
      <w:ins w:id="485" w:author="phantom Dai" w:date="2019-02-21T16:48:00Z">
        <w:r w:rsidR="00B45626">
          <w:rPr>
            <w:rFonts w:hint="eastAsia"/>
            <w:sz w:val="24"/>
            <w:szCs w:val="24"/>
          </w:rPr>
          <w:t xml:space="preserve"> </w:t>
        </w:r>
      </w:ins>
      <w:r>
        <w:rPr>
          <w:sz w:val="24"/>
          <w:szCs w:val="24"/>
        </w:rPr>
        <w:t>Mozilla Javascript</w:t>
      </w:r>
      <w:ins w:id="486" w:author="phantom Dai" w:date="2019-02-21T16:48:00Z">
        <w:r w:rsidR="00B45626">
          <w:rPr>
            <w:sz w:val="24"/>
            <w:szCs w:val="24"/>
          </w:rPr>
          <w:t xml:space="preserve"> </w:t>
        </w:r>
      </w:ins>
      <w:r>
        <w:rPr>
          <w:rFonts w:hint="eastAsia"/>
          <w:sz w:val="24"/>
          <w:szCs w:val="24"/>
        </w:rPr>
        <w:t>解释器和</w:t>
      </w:r>
      <w:ins w:id="487" w:author="phantom Dai" w:date="2019-02-21T16:48:00Z">
        <w:r w:rsidR="00B45626">
          <w:rPr>
            <w:rFonts w:hint="eastAsia"/>
            <w:sz w:val="24"/>
            <w:szCs w:val="24"/>
          </w:rPr>
          <w:t xml:space="preserve"> </w:t>
        </w:r>
      </w:ins>
      <w:r>
        <w:rPr>
          <w:sz w:val="24"/>
          <w:szCs w:val="24"/>
        </w:rPr>
        <w:t>PHP</w:t>
      </w:r>
      <w:ins w:id="488" w:author="phantom Dai" w:date="2019-02-21T16:48:00Z">
        <w:r w:rsidR="00B45626">
          <w:rPr>
            <w:sz w:val="24"/>
            <w:szCs w:val="24"/>
          </w:rPr>
          <w:t xml:space="preserve"> </w:t>
        </w:r>
      </w:ins>
      <w:r>
        <w:rPr>
          <w:rFonts w:hint="eastAsia"/>
          <w:sz w:val="24"/>
          <w:szCs w:val="24"/>
        </w:rPr>
        <w:t>解释器的安全漏洞检测中，取得了很好的效果。</w:t>
      </w:r>
      <w:r>
        <w:rPr>
          <w:sz w:val="24"/>
          <w:szCs w:val="24"/>
        </w:rPr>
        <w:t>Tian</w:t>
      </w:r>
      <w:ins w:id="489" w:author="phantom Dai" w:date="2019-02-21T16:48:00Z">
        <w:r w:rsidR="00B45626">
          <w:rPr>
            <w:sz w:val="24"/>
            <w:szCs w:val="24"/>
          </w:rPr>
          <w:t xml:space="preserve"> </w:t>
        </w:r>
      </w:ins>
      <w:r>
        <w:rPr>
          <w:rFonts w:hint="eastAsia"/>
          <w:sz w:val="24"/>
          <w:szCs w:val="24"/>
        </w:rPr>
        <w:t>等人</w:t>
      </w:r>
      <w:r>
        <w:rPr>
          <w:sz w:val="24"/>
          <w:szCs w:val="24"/>
        </w:rPr>
        <w:t>[141]</w:t>
      </w:r>
      <w:r>
        <w:rPr>
          <w:rFonts w:hint="eastAsia"/>
          <w:sz w:val="24"/>
          <w:szCs w:val="24"/>
        </w:rPr>
        <w:t>提出了一种基于模型的渗透测试方法来检测</w:t>
      </w:r>
      <w:ins w:id="490" w:author="phantom Dai" w:date="2019-02-21T16:48:00Z">
        <w:r w:rsidR="00B45626">
          <w:rPr>
            <w:rFonts w:hint="eastAsia"/>
            <w:sz w:val="24"/>
            <w:szCs w:val="24"/>
          </w:rPr>
          <w:t xml:space="preserve"> </w:t>
        </w:r>
      </w:ins>
      <w:r>
        <w:rPr>
          <w:sz w:val="24"/>
          <w:szCs w:val="24"/>
        </w:rPr>
        <w:t>SQL</w:t>
      </w:r>
      <w:ins w:id="491" w:author="phantom Dai" w:date="2019-02-21T16:48:00Z">
        <w:r w:rsidR="00B45626">
          <w:rPr>
            <w:sz w:val="24"/>
            <w:szCs w:val="24"/>
          </w:rPr>
          <w:t xml:space="preserve"> </w:t>
        </w:r>
      </w:ins>
      <w:r>
        <w:rPr>
          <w:rFonts w:hint="eastAsia"/>
          <w:sz w:val="24"/>
          <w:szCs w:val="24"/>
        </w:rPr>
        <w:t>注入漏洞，该方法产生的测试用例能够覆盖更多的</w:t>
      </w:r>
      <w:ins w:id="492" w:author="phantom Dai" w:date="2019-02-21T16:48:00Z">
        <w:r w:rsidR="00B45626">
          <w:rPr>
            <w:rFonts w:hint="eastAsia"/>
            <w:sz w:val="24"/>
            <w:szCs w:val="24"/>
          </w:rPr>
          <w:t xml:space="preserve"> </w:t>
        </w:r>
      </w:ins>
      <w:r>
        <w:rPr>
          <w:sz w:val="24"/>
          <w:szCs w:val="24"/>
        </w:rPr>
        <w:t>SQL</w:t>
      </w:r>
      <w:ins w:id="493" w:author="phantom Dai" w:date="2019-02-21T16:48:00Z">
        <w:r w:rsidR="00B45626">
          <w:rPr>
            <w:sz w:val="24"/>
            <w:szCs w:val="24"/>
          </w:rPr>
          <w:t xml:space="preserve"> </w:t>
        </w:r>
      </w:ins>
      <w:r>
        <w:rPr>
          <w:rFonts w:hint="eastAsia"/>
          <w:sz w:val="24"/>
          <w:szCs w:val="24"/>
        </w:rPr>
        <w:t>注入攻击类型。</w:t>
      </w:r>
    </w:p>
    <w:p w14:paraId="125A98C9" w14:textId="77777777" w:rsidR="008D63DF" w:rsidRDefault="008D63DF" w:rsidP="008D63DF">
      <w:pPr>
        <w:snapToGrid w:val="0"/>
        <w:spacing w:line="360" w:lineRule="auto"/>
        <w:ind w:firstLineChars="200" w:firstLine="480"/>
        <w:rPr>
          <w:sz w:val="24"/>
          <w:szCs w:val="24"/>
        </w:rPr>
      </w:pPr>
      <w:r>
        <w:rPr>
          <w:rFonts w:hint="eastAsia"/>
          <w:sz w:val="24"/>
          <w:szCs w:val="24"/>
        </w:rPr>
        <w:t>（</w:t>
      </w:r>
      <w:r>
        <w:rPr>
          <w:sz w:val="24"/>
          <w:szCs w:val="24"/>
        </w:rPr>
        <w:t>2</w:t>
      </w:r>
      <w:r>
        <w:rPr>
          <w:rFonts w:hint="eastAsia"/>
          <w:sz w:val="24"/>
          <w:szCs w:val="24"/>
        </w:rPr>
        <w:t>）基于统计模型的方法</w:t>
      </w:r>
    </w:p>
    <w:p w14:paraId="38A41237" w14:textId="0CC002EF" w:rsidR="008D63DF" w:rsidRDefault="008D63DF" w:rsidP="008D63DF">
      <w:pPr>
        <w:snapToGrid w:val="0"/>
        <w:spacing w:line="360" w:lineRule="auto"/>
        <w:ind w:firstLineChars="200" w:firstLine="480"/>
        <w:rPr>
          <w:sz w:val="24"/>
          <w:szCs w:val="24"/>
        </w:rPr>
      </w:pPr>
      <w:r>
        <w:rPr>
          <w:rFonts w:hint="eastAsia"/>
          <w:sz w:val="24"/>
          <w:szCs w:val="24"/>
        </w:rPr>
        <w:t>近年来，机器学习和深度学习在语音识别、图像处理、自然语言处理等领域已经取得了重大成功。随着开源代码在数量和种类上的不断丰富，直接从大量的代码中学习软件漏洞模式也成为了可能。已经有许多研究将机器学习和深度学习技术应用到漏洞检测中，取得了很好的效果。</w:t>
      </w:r>
      <w:r>
        <w:rPr>
          <w:sz w:val="24"/>
          <w:szCs w:val="24"/>
        </w:rPr>
        <w:t>Yamaguchi</w:t>
      </w:r>
      <w:ins w:id="494" w:author="phantom Dai" w:date="2019-02-21T16:49:00Z">
        <w:r w:rsidR="00B45626">
          <w:rPr>
            <w:sz w:val="24"/>
            <w:szCs w:val="24"/>
          </w:rPr>
          <w:t xml:space="preserve"> </w:t>
        </w:r>
      </w:ins>
      <w:r>
        <w:rPr>
          <w:rFonts w:hint="eastAsia"/>
          <w:sz w:val="24"/>
          <w:szCs w:val="24"/>
        </w:rPr>
        <w:t>等人</w:t>
      </w:r>
      <w:r>
        <w:rPr>
          <w:sz w:val="24"/>
          <w:szCs w:val="24"/>
        </w:rPr>
        <w:t>[142]</w:t>
      </w:r>
      <w:r>
        <w:rPr>
          <w:rFonts w:hint="eastAsia"/>
          <w:sz w:val="24"/>
          <w:szCs w:val="24"/>
        </w:rPr>
        <w:t>将代码表示成向量，并利用主成分分析技术提取</w:t>
      </w:r>
      <w:ins w:id="495" w:author="phantom Dai" w:date="2019-02-21T16:49:00Z">
        <w:r w:rsidR="00B45626">
          <w:rPr>
            <w:rFonts w:hint="eastAsia"/>
            <w:sz w:val="24"/>
            <w:szCs w:val="24"/>
          </w:rPr>
          <w:t xml:space="preserve"> </w:t>
        </w:r>
      </w:ins>
      <w:r>
        <w:rPr>
          <w:sz w:val="24"/>
          <w:szCs w:val="24"/>
        </w:rPr>
        <w:t>API</w:t>
      </w:r>
      <w:ins w:id="496" w:author="phantom Dai" w:date="2019-02-21T16:49:00Z">
        <w:r w:rsidR="00B45626">
          <w:rPr>
            <w:sz w:val="24"/>
            <w:szCs w:val="24"/>
          </w:rPr>
          <w:t xml:space="preserve"> </w:t>
        </w:r>
      </w:ins>
      <w:r>
        <w:rPr>
          <w:rFonts w:hint="eastAsia"/>
          <w:sz w:val="24"/>
          <w:szCs w:val="24"/>
        </w:rPr>
        <w:t>使用模式，从而能够识别具有相似特征的代码漏洞。</w:t>
      </w:r>
      <w:r>
        <w:rPr>
          <w:sz w:val="24"/>
          <w:szCs w:val="24"/>
        </w:rPr>
        <w:t>Pang</w:t>
      </w:r>
      <w:ins w:id="497" w:author="phantom Dai" w:date="2019-02-21T16:49:00Z">
        <w:r w:rsidR="00B45626">
          <w:rPr>
            <w:sz w:val="24"/>
            <w:szCs w:val="24"/>
          </w:rPr>
          <w:t xml:space="preserve"> </w:t>
        </w:r>
      </w:ins>
      <w:r>
        <w:rPr>
          <w:rFonts w:hint="eastAsia"/>
          <w:sz w:val="24"/>
          <w:szCs w:val="24"/>
        </w:rPr>
        <w:t>等人</w:t>
      </w:r>
      <w:r>
        <w:rPr>
          <w:sz w:val="24"/>
          <w:szCs w:val="24"/>
        </w:rPr>
        <w:t>[143]</w:t>
      </w:r>
      <w:r>
        <w:rPr>
          <w:rFonts w:hint="eastAsia"/>
          <w:sz w:val="24"/>
          <w:szCs w:val="24"/>
        </w:rPr>
        <w:t>结合</w:t>
      </w:r>
      <w:ins w:id="498" w:author="phantom Dai" w:date="2019-02-21T16:49:00Z">
        <w:r w:rsidR="00B45626">
          <w:rPr>
            <w:rFonts w:hint="eastAsia"/>
            <w:sz w:val="24"/>
            <w:szCs w:val="24"/>
          </w:rPr>
          <w:t xml:space="preserve"> </w:t>
        </w:r>
      </w:ins>
      <w:r>
        <w:rPr>
          <w:sz w:val="24"/>
          <w:szCs w:val="24"/>
        </w:rPr>
        <w:t>n</w:t>
      </w:r>
      <w:ins w:id="499" w:author="phantom Dai" w:date="2019-02-21T16:49:00Z">
        <w:r w:rsidR="00B45626">
          <w:rPr>
            <w:sz w:val="24"/>
            <w:szCs w:val="24"/>
          </w:rPr>
          <w:t xml:space="preserve"> </w:t>
        </w:r>
      </w:ins>
      <w:r>
        <w:rPr>
          <w:rFonts w:hint="eastAsia"/>
          <w:sz w:val="24"/>
          <w:szCs w:val="24"/>
        </w:rPr>
        <w:t>元语法模型和基于机器学习的特征选择算法进行软件漏洞预测，并将该方法用于</w:t>
      </w:r>
      <w:ins w:id="500" w:author="phantom Dai" w:date="2019-02-21T16:49:00Z">
        <w:r w:rsidR="00B45626">
          <w:rPr>
            <w:rFonts w:hint="eastAsia"/>
            <w:sz w:val="24"/>
            <w:szCs w:val="24"/>
          </w:rPr>
          <w:t xml:space="preserve"> </w:t>
        </w:r>
      </w:ins>
      <w:r>
        <w:rPr>
          <w:sz w:val="24"/>
          <w:szCs w:val="24"/>
        </w:rPr>
        <w:t xml:space="preserve">Java Android </w:t>
      </w:r>
      <w:r>
        <w:rPr>
          <w:rFonts w:hint="eastAsia"/>
          <w:sz w:val="24"/>
          <w:szCs w:val="24"/>
        </w:rPr>
        <w:t>应用的漏洞检测。除了传统的机器学习技术外，</w:t>
      </w:r>
      <w:r>
        <w:rPr>
          <w:sz w:val="24"/>
          <w:szCs w:val="24"/>
        </w:rPr>
        <w:t>Li</w:t>
      </w:r>
      <w:ins w:id="501" w:author="phantom Dai" w:date="2019-02-21T16:49:00Z">
        <w:r w:rsidR="00B45626">
          <w:rPr>
            <w:sz w:val="24"/>
            <w:szCs w:val="24"/>
          </w:rPr>
          <w:t xml:space="preserve"> </w:t>
        </w:r>
      </w:ins>
      <w:r>
        <w:rPr>
          <w:rFonts w:hint="eastAsia"/>
          <w:sz w:val="24"/>
          <w:szCs w:val="24"/>
        </w:rPr>
        <w:t>等人</w:t>
      </w:r>
      <w:r>
        <w:rPr>
          <w:sz w:val="24"/>
          <w:szCs w:val="24"/>
        </w:rPr>
        <w:t>[144]</w:t>
      </w:r>
      <w:r>
        <w:rPr>
          <w:rFonts w:hint="eastAsia"/>
          <w:sz w:val="24"/>
          <w:szCs w:val="24"/>
        </w:rPr>
        <w:t>首次将深度学习用于代码漏洞检测，他们根据代码中的库函数和</w:t>
      </w:r>
      <w:ins w:id="502" w:author="phantom Dai" w:date="2019-02-21T16:49:00Z">
        <w:r w:rsidR="00B45626">
          <w:rPr>
            <w:rFonts w:hint="eastAsia"/>
            <w:sz w:val="24"/>
            <w:szCs w:val="24"/>
          </w:rPr>
          <w:t xml:space="preserve"> </w:t>
        </w:r>
      </w:ins>
      <w:r>
        <w:rPr>
          <w:sz w:val="24"/>
          <w:szCs w:val="24"/>
        </w:rPr>
        <w:t>API</w:t>
      </w:r>
      <w:ins w:id="503" w:author="phantom Dai" w:date="2019-02-21T16:49:00Z">
        <w:r w:rsidR="00B45626">
          <w:rPr>
            <w:sz w:val="24"/>
            <w:szCs w:val="24"/>
          </w:rPr>
          <w:t xml:space="preserve"> </w:t>
        </w:r>
      </w:ins>
      <w:r>
        <w:rPr>
          <w:rFonts w:hint="eastAsia"/>
          <w:sz w:val="24"/>
          <w:szCs w:val="24"/>
        </w:rPr>
        <w:t>调用来提取程序切片并表示成向量，然后用</w:t>
      </w:r>
      <w:ins w:id="504" w:author="phantom Dai" w:date="2019-02-21T16:49:00Z">
        <w:r w:rsidR="00B45626">
          <w:rPr>
            <w:rFonts w:hint="eastAsia"/>
            <w:sz w:val="24"/>
            <w:szCs w:val="24"/>
          </w:rPr>
          <w:t xml:space="preserve"> </w:t>
        </w:r>
      </w:ins>
      <w:r>
        <w:rPr>
          <w:sz w:val="24"/>
          <w:szCs w:val="24"/>
        </w:rPr>
        <w:t>Bi-LSTM</w:t>
      </w:r>
      <w:ins w:id="505" w:author="phantom Dai" w:date="2019-02-21T16:49:00Z">
        <w:r w:rsidR="00B45626">
          <w:rPr>
            <w:sz w:val="24"/>
            <w:szCs w:val="24"/>
          </w:rPr>
          <w:t xml:space="preserve"> </w:t>
        </w:r>
      </w:ins>
      <w:r>
        <w:rPr>
          <w:rFonts w:hint="eastAsia"/>
          <w:sz w:val="24"/>
          <w:szCs w:val="24"/>
        </w:rPr>
        <w:t>训练漏洞预测模型，并用来检测两种类型的漏洞。随后，</w:t>
      </w:r>
      <w:r>
        <w:rPr>
          <w:sz w:val="24"/>
          <w:szCs w:val="24"/>
        </w:rPr>
        <w:t>Li</w:t>
      </w:r>
      <w:ins w:id="506" w:author="phantom Dai" w:date="2019-02-21T16:49:00Z">
        <w:r w:rsidR="00B45626">
          <w:rPr>
            <w:sz w:val="24"/>
            <w:szCs w:val="24"/>
          </w:rPr>
          <w:t xml:space="preserve"> </w:t>
        </w:r>
      </w:ins>
      <w:r>
        <w:rPr>
          <w:rFonts w:hint="eastAsia"/>
          <w:sz w:val="24"/>
          <w:szCs w:val="24"/>
        </w:rPr>
        <w:t>等人</w:t>
      </w:r>
      <w:r>
        <w:rPr>
          <w:sz w:val="24"/>
          <w:szCs w:val="24"/>
        </w:rPr>
        <w:t>[145</w:t>
      </w:r>
      <w:r>
        <w:rPr>
          <w:rFonts w:ascii="Cambria Math" w:hAnsi="Cambria Math"/>
          <w:sz w:val="24"/>
          <w:szCs w:val="24"/>
        </w:rPr>
        <w:t>]</w:t>
      </w:r>
      <w:r>
        <w:rPr>
          <w:rFonts w:hint="eastAsia"/>
          <w:sz w:val="24"/>
          <w:szCs w:val="24"/>
        </w:rPr>
        <w:t>又进一步</w:t>
      </w:r>
      <w:r>
        <w:rPr>
          <w:rFonts w:hint="eastAsia"/>
          <w:sz w:val="24"/>
          <w:szCs w:val="24"/>
        </w:rPr>
        <w:lastRenderedPageBreak/>
        <w:t>提出了漏洞检测框架</w:t>
      </w:r>
      <w:ins w:id="507" w:author="phantom Dai" w:date="2019-02-21T16:49:00Z">
        <w:r w:rsidR="00B45626">
          <w:rPr>
            <w:rFonts w:hint="eastAsia"/>
            <w:sz w:val="24"/>
            <w:szCs w:val="24"/>
          </w:rPr>
          <w:t xml:space="preserve"> </w:t>
        </w:r>
      </w:ins>
      <w:r>
        <w:rPr>
          <w:sz w:val="24"/>
          <w:szCs w:val="24"/>
        </w:rPr>
        <w:t>SySeVR</w:t>
      </w:r>
      <w:r>
        <w:rPr>
          <w:rFonts w:hint="eastAsia"/>
          <w:sz w:val="24"/>
          <w:szCs w:val="24"/>
        </w:rPr>
        <w:t>，该框架利用代码的语法和语义信息生成代码的特征向量，并利用</w:t>
      </w:r>
      <w:ins w:id="508" w:author="phantom Dai" w:date="2019-02-21T16:49:00Z">
        <w:r w:rsidR="00B45626">
          <w:rPr>
            <w:rFonts w:hint="eastAsia"/>
            <w:sz w:val="24"/>
            <w:szCs w:val="24"/>
          </w:rPr>
          <w:t xml:space="preserve"> </w:t>
        </w:r>
      </w:ins>
      <w:r>
        <w:rPr>
          <w:sz w:val="24"/>
          <w:szCs w:val="24"/>
        </w:rPr>
        <w:t>Bi-GRU</w:t>
      </w:r>
      <w:ins w:id="509" w:author="phantom Dai" w:date="2019-02-21T16:49:00Z">
        <w:r w:rsidR="00B45626">
          <w:rPr>
            <w:sz w:val="24"/>
            <w:szCs w:val="24"/>
          </w:rPr>
          <w:t xml:space="preserve"> </w:t>
        </w:r>
      </w:ins>
      <w:r>
        <w:rPr>
          <w:rFonts w:hint="eastAsia"/>
          <w:sz w:val="24"/>
          <w:szCs w:val="24"/>
        </w:rPr>
        <w:t>训练模型，该框架能够检测等多类型的漏洞并取得更好的检测效果。</w:t>
      </w:r>
    </w:p>
    <w:p w14:paraId="095B8E7E" w14:textId="77777777" w:rsidR="008D63DF" w:rsidRDefault="008D63DF" w:rsidP="008D63DF">
      <w:pPr>
        <w:snapToGrid w:val="0"/>
        <w:spacing w:line="360" w:lineRule="auto"/>
        <w:ind w:left="6" w:firstLine="420"/>
        <w:rPr>
          <w:sz w:val="24"/>
          <w:szCs w:val="24"/>
        </w:rPr>
      </w:pPr>
      <w:r>
        <w:rPr>
          <w:rFonts w:hint="eastAsia"/>
          <w:sz w:val="24"/>
          <w:szCs w:val="24"/>
        </w:rPr>
        <w:t>不过，目前基于统计模型的代码检测技术仍然存在一些问题有待进一步解决。比如如何将代码转换成能够体现代码的语义信息和结构信息的向量表示就是目前亟待解决的重要问题。</w:t>
      </w:r>
    </w:p>
    <w:p w14:paraId="18762854" w14:textId="3B6021B8" w:rsidR="008D63DF" w:rsidRDefault="008D63DF" w:rsidP="008D63DF">
      <w:pPr>
        <w:snapToGrid w:val="0"/>
        <w:spacing w:line="360" w:lineRule="auto"/>
        <w:ind w:left="6" w:firstLine="420"/>
        <w:rPr>
          <w:b/>
          <w:sz w:val="24"/>
          <w:szCs w:val="24"/>
        </w:rPr>
      </w:pPr>
      <w:r>
        <w:rPr>
          <w:b/>
          <w:sz w:val="24"/>
          <w:szCs w:val="24"/>
        </w:rPr>
        <w:t>2.</w:t>
      </w:r>
      <w:r>
        <w:rPr>
          <w:rFonts w:hint="eastAsia"/>
          <w:b/>
          <w:sz w:val="24"/>
          <w:szCs w:val="24"/>
        </w:rPr>
        <w:t>安全缺陷报告识别</w:t>
      </w:r>
      <w:del w:id="510" w:author="phantom Dai" w:date="2019-02-21T16:49:00Z">
        <w:r w:rsidDel="00B45626">
          <w:rPr>
            <w:rFonts w:hint="eastAsia"/>
            <w:b/>
            <w:sz w:val="24"/>
            <w:szCs w:val="24"/>
          </w:rPr>
          <w:delText>（</w:delText>
        </w:r>
        <w:r w:rsidDel="00B45626">
          <w:rPr>
            <w:b/>
            <w:sz w:val="24"/>
            <w:szCs w:val="24"/>
          </w:rPr>
          <w:delText>Security bug report identification</w:delText>
        </w:r>
        <w:r w:rsidDel="00B45626">
          <w:rPr>
            <w:rFonts w:hint="eastAsia"/>
            <w:b/>
            <w:sz w:val="24"/>
            <w:szCs w:val="24"/>
          </w:rPr>
          <w:delText>）</w:delText>
        </w:r>
      </w:del>
    </w:p>
    <w:p w14:paraId="07F5ECF8" w14:textId="77777777" w:rsidR="008D63DF" w:rsidRDefault="008D63DF" w:rsidP="008D63DF">
      <w:pPr>
        <w:snapToGrid w:val="0"/>
        <w:spacing w:line="360" w:lineRule="auto"/>
        <w:ind w:left="6" w:firstLine="420"/>
        <w:rPr>
          <w:sz w:val="24"/>
          <w:szCs w:val="24"/>
        </w:rPr>
      </w:pPr>
      <w:r>
        <w:rPr>
          <w:rFonts w:hint="eastAsia"/>
          <w:sz w:val="24"/>
          <w:szCs w:val="24"/>
        </w:rPr>
        <w:t>安全缺陷报告识别通常采用自然语言处理和机器学习技术，通过挖掘历史缺陷报告中自然语言描述的文本信息和缺陷分类信息，将安全缺陷报告识别转化为一个分类、预测或者推荐问题，其中文本挖掘的质量对模型性能的影响很大，因此有效地挖掘缺陷报告中的文本信息是提高模型性能的关键问题。</w:t>
      </w:r>
    </w:p>
    <w:p w14:paraId="0090A064" w14:textId="6176068F" w:rsidR="008D63DF" w:rsidRDefault="008D63DF" w:rsidP="008D63DF">
      <w:pPr>
        <w:snapToGrid w:val="0"/>
        <w:spacing w:line="360" w:lineRule="auto"/>
        <w:ind w:left="6" w:firstLine="420"/>
        <w:rPr>
          <w:sz w:val="24"/>
          <w:szCs w:val="24"/>
        </w:rPr>
      </w:pPr>
      <w:r>
        <w:rPr>
          <w:rFonts w:hint="eastAsia"/>
          <w:sz w:val="24"/>
          <w:szCs w:val="24"/>
        </w:rPr>
        <w:fldChar w:fldCharType="begin"/>
      </w:r>
      <w:r>
        <w:rPr>
          <w:sz w:val="24"/>
          <w:szCs w:val="24"/>
        </w:rPr>
        <w:instrText xml:space="preserve"> QUOTE </w:instrText>
      </w:r>
      <m:oMath>
        <m:sSup>
          <m:sSupPr>
            <m:ctrlPr>
              <w:rPr>
                <w:rFonts w:ascii="Cambria Math" w:hAnsi="Cambria Math" w:hint="eastAsia"/>
                <w:sz w:val="24"/>
                <w:szCs w:val="24"/>
              </w:rPr>
            </m:ctrlPr>
          </m:sSupPr>
          <m:e>
            <m:r>
              <m:rPr>
                <m:sty m:val="p"/>
              </m:rPr>
              <w:rPr>
                <w:rFonts w:ascii="Cambria Math" w:hAnsi="Cambria Math"/>
                <w:sz w:val="24"/>
                <w:szCs w:val="24"/>
              </w:rPr>
              <m:t>Gegick</m:t>
            </m:r>
          </m:e>
          <m:sup>
            <m:d>
              <m:dPr>
                <m:begChr m:val="["/>
                <m:endChr m:val="]"/>
                <m:ctrlPr>
                  <w:rPr>
                    <w:rFonts w:ascii="Cambria Math" w:hAnsi="Cambria Math" w:hint="eastAsia"/>
                    <w:sz w:val="24"/>
                    <w:szCs w:val="24"/>
                  </w:rPr>
                </m:ctrlPr>
              </m:dPr>
              <m:e>
                <m:r>
                  <m:rPr>
                    <m:sty m:val="p"/>
                  </m:rPr>
                  <w:rPr>
                    <w:rFonts w:ascii="Cambria Math" w:hAnsi="Cambria Math"/>
                    <w:sz w:val="24"/>
                    <w:szCs w:val="24"/>
                  </w:rPr>
                  <m:t>10</m:t>
                </m:r>
              </m:e>
            </m:d>
          </m:sup>
        </m:sSup>
      </m:oMath>
      <w:r>
        <w:rPr>
          <w:sz w:val="24"/>
          <w:szCs w:val="24"/>
        </w:rPr>
        <w:instrText xml:space="preserve"> </w:instrText>
      </w:r>
      <w:r>
        <w:rPr>
          <w:rFonts w:hint="eastAsia"/>
          <w:sz w:val="24"/>
          <w:szCs w:val="24"/>
        </w:rPr>
        <w:fldChar w:fldCharType="end"/>
      </w:r>
      <w:r>
        <w:rPr>
          <w:sz w:val="24"/>
          <w:szCs w:val="24"/>
        </w:rPr>
        <w:t>Gegick[8]</w:t>
      </w:r>
      <w:r>
        <w:rPr>
          <w:rFonts w:hint="eastAsia"/>
          <w:sz w:val="24"/>
          <w:szCs w:val="24"/>
        </w:rPr>
        <w:t>根据缺陷报告中自然语言描述的文本信息，</w:t>
      </w:r>
      <w:proofErr w:type="gramStart"/>
      <w:r>
        <w:rPr>
          <w:rFonts w:hint="eastAsia"/>
          <w:sz w:val="24"/>
          <w:szCs w:val="24"/>
        </w:rPr>
        <w:t>利用词袋模型</w:t>
      </w:r>
      <w:proofErr w:type="gramEnd"/>
      <w:r>
        <w:rPr>
          <w:rFonts w:hint="eastAsia"/>
          <w:sz w:val="24"/>
          <w:szCs w:val="24"/>
        </w:rPr>
        <w:t>根据从缺陷报告中抽取的关键词将所有缺陷报告表示成</w:t>
      </w:r>
      <w:proofErr w:type="gramStart"/>
      <w:r>
        <w:rPr>
          <w:rFonts w:hint="eastAsia"/>
          <w:sz w:val="24"/>
          <w:szCs w:val="24"/>
        </w:rPr>
        <w:t>一个词</w:t>
      </w:r>
      <w:proofErr w:type="gramEnd"/>
      <w:r>
        <w:rPr>
          <w:rFonts w:hint="eastAsia"/>
          <w:sz w:val="24"/>
          <w:szCs w:val="24"/>
        </w:rPr>
        <w:t>项</w:t>
      </w:r>
      <w:r>
        <w:rPr>
          <w:sz w:val="24"/>
          <w:szCs w:val="24"/>
        </w:rPr>
        <w:t>-</w:t>
      </w:r>
      <w:r>
        <w:rPr>
          <w:rFonts w:hint="eastAsia"/>
          <w:sz w:val="24"/>
          <w:szCs w:val="24"/>
        </w:rPr>
        <w:t>文档矩阵，并使用该矩阵和相应的缺陷类别标签作为输入来训练统计模型，实现安全缺陷报告的识别。考虑到不同的关键词在识别安全缺陷报告时具有不同的权重，</w:t>
      </w:r>
      <w:r>
        <w:rPr>
          <w:sz w:val="24"/>
          <w:szCs w:val="24"/>
        </w:rPr>
        <w:t>Behl[9]</w:t>
      </w:r>
      <w:r>
        <w:rPr>
          <w:rFonts w:hint="eastAsia"/>
          <w:sz w:val="24"/>
          <w:szCs w:val="24"/>
        </w:rPr>
        <w:t>在</w:t>
      </w:r>
      <w:proofErr w:type="gramStart"/>
      <w:r>
        <w:rPr>
          <w:rFonts w:hint="eastAsia"/>
          <w:sz w:val="24"/>
          <w:szCs w:val="24"/>
        </w:rPr>
        <w:t>利用词袋模型</w:t>
      </w:r>
      <w:proofErr w:type="gramEnd"/>
      <w:r>
        <w:rPr>
          <w:rFonts w:hint="eastAsia"/>
          <w:sz w:val="24"/>
          <w:szCs w:val="24"/>
        </w:rPr>
        <w:t>表示缺陷报告的基础上，引入了</w:t>
      </w:r>
      <w:ins w:id="511" w:author="phantom Dai" w:date="2019-02-21T16:49:00Z">
        <w:r w:rsidR="00B45626">
          <w:rPr>
            <w:rFonts w:hint="eastAsia"/>
            <w:sz w:val="24"/>
            <w:szCs w:val="24"/>
          </w:rPr>
          <w:t xml:space="preserve"> </w:t>
        </w:r>
      </w:ins>
      <w:r>
        <w:rPr>
          <w:sz w:val="24"/>
          <w:szCs w:val="24"/>
        </w:rPr>
        <w:t>TF-IDF</w:t>
      </w:r>
      <w:ins w:id="512" w:author="phantom Dai" w:date="2019-02-21T16:49:00Z">
        <w:r w:rsidR="00B45626">
          <w:rPr>
            <w:sz w:val="24"/>
            <w:szCs w:val="24"/>
          </w:rPr>
          <w:t xml:space="preserve"> </w:t>
        </w:r>
      </w:ins>
      <w:r>
        <w:rPr>
          <w:rFonts w:hint="eastAsia"/>
          <w:sz w:val="24"/>
          <w:szCs w:val="24"/>
        </w:rPr>
        <w:t>值作为词的权重并通过朴素贝叶斯模型来实现安全缺陷报告识别。</w:t>
      </w:r>
      <w:r>
        <w:rPr>
          <w:sz w:val="24"/>
          <w:szCs w:val="24"/>
        </w:rPr>
        <w:t>Chawla[10]</w:t>
      </w:r>
      <w:r>
        <w:rPr>
          <w:rFonts w:hint="eastAsia"/>
          <w:sz w:val="24"/>
          <w:szCs w:val="24"/>
        </w:rPr>
        <w:t>进一步利用了缺陷报告所包含的语义信息，通过</w:t>
      </w:r>
      <w:ins w:id="513" w:author="phantom Dai" w:date="2019-02-21T16:49:00Z">
        <w:r w:rsidR="00B45626">
          <w:rPr>
            <w:rFonts w:hint="eastAsia"/>
            <w:sz w:val="24"/>
            <w:szCs w:val="24"/>
          </w:rPr>
          <w:t xml:space="preserve"> </w:t>
        </w:r>
      </w:ins>
      <w:r>
        <w:rPr>
          <w:sz w:val="24"/>
          <w:szCs w:val="24"/>
        </w:rPr>
        <w:t>TF-IDF</w:t>
      </w:r>
      <w:r>
        <w:rPr>
          <w:rFonts w:hint="eastAsia"/>
          <w:sz w:val="24"/>
          <w:szCs w:val="24"/>
        </w:rPr>
        <w:t>、</w:t>
      </w:r>
      <w:r>
        <w:rPr>
          <w:sz w:val="24"/>
          <w:szCs w:val="24"/>
        </w:rPr>
        <w:t>LSI</w:t>
      </w:r>
      <w:ins w:id="514" w:author="phantom Dai" w:date="2019-02-21T16:49:00Z">
        <w:r w:rsidR="00B45626">
          <w:rPr>
            <w:sz w:val="24"/>
            <w:szCs w:val="24"/>
          </w:rPr>
          <w:t xml:space="preserve"> </w:t>
        </w:r>
      </w:ins>
      <w:r>
        <w:rPr>
          <w:rFonts w:hint="eastAsia"/>
          <w:sz w:val="24"/>
          <w:szCs w:val="24"/>
        </w:rPr>
        <w:t>模型，以及多项式朴素贝叶斯模型对缺陷报告进行分类。而</w:t>
      </w:r>
      <w:ins w:id="515" w:author="phantom Dai" w:date="2019-02-21T16:49:00Z">
        <w:r w:rsidR="00B45626">
          <w:rPr>
            <w:rFonts w:hint="eastAsia"/>
            <w:sz w:val="24"/>
            <w:szCs w:val="24"/>
          </w:rPr>
          <w:t xml:space="preserve"> </w:t>
        </w:r>
      </w:ins>
      <w:r>
        <w:rPr>
          <w:sz w:val="24"/>
          <w:szCs w:val="24"/>
        </w:rPr>
        <w:t>Zou[11]</w:t>
      </w:r>
      <w:r>
        <w:rPr>
          <w:rFonts w:hint="eastAsia"/>
          <w:sz w:val="24"/>
          <w:szCs w:val="24"/>
        </w:rPr>
        <w:t>不仅使用</w:t>
      </w:r>
      <w:r>
        <w:rPr>
          <w:rFonts w:hint="eastAsia"/>
          <w:sz w:val="24"/>
          <w:szCs w:val="24"/>
        </w:rPr>
        <w:fldChar w:fldCharType="begin"/>
      </w:r>
      <w:r>
        <w:rPr>
          <w:sz w:val="24"/>
          <w:szCs w:val="24"/>
        </w:rPr>
        <w:instrText xml:space="preserve"> QUOTE </w:instrText>
      </w:r>
      <m:oMath>
        <m:sSup>
          <m:sSupPr>
            <m:ctrlPr>
              <w:rPr>
                <w:rFonts w:ascii="Cambria Math" w:hAnsi="Cambria Math" w:hint="eastAsia"/>
                <w:sz w:val="24"/>
                <w:szCs w:val="24"/>
              </w:rPr>
            </m:ctrlPr>
          </m:sSupPr>
          <m:e>
            <m:r>
              <m:rPr>
                <m:sty m:val="p"/>
              </m:rPr>
              <w:rPr>
                <w:rFonts w:ascii="Cambria Math" w:hAnsi="Cambria Math"/>
                <w:sz w:val="24"/>
                <w:szCs w:val="24"/>
              </w:rPr>
              <m:t>Zou</m:t>
            </m:r>
          </m:e>
          <m:sup>
            <m:d>
              <m:dPr>
                <m:begChr m:val="["/>
                <m:endChr m:val="]"/>
                <m:ctrlPr>
                  <w:rPr>
                    <w:rFonts w:ascii="Cambria Math" w:hAnsi="Cambria Math" w:hint="eastAsia"/>
                    <w:sz w:val="24"/>
                    <w:szCs w:val="24"/>
                  </w:rPr>
                </m:ctrlPr>
              </m:dPr>
              <m:e>
                <m:r>
                  <m:rPr>
                    <m:sty m:val="p"/>
                  </m:rPr>
                  <w:rPr>
                    <w:rFonts w:ascii="Cambria Math" w:hAnsi="Cambria Math"/>
                    <w:sz w:val="24"/>
                    <w:szCs w:val="24"/>
                  </w:rPr>
                  <m:t>13</m:t>
                </m:r>
              </m:e>
            </m:d>
          </m:sup>
        </m:sSup>
      </m:oMath>
      <w:r>
        <w:rPr>
          <w:sz w:val="24"/>
          <w:szCs w:val="24"/>
        </w:rPr>
        <w:instrText xml:space="preserve"> </w:instrText>
      </w:r>
      <w:r>
        <w:rPr>
          <w:rFonts w:hint="eastAsia"/>
          <w:sz w:val="24"/>
          <w:szCs w:val="24"/>
        </w:rPr>
        <w:fldChar w:fldCharType="end"/>
      </w:r>
      <w:r>
        <w:rPr>
          <w:rFonts w:hint="eastAsia"/>
          <w:sz w:val="24"/>
          <w:szCs w:val="24"/>
        </w:rPr>
        <w:t>缺陷报告的文本信息，还充分利用了缺陷报告中的非文本信息来训练模型，以提高安全缺陷报告识别的准确率。</w:t>
      </w:r>
    </w:p>
    <w:p w14:paraId="4765DBF1" w14:textId="77777777" w:rsidR="008D63DF" w:rsidRDefault="008D63DF" w:rsidP="008D63DF">
      <w:pPr>
        <w:snapToGrid w:val="0"/>
        <w:spacing w:line="360" w:lineRule="auto"/>
        <w:ind w:left="6" w:firstLine="420"/>
        <w:rPr>
          <w:sz w:val="24"/>
          <w:szCs w:val="24"/>
        </w:rPr>
      </w:pPr>
      <w:r>
        <w:rPr>
          <w:rFonts w:hint="eastAsia"/>
          <w:sz w:val="24"/>
          <w:szCs w:val="24"/>
        </w:rPr>
        <w:t>以上基于文本挖掘的安全缺陷报告识别模型主要面临以下几个难点问题：</w:t>
      </w:r>
      <w:r w:rsidR="00D4102D">
        <w:rPr>
          <w:sz w:val="24"/>
          <w:szCs w:val="24"/>
        </w:rPr>
        <w:t xml:space="preserve"> </w:t>
      </w:r>
    </w:p>
    <w:p w14:paraId="29B38E8F" w14:textId="77777777" w:rsidR="008D63DF" w:rsidRDefault="008D63DF" w:rsidP="008D63DF">
      <w:pPr>
        <w:snapToGrid w:val="0"/>
        <w:spacing w:line="360" w:lineRule="auto"/>
        <w:ind w:left="6" w:firstLine="420"/>
        <w:rPr>
          <w:sz w:val="24"/>
          <w:szCs w:val="24"/>
        </w:rPr>
      </w:pPr>
      <w:commentRangeStart w:id="516"/>
      <w:r>
        <w:rPr>
          <w:rFonts w:hint="eastAsia"/>
          <w:sz w:val="24"/>
          <w:szCs w:val="24"/>
        </w:rPr>
        <w:t>（</w:t>
      </w:r>
      <w:r>
        <w:rPr>
          <w:rFonts w:hint="eastAsia"/>
          <w:sz w:val="24"/>
          <w:szCs w:val="24"/>
        </w:rPr>
        <w:t>1</w:t>
      </w:r>
      <w:r>
        <w:rPr>
          <w:rFonts w:hint="eastAsia"/>
          <w:sz w:val="24"/>
          <w:szCs w:val="24"/>
        </w:rPr>
        <w:t>）数据不平衡问题</w:t>
      </w:r>
    </w:p>
    <w:p w14:paraId="6870D95E" w14:textId="318EDD8B" w:rsidR="008D63DF" w:rsidRDefault="008D63DF" w:rsidP="008D63DF">
      <w:pPr>
        <w:snapToGrid w:val="0"/>
        <w:spacing w:line="360" w:lineRule="auto"/>
        <w:ind w:left="6" w:firstLine="420"/>
        <w:rPr>
          <w:sz w:val="24"/>
          <w:szCs w:val="24"/>
        </w:rPr>
      </w:pPr>
      <w:r>
        <w:rPr>
          <w:rFonts w:hint="eastAsia"/>
          <w:sz w:val="24"/>
          <w:szCs w:val="24"/>
        </w:rPr>
        <w:t>由于在安全缺陷报告识别的任务中，训练数据存在严重的类不平衡问题，即安全缺陷报告的数量远远小于</w:t>
      </w:r>
      <w:proofErr w:type="gramStart"/>
      <w:r>
        <w:rPr>
          <w:rFonts w:hint="eastAsia"/>
          <w:sz w:val="24"/>
          <w:szCs w:val="24"/>
        </w:rPr>
        <w:t>非安全</w:t>
      </w:r>
      <w:proofErr w:type="gramEnd"/>
      <w:r>
        <w:rPr>
          <w:rFonts w:hint="eastAsia"/>
          <w:sz w:val="24"/>
          <w:szCs w:val="24"/>
        </w:rPr>
        <w:t>缺陷报告的数量，这使得预测模型往往具有较高的准确率，但召回率较低，召回率低意味着漏检率高，即未被模型正确识别的安全缺陷报告数量较多，这给软件带来的安全隐患是无法容忍的，因此一些学者在针对安全缺陷报告识别的类不平衡问题进行了研究。</w:t>
      </w:r>
      <w:r>
        <w:rPr>
          <w:sz w:val="24"/>
          <w:szCs w:val="24"/>
        </w:rPr>
        <w:t>Yang[12]</w:t>
      </w:r>
      <w:r>
        <w:rPr>
          <w:rFonts w:hint="eastAsia"/>
          <w:sz w:val="24"/>
          <w:szCs w:val="24"/>
        </w:rPr>
        <w:fldChar w:fldCharType="begin"/>
      </w:r>
      <w:r>
        <w:rPr>
          <w:sz w:val="24"/>
          <w:szCs w:val="24"/>
        </w:rPr>
        <w:instrText xml:space="preserve"> QUOTE </w:instrText>
      </w:r>
      <m:oMath>
        <m:sSup>
          <m:sSupPr>
            <m:ctrlPr>
              <w:rPr>
                <w:rFonts w:ascii="Cambria Math" w:hAnsi="Cambria Math" w:hint="eastAsia"/>
                <w:sz w:val="24"/>
                <w:szCs w:val="24"/>
              </w:rPr>
            </m:ctrlPr>
          </m:sSupPr>
          <m:e>
            <m:r>
              <m:rPr>
                <m:sty m:val="p"/>
              </m:rPr>
              <w:rPr>
                <w:rFonts w:ascii="Cambria Math" w:hAnsi="Cambria Math"/>
                <w:sz w:val="24"/>
                <w:szCs w:val="24"/>
              </w:rPr>
              <m:t>Yang</m:t>
            </m:r>
          </m:e>
          <m:sup>
            <m:d>
              <m:dPr>
                <m:begChr m:val="["/>
                <m:endChr m:val="]"/>
                <m:ctrlPr>
                  <w:rPr>
                    <w:rFonts w:ascii="Cambria Math" w:hAnsi="Cambria Math" w:hint="eastAsia"/>
                    <w:sz w:val="24"/>
                    <w:szCs w:val="24"/>
                  </w:rPr>
                </m:ctrlPr>
              </m:dPr>
              <m:e>
                <m:r>
                  <m:rPr>
                    <m:sty m:val="p"/>
                  </m:rPr>
                  <w:rPr>
                    <w:rFonts w:ascii="Cambria Math" w:hAnsi="Cambria Math"/>
                    <w:sz w:val="24"/>
                    <w:szCs w:val="24"/>
                  </w:rPr>
                  <m:t>14</m:t>
                </m:r>
              </m:e>
            </m:d>
          </m:sup>
        </m:sSup>
      </m:oMath>
      <w:r>
        <w:rPr>
          <w:sz w:val="24"/>
          <w:szCs w:val="24"/>
        </w:rPr>
        <w:instrText xml:space="preserve"> </w:instrText>
      </w:r>
      <w:r>
        <w:rPr>
          <w:rFonts w:hint="eastAsia"/>
          <w:sz w:val="24"/>
          <w:szCs w:val="24"/>
        </w:rPr>
        <w:fldChar w:fldCharType="end"/>
      </w:r>
      <w:proofErr w:type="gramStart"/>
      <w:r>
        <w:rPr>
          <w:rFonts w:hint="eastAsia"/>
          <w:sz w:val="24"/>
          <w:szCs w:val="24"/>
        </w:rPr>
        <w:t>利用词袋模型</w:t>
      </w:r>
      <w:proofErr w:type="gramEnd"/>
      <w:r>
        <w:rPr>
          <w:rFonts w:hint="eastAsia"/>
          <w:sz w:val="24"/>
          <w:szCs w:val="24"/>
        </w:rPr>
        <w:t>将缺陷报告表示成向量，并分别利用四种不平衡数据的处理方法（随机欠采样、随机过采样、合成少数类样本的过采样、代价矩阵调节方法）对训练集进行预处理，再利用预处理后的训练集训练分类器来降低类不平衡对安全缺陷报告分类造</w:t>
      </w:r>
      <w:r>
        <w:rPr>
          <w:rFonts w:hint="eastAsia"/>
          <w:sz w:val="24"/>
          <w:szCs w:val="24"/>
        </w:rPr>
        <w:lastRenderedPageBreak/>
        <w:t>成的影响。</w:t>
      </w:r>
      <w:r>
        <w:rPr>
          <w:sz w:val="24"/>
          <w:szCs w:val="24"/>
        </w:rPr>
        <w:t>Zhou[13]</w:t>
      </w:r>
      <w:r>
        <w:rPr>
          <w:rFonts w:hint="eastAsia"/>
          <w:sz w:val="24"/>
          <w:szCs w:val="24"/>
        </w:rPr>
        <w:t>提出了</w:t>
      </w:r>
      <w:ins w:id="517" w:author="phantom Dai" w:date="2019-02-21T16:49:00Z">
        <w:r w:rsidR="00B45626">
          <w:rPr>
            <w:rFonts w:hint="eastAsia"/>
            <w:sz w:val="24"/>
            <w:szCs w:val="24"/>
          </w:rPr>
          <w:t xml:space="preserve"> </w:t>
        </w:r>
      </w:ins>
      <w:r>
        <w:rPr>
          <w:sz w:val="24"/>
          <w:szCs w:val="24"/>
        </w:rPr>
        <w:t>K</w:t>
      </w:r>
      <w:ins w:id="518" w:author="phantom Dai" w:date="2019-02-21T16:49:00Z">
        <w:r w:rsidR="00B45626">
          <w:rPr>
            <w:sz w:val="24"/>
            <w:szCs w:val="24"/>
          </w:rPr>
          <w:t xml:space="preserve"> </w:t>
        </w:r>
      </w:ins>
      <w:r>
        <w:rPr>
          <w:rFonts w:hint="eastAsia"/>
          <w:sz w:val="24"/>
          <w:szCs w:val="24"/>
        </w:rPr>
        <w:t>折叠加算法来集成多</w:t>
      </w:r>
      <w:proofErr w:type="gramStart"/>
      <w:r>
        <w:rPr>
          <w:rFonts w:hint="eastAsia"/>
          <w:sz w:val="24"/>
          <w:szCs w:val="24"/>
        </w:rPr>
        <w:t>个</w:t>
      </w:r>
      <w:proofErr w:type="gramEnd"/>
      <w:r>
        <w:rPr>
          <w:rFonts w:hint="eastAsia"/>
          <w:sz w:val="24"/>
          <w:szCs w:val="24"/>
        </w:rPr>
        <w:t>个体分类器，利用集成学习缓解类不平衡的影响。</w:t>
      </w:r>
      <w:r>
        <w:rPr>
          <w:sz w:val="24"/>
          <w:szCs w:val="24"/>
        </w:rPr>
        <w:t>Postojanova[14]</w:t>
      </w:r>
      <w:r>
        <w:rPr>
          <w:rFonts w:hint="eastAsia"/>
          <w:sz w:val="24"/>
          <w:szCs w:val="24"/>
        </w:rPr>
        <w:t>提取了三种缺陷报告的特征向量：</w:t>
      </w:r>
      <w:proofErr w:type="gramStart"/>
      <w:r>
        <w:rPr>
          <w:rFonts w:hint="eastAsia"/>
          <w:sz w:val="24"/>
          <w:szCs w:val="24"/>
        </w:rPr>
        <w:t>二元词袋频率</w:t>
      </w:r>
      <w:proofErr w:type="gramEnd"/>
      <w:del w:id="519" w:author="phantom Dai" w:date="2019-02-21T16:50:00Z">
        <w:r w:rsidDel="00B45626">
          <w:rPr>
            <w:rFonts w:hint="eastAsia"/>
            <w:sz w:val="24"/>
            <w:szCs w:val="24"/>
          </w:rPr>
          <w:delText>（</w:delText>
        </w:r>
        <w:r w:rsidDel="00B45626">
          <w:rPr>
            <w:sz w:val="24"/>
            <w:szCs w:val="24"/>
          </w:rPr>
          <w:delText>BF</w:delText>
        </w:r>
        <w:r w:rsidDel="00B45626">
          <w:rPr>
            <w:rFonts w:hint="eastAsia"/>
            <w:sz w:val="24"/>
            <w:szCs w:val="24"/>
          </w:rPr>
          <w:delText>）</w:delText>
        </w:r>
      </w:del>
      <w:r>
        <w:rPr>
          <w:rFonts w:hint="eastAsia"/>
          <w:sz w:val="24"/>
          <w:szCs w:val="24"/>
        </w:rPr>
        <w:t>、词频</w:t>
      </w:r>
      <w:del w:id="520" w:author="phantom Dai" w:date="2019-02-21T16:50:00Z">
        <w:r w:rsidDel="00B45626">
          <w:rPr>
            <w:rFonts w:hint="eastAsia"/>
            <w:sz w:val="24"/>
            <w:szCs w:val="24"/>
          </w:rPr>
          <w:delText>（</w:delText>
        </w:r>
        <w:r w:rsidDel="00B45626">
          <w:rPr>
            <w:sz w:val="24"/>
            <w:szCs w:val="24"/>
          </w:rPr>
          <w:delText>TF</w:delText>
        </w:r>
        <w:r w:rsidDel="00B45626">
          <w:rPr>
            <w:rFonts w:hint="eastAsia"/>
            <w:sz w:val="24"/>
            <w:szCs w:val="24"/>
          </w:rPr>
          <w:delText>）</w:delText>
        </w:r>
      </w:del>
      <w:r>
        <w:rPr>
          <w:rFonts w:hint="eastAsia"/>
          <w:sz w:val="24"/>
          <w:szCs w:val="24"/>
        </w:rPr>
        <w:t>和</w:t>
      </w:r>
      <w:r>
        <w:rPr>
          <w:sz w:val="24"/>
          <w:szCs w:val="24"/>
        </w:rPr>
        <w:t>TF-IDF</w:t>
      </w:r>
      <w:r>
        <w:rPr>
          <w:rFonts w:hint="eastAsia"/>
          <w:sz w:val="24"/>
          <w:szCs w:val="24"/>
        </w:rPr>
        <w:t>，并分别利用监督学习和基于异常监测的非监督学习算法来识别安全缺陷报告，利用非监督学习克服监督学习需要大量人工标注数据以及准确标注为安全缺陷的数据较少带来的类不平衡问题。</w:t>
      </w:r>
    </w:p>
    <w:p w14:paraId="4C4FC7AF" w14:textId="77777777" w:rsidR="008D63DF" w:rsidRDefault="008D63DF" w:rsidP="008D63DF">
      <w:pPr>
        <w:snapToGrid w:val="0"/>
        <w:spacing w:line="360" w:lineRule="auto"/>
        <w:ind w:left="6" w:firstLine="420"/>
        <w:rPr>
          <w:sz w:val="24"/>
          <w:szCs w:val="24"/>
        </w:rPr>
      </w:pPr>
      <w:r>
        <w:rPr>
          <w:rFonts w:hint="eastAsia"/>
          <w:sz w:val="24"/>
          <w:szCs w:val="24"/>
        </w:rPr>
        <w:t>（</w:t>
      </w:r>
      <w:r>
        <w:rPr>
          <w:rFonts w:hint="eastAsia"/>
          <w:sz w:val="24"/>
          <w:szCs w:val="24"/>
        </w:rPr>
        <w:t>2</w:t>
      </w:r>
      <w:r>
        <w:rPr>
          <w:rFonts w:hint="eastAsia"/>
          <w:sz w:val="24"/>
          <w:szCs w:val="24"/>
        </w:rPr>
        <w:t>）数据噪音问题</w:t>
      </w:r>
    </w:p>
    <w:p w14:paraId="2BAC6AEE" w14:textId="3F66ECD5" w:rsidR="008D63DF" w:rsidRDefault="008D63DF" w:rsidP="008D63DF">
      <w:pPr>
        <w:snapToGrid w:val="0"/>
        <w:spacing w:line="360" w:lineRule="auto"/>
        <w:ind w:left="6" w:firstLine="420"/>
        <w:rPr>
          <w:sz w:val="24"/>
          <w:szCs w:val="24"/>
        </w:rPr>
      </w:pPr>
      <w:proofErr w:type="gramStart"/>
      <w:r>
        <w:rPr>
          <w:rFonts w:hint="eastAsia"/>
          <w:sz w:val="24"/>
          <w:szCs w:val="24"/>
        </w:rPr>
        <w:t>除了类</w:t>
      </w:r>
      <w:proofErr w:type="gramEnd"/>
      <w:r>
        <w:rPr>
          <w:rFonts w:hint="eastAsia"/>
          <w:sz w:val="24"/>
          <w:szCs w:val="24"/>
        </w:rPr>
        <w:t>不平衡问题外，数据噪音也是导致模型召回率较低的原因之一。</w:t>
      </w:r>
      <w:r>
        <w:rPr>
          <w:sz w:val="24"/>
          <w:szCs w:val="24"/>
        </w:rPr>
        <w:t>Peters[15]</w:t>
      </w:r>
      <w:r>
        <w:rPr>
          <w:rFonts w:hint="eastAsia"/>
          <w:sz w:val="24"/>
          <w:szCs w:val="24"/>
        </w:rPr>
        <w:t>的研究发现一些</w:t>
      </w:r>
      <w:proofErr w:type="gramStart"/>
      <w:r>
        <w:rPr>
          <w:rFonts w:hint="eastAsia"/>
          <w:sz w:val="24"/>
          <w:szCs w:val="24"/>
        </w:rPr>
        <w:t>非安全</w:t>
      </w:r>
      <w:proofErr w:type="gramEnd"/>
      <w:r>
        <w:rPr>
          <w:rFonts w:hint="eastAsia"/>
          <w:sz w:val="24"/>
          <w:szCs w:val="24"/>
        </w:rPr>
        <w:t>缺陷报告同样包含和安全相关的关键词，同时出现在安全和</w:t>
      </w:r>
      <w:proofErr w:type="gramStart"/>
      <w:r>
        <w:rPr>
          <w:rFonts w:hint="eastAsia"/>
          <w:sz w:val="24"/>
          <w:szCs w:val="24"/>
        </w:rPr>
        <w:t>非安</w:t>
      </w:r>
      <w:proofErr w:type="gramEnd"/>
      <w:r>
        <w:rPr>
          <w:rFonts w:hint="eastAsia"/>
          <w:sz w:val="24"/>
          <w:szCs w:val="24"/>
        </w:rPr>
        <w:t>全缺陷报告中的安全相关关键词被称为安全交叉词，包含安全交叉词的</w:t>
      </w:r>
      <w:proofErr w:type="gramStart"/>
      <w:r>
        <w:rPr>
          <w:rFonts w:hint="eastAsia"/>
          <w:sz w:val="24"/>
          <w:szCs w:val="24"/>
        </w:rPr>
        <w:t>非安</w:t>
      </w:r>
      <w:proofErr w:type="gramEnd"/>
      <w:r>
        <w:rPr>
          <w:rFonts w:hint="eastAsia"/>
          <w:sz w:val="24"/>
          <w:szCs w:val="24"/>
        </w:rPr>
        <w:t>全缺陷报告作为训练数据集相当于在模型的训练中引入了噪音，从而增大了模型将安全缺陷报告误标记为</w:t>
      </w:r>
      <w:proofErr w:type="gramStart"/>
      <w:r>
        <w:rPr>
          <w:rFonts w:hint="eastAsia"/>
          <w:sz w:val="24"/>
          <w:szCs w:val="24"/>
        </w:rPr>
        <w:t>非安</w:t>
      </w:r>
      <w:proofErr w:type="gramEnd"/>
      <w:r>
        <w:rPr>
          <w:rFonts w:hint="eastAsia"/>
          <w:sz w:val="24"/>
          <w:szCs w:val="24"/>
        </w:rPr>
        <w:t>全缺陷报告的概率，而这种不利的影响在类不平衡的情况下又被进一步扩大。因此他们提出了一个称为</w:t>
      </w:r>
      <w:ins w:id="521" w:author="phantom Dai" w:date="2019-02-21T16:50:00Z">
        <w:r w:rsidR="00B45626">
          <w:rPr>
            <w:rFonts w:hint="eastAsia"/>
            <w:sz w:val="24"/>
            <w:szCs w:val="24"/>
          </w:rPr>
          <w:t xml:space="preserve"> </w:t>
        </w:r>
      </w:ins>
      <w:r>
        <w:rPr>
          <w:sz w:val="24"/>
          <w:szCs w:val="24"/>
        </w:rPr>
        <w:t>FARSEC</w:t>
      </w:r>
      <w:ins w:id="522" w:author="phantom Dai" w:date="2019-02-21T16:50:00Z">
        <w:r w:rsidR="00B45626">
          <w:rPr>
            <w:sz w:val="24"/>
            <w:szCs w:val="24"/>
          </w:rPr>
          <w:t xml:space="preserve"> </w:t>
        </w:r>
      </w:ins>
      <w:r>
        <w:rPr>
          <w:rFonts w:hint="eastAsia"/>
          <w:sz w:val="24"/>
          <w:szCs w:val="24"/>
        </w:rPr>
        <w:t>的框架，其主要思想是在模型训练前将含有安全交叉词的</w:t>
      </w:r>
      <w:proofErr w:type="gramStart"/>
      <w:r>
        <w:rPr>
          <w:rFonts w:hint="eastAsia"/>
          <w:sz w:val="24"/>
          <w:szCs w:val="24"/>
        </w:rPr>
        <w:t>非安全</w:t>
      </w:r>
      <w:proofErr w:type="gramEnd"/>
      <w:r>
        <w:rPr>
          <w:rFonts w:hint="eastAsia"/>
          <w:sz w:val="24"/>
          <w:szCs w:val="24"/>
        </w:rPr>
        <w:t>缺陷报告从训练集中移除，从而降低数据噪音对安全缺陷报告识别的影响。该方法虽然通过过滤部分含有安全交叉词的</w:t>
      </w:r>
      <w:proofErr w:type="gramStart"/>
      <w:r>
        <w:rPr>
          <w:rFonts w:hint="eastAsia"/>
          <w:sz w:val="24"/>
          <w:szCs w:val="24"/>
        </w:rPr>
        <w:t>非安全</w:t>
      </w:r>
      <w:proofErr w:type="gramEnd"/>
      <w:r>
        <w:rPr>
          <w:rFonts w:hint="eastAsia"/>
          <w:sz w:val="24"/>
          <w:szCs w:val="24"/>
        </w:rPr>
        <w:t>缺陷报告缓解了类不平衡的影响，</w:t>
      </w:r>
      <w:proofErr w:type="gramStart"/>
      <w:r>
        <w:rPr>
          <w:rFonts w:hint="eastAsia"/>
          <w:sz w:val="24"/>
          <w:szCs w:val="24"/>
        </w:rPr>
        <w:t>但类不平</w:t>
      </w:r>
      <w:proofErr w:type="gramEnd"/>
      <w:r>
        <w:rPr>
          <w:rFonts w:hint="eastAsia"/>
          <w:sz w:val="24"/>
          <w:szCs w:val="24"/>
        </w:rPr>
        <w:t>衡问题依然严重，而且由于该方法仅根据</w:t>
      </w:r>
      <w:ins w:id="523" w:author="phantom Dai" w:date="2019-02-21T16:50:00Z">
        <w:r w:rsidR="00B45626">
          <w:rPr>
            <w:rFonts w:hint="eastAsia"/>
            <w:sz w:val="24"/>
            <w:szCs w:val="24"/>
          </w:rPr>
          <w:t xml:space="preserve"> </w:t>
        </w:r>
      </w:ins>
      <w:r>
        <w:rPr>
          <w:sz w:val="24"/>
          <w:szCs w:val="24"/>
        </w:rPr>
        <w:t>TF-IDF</w:t>
      </w:r>
      <w:ins w:id="524" w:author="phantom Dai" w:date="2019-02-21T16:50:00Z">
        <w:r w:rsidR="00B45626">
          <w:rPr>
            <w:sz w:val="24"/>
            <w:szCs w:val="24"/>
          </w:rPr>
          <w:t xml:space="preserve"> </w:t>
        </w:r>
      </w:ins>
      <w:r>
        <w:rPr>
          <w:rFonts w:hint="eastAsia"/>
          <w:sz w:val="24"/>
          <w:szCs w:val="24"/>
        </w:rPr>
        <w:t>值最高的前</w:t>
      </w:r>
      <w:r>
        <w:rPr>
          <w:sz w:val="24"/>
          <w:szCs w:val="24"/>
        </w:rPr>
        <w:t>100</w:t>
      </w:r>
      <w:r>
        <w:rPr>
          <w:rFonts w:hint="eastAsia"/>
          <w:sz w:val="24"/>
          <w:szCs w:val="24"/>
        </w:rPr>
        <w:t>个词作为安全相关的关键词，未考虑缺陷报告的内容以及项目包含的实际安全相关关键词的规模，召回率的提高依然是有限的，并且还增大了误检，为了降低误检的影响，该方法将安全报告的识别转化为推荐问题，通过生成一个安全缺陷报告的排序列表，来缓解安全工程师确认安全缺陷的工作量。</w:t>
      </w:r>
    </w:p>
    <w:p w14:paraId="108EE496" w14:textId="77777777" w:rsidR="008D63DF" w:rsidRDefault="008D63DF" w:rsidP="008D63DF">
      <w:pPr>
        <w:snapToGrid w:val="0"/>
        <w:spacing w:line="360" w:lineRule="auto"/>
        <w:ind w:left="6" w:firstLine="420"/>
        <w:rPr>
          <w:sz w:val="24"/>
          <w:szCs w:val="24"/>
        </w:rPr>
      </w:pPr>
      <w:r>
        <w:rPr>
          <w:rFonts w:hint="eastAsia"/>
          <w:sz w:val="24"/>
          <w:szCs w:val="24"/>
        </w:rPr>
        <w:t>（</w:t>
      </w:r>
      <w:r>
        <w:rPr>
          <w:rFonts w:hint="eastAsia"/>
          <w:sz w:val="24"/>
          <w:szCs w:val="24"/>
        </w:rPr>
        <w:t>3</w:t>
      </w:r>
      <w:r>
        <w:rPr>
          <w:rFonts w:hint="eastAsia"/>
          <w:sz w:val="24"/>
          <w:szCs w:val="24"/>
        </w:rPr>
        <w:t>）数据稀疏问题</w:t>
      </w:r>
    </w:p>
    <w:p w14:paraId="54E403D7" w14:textId="77777777" w:rsidR="00E846E6" w:rsidRPr="008D63DF" w:rsidRDefault="008D63DF">
      <w:pPr>
        <w:snapToGrid w:val="0"/>
        <w:spacing w:line="360" w:lineRule="auto"/>
        <w:ind w:left="6" w:firstLine="420"/>
        <w:rPr>
          <w:b/>
          <w:bCs/>
          <w:sz w:val="24"/>
          <w:szCs w:val="24"/>
        </w:rPr>
      </w:pPr>
      <w:r>
        <w:rPr>
          <w:rFonts w:hint="eastAsia"/>
          <w:sz w:val="24"/>
          <w:szCs w:val="24"/>
        </w:rPr>
        <w:t>数据稀疏问题主要是指缺少项目的历史数据或者项目历史数据中包含的安全缺陷报告极少，解决这一问题的主要方法是采用迁移学习的方法，利用项目外的其他项目作为训练数据集训练模型，从而实现</w:t>
      </w:r>
      <w:proofErr w:type="gramStart"/>
      <w:r>
        <w:rPr>
          <w:rFonts w:hint="eastAsia"/>
          <w:sz w:val="24"/>
          <w:szCs w:val="24"/>
        </w:rPr>
        <w:t>跨项目</w:t>
      </w:r>
      <w:proofErr w:type="gramEnd"/>
      <w:r>
        <w:rPr>
          <w:rFonts w:hint="eastAsia"/>
          <w:sz w:val="24"/>
          <w:szCs w:val="24"/>
        </w:rPr>
        <w:t>的安全缺陷报告识别。</w:t>
      </w:r>
      <w:commentRangeEnd w:id="516"/>
      <w:r w:rsidR="004838F8">
        <w:rPr>
          <w:rStyle w:val="af0"/>
        </w:rPr>
        <w:commentReference w:id="516"/>
      </w:r>
    </w:p>
    <w:p w14:paraId="4A743588" w14:textId="77777777" w:rsidR="00E846E6" w:rsidRDefault="005F2C71">
      <w:pPr>
        <w:pStyle w:val="3"/>
        <w:spacing w:before="0" w:after="0" w:line="360" w:lineRule="auto"/>
        <w:rPr>
          <w:color w:val="0070C0"/>
        </w:rPr>
      </w:pPr>
      <w:r>
        <w:rPr>
          <w:rFonts w:hint="eastAsia"/>
          <w:color w:val="0070C0"/>
        </w:rPr>
        <w:t>1.3</w:t>
      </w:r>
      <w:r>
        <w:rPr>
          <w:rFonts w:hint="eastAsia"/>
          <w:color w:val="0070C0"/>
        </w:rPr>
        <w:t>智能软件</w:t>
      </w:r>
      <w:r w:rsidR="00CD13E0">
        <w:rPr>
          <w:rFonts w:hint="eastAsia"/>
          <w:color w:val="0070C0"/>
        </w:rPr>
        <w:t>系统的</w:t>
      </w:r>
      <w:r>
        <w:rPr>
          <w:rFonts w:hint="eastAsia"/>
          <w:color w:val="0070C0"/>
        </w:rPr>
        <w:t>特点及测试存在的问题</w:t>
      </w:r>
    </w:p>
    <w:p w14:paraId="673687DB" w14:textId="77777777" w:rsidR="001131EB" w:rsidRDefault="001131EB" w:rsidP="001131EB">
      <w:pPr>
        <w:pStyle w:val="4"/>
      </w:pPr>
      <w:r>
        <w:rPr>
          <w:rFonts w:hint="eastAsia"/>
        </w:rPr>
        <w:t>1.3.1</w:t>
      </w:r>
      <w:r>
        <w:rPr>
          <w:rFonts w:hint="eastAsia"/>
        </w:rPr>
        <w:t>智能软件</w:t>
      </w:r>
      <w:r w:rsidR="00CD13E0">
        <w:rPr>
          <w:rFonts w:hint="eastAsia"/>
        </w:rPr>
        <w:t>系统的</w:t>
      </w:r>
      <w:r>
        <w:rPr>
          <w:rFonts w:hint="eastAsia"/>
        </w:rPr>
        <w:t>特点</w:t>
      </w:r>
    </w:p>
    <w:p w14:paraId="3206DA84" w14:textId="352C46B0" w:rsidR="00E846E6" w:rsidRDefault="005F2C71">
      <w:pPr>
        <w:snapToGrid w:val="0"/>
        <w:spacing w:beforeLines="10" w:before="31" w:afterLines="10" w:after="31" w:line="360" w:lineRule="auto"/>
        <w:ind w:firstLine="420"/>
        <w:rPr>
          <w:sz w:val="24"/>
          <w:szCs w:val="24"/>
        </w:rPr>
      </w:pPr>
      <w:r>
        <w:rPr>
          <w:sz w:val="24"/>
          <w:szCs w:val="24"/>
        </w:rPr>
        <w:t>与传统软件相比，</w:t>
      </w:r>
      <w:r>
        <w:rPr>
          <w:rFonts w:hint="eastAsia"/>
          <w:sz w:val="24"/>
          <w:szCs w:val="24"/>
        </w:rPr>
        <w:t>智能软件</w:t>
      </w:r>
      <w:r>
        <w:rPr>
          <w:sz w:val="24"/>
          <w:szCs w:val="24"/>
        </w:rPr>
        <w:t>呈现出</w:t>
      </w:r>
      <w:ins w:id="525" w:author="付 安" w:date="2019-02-20T16:47:00Z">
        <w:r w:rsidR="00146D94" w:rsidRPr="00146D94">
          <w:rPr>
            <w:rFonts w:hint="eastAsia"/>
            <w:sz w:val="24"/>
            <w:szCs w:val="24"/>
          </w:rPr>
          <w:t>知识学习的深层化</w:t>
        </w:r>
        <w:r w:rsidR="00146D94">
          <w:rPr>
            <w:rFonts w:hint="eastAsia"/>
            <w:sz w:val="24"/>
            <w:szCs w:val="24"/>
          </w:rPr>
          <w:t>、</w:t>
        </w:r>
        <w:r w:rsidR="00146D94" w:rsidRPr="00146D94">
          <w:rPr>
            <w:rFonts w:hint="eastAsia"/>
            <w:sz w:val="24"/>
            <w:szCs w:val="24"/>
          </w:rPr>
          <w:t>数据融合的多</w:t>
        </w:r>
      </w:ins>
      <w:ins w:id="526" w:author="付 安" w:date="2019-02-20T16:48:00Z">
        <w:r w:rsidR="00E479A6">
          <w:rPr>
            <w:rFonts w:hint="eastAsia"/>
            <w:sz w:val="24"/>
            <w:szCs w:val="24"/>
          </w:rPr>
          <w:t>源</w:t>
        </w:r>
      </w:ins>
      <w:ins w:id="527" w:author="付 安" w:date="2019-02-20T16:47:00Z">
        <w:r w:rsidR="00146D94" w:rsidRPr="00146D94">
          <w:rPr>
            <w:rFonts w:hint="eastAsia"/>
            <w:sz w:val="24"/>
            <w:szCs w:val="24"/>
          </w:rPr>
          <w:t>化</w:t>
        </w:r>
        <w:r w:rsidR="00146D94">
          <w:rPr>
            <w:rFonts w:hint="eastAsia"/>
            <w:sz w:val="24"/>
            <w:szCs w:val="24"/>
          </w:rPr>
          <w:t>、</w:t>
        </w:r>
        <w:r w:rsidR="00146D94" w:rsidRPr="00146D94">
          <w:rPr>
            <w:rFonts w:hint="eastAsia"/>
            <w:sz w:val="24"/>
            <w:szCs w:val="24"/>
          </w:rPr>
          <w:t>信息处理的层级化</w:t>
        </w:r>
        <w:r w:rsidR="00146D94">
          <w:rPr>
            <w:rFonts w:hint="eastAsia"/>
            <w:sz w:val="24"/>
            <w:szCs w:val="24"/>
          </w:rPr>
          <w:t>、</w:t>
        </w:r>
      </w:ins>
      <w:ins w:id="528" w:author="付 安" w:date="2019-02-20T16:48:00Z">
        <w:r w:rsidR="00146D94" w:rsidRPr="00146D94">
          <w:rPr>
            <w:rFonts w:hint="eastAsia"/>
            <w:sz w:val="24"/>
            <w:szCs w:val="24"/>
          </w:rPr>
          <w:t>逻辑获取的未知化</w:t>
        </w:r>
        <w:r w:rsidR="00146D94">
          <w:rPr>
            <w:rFonts w:hint="eastAsia"/>
            <w:sz w:val="24"/>
            <w:szCs w:val="24"/>
          </w:rPr>
          <w:t>、</w:t>
        </w:r>
        <w:r w:rsidR="00146D94" w:rsidRPr="00146D94">
          <w:rPr>
            <w:rFonts w:hint="eastAsia"/>
            <w:sz w:val="24"/>
            <w:szCs w:val="24"/>
          </w:rPr>
          <w:t>结果验证的困难化</w:t>
        </w:r>
        <w:r w:rsidR="00146D94">
          <w:rPr>
            <w:rFonts w:hint="eastAsia"/>
            <w:sz w:val="24"/>
            <w:szCs w:val="24"/>
          </w:rPr>
          <w:t>、</w:t>
        </w:r>
        <w:r w:rsidR="00146D94" w:rsidRPr="00146D94">
          <w:rPr>
            <w:rFonts w:hint="eastAsia"/>
            <w:sz w:val="24"/>
            <w:szCs w:val="24"/>
          </w:rPr>
          <w:t>智慧集成的群体化</w:t>
        </w:r>
      </w:ins>
      <w:commentRangeStart w:id="529"/>
      <w:del w:id="530" w:author="付 安" w:date="2019-02-20T16:48:00Z">
        <w:r w:rsidDel="00146D94">
          <w:rPr>
            <w:rFonts w:hint="eastAsia"/>
            <w:b/>
            <w:sz w:val="24"/>
            <w:szCs w:val="24"/>
          </w:rPr>
          <w:lastRenderedPageBreak/>
          <w:delText>学习</w:delText>
        </w:r>
        <w:r w:rsidDel="00146D94">
          <w:rPr>
            <w:b/>
            <w:sz w:val="24"/>
            <w:szCs w:val="24"/>
          </w:rPr>
          <w:delText>深层知识、融合跨界数据、数据处理层级化、决策逻辑不受控、系统输出难以验证、</w:delText>
        </w:r>
        <w:r w:rsidDel="00146D94">
          <w:rPr>
            <w:rFonts w:hint="eastAsia"/>
            <w:b/>
            <w:sz w:val="24"/>
            <w:szCs w:val="24"/>
          </w:rPr>
          <w:delText>集成</w:delText>
        </w:r>
        <w:r w:rsidDel="00146D94">
          <w:rPr>
            <w:b/>
            <w:sz w:val="24"/>
            <w:szCs w:val="24"/>
          </w:rPr>
          <w:delText>群体智慧</w:delText>
        </w:r>
        <w:commentRangeEnd w:id="529"/>
        <w:r w:rsidR="008C4891" w:rsidDel="00146D94">
          <w:rPr>
            <w:rStyle w:val="af0"/>
          </w:rPr>
          <w:commentReference w:id="529"/>
        </w:r>
      </w:del>
      <w:r>
        <w:rPr>
          <w:sz w:val="24"/>
          <w:szCs w:val="24"/>
        </w:rPr>
        <w:t>的特点，具体来说：</w:t>
      </w:r>
    </w:p>
    <w:p w14:paraId="4BF9BA64" w14:textId="6D688BE2" w:rsidR="00E846E6" w:rsidRDefault="005F2C71">
      <w:pPr>
        <w:snapToGrid w:val="0"/>
        <w:spacing w:beforeLines="10" w:before="31" w:afterLines="10" w:after="31" w:line="360" w:lineRule="auto"/>
        <w:ind w:left="6"/>
        <w:rPr>
          <w:sz w:val="24"/>
          <w:szCs w:val="24"/>
        </w:rPr>
      </w:pPr>
      <w:r>
        <w:rPr>
          <w:rFonts w:hint="eastAsia"/>
          <w:b/>
          <w:sz w:val="24"/>
          <w:szCs w:val="24"/>
        </w:rPr>
        <w:t>（</w:t>
      </w:r>
      <w:r>
        <w:rPr>
          <w:rFonts w:hint="eastAsia"/>
          <w:b/>
          <w:sz w:val="24"/>
          <w:szCs w:val="24"/>
        </w:rPr>
        <w:t>1</w:t>
      </w:r>
      <w:r>
        <w:rPr>
          <w:rFonts w:hint="eastAsia"/>
          <w:b/>
          <w:sz w:val="24"/>
          <w:szCs w:val="24"/>
        </w:rPr>
        <w:t>）</w:t>
      </w:r>
      <w:ins w:id="531" w:author="付 安" w:date="2019-02-20T16:48:00Z">
        <w:r w:rsidR="00E479A6" w:rsidRPr="00146D94">
          <w:rPr>
            <w:rFonts w:hint="eastAsia"/>
            <w:sz w:val="24"/>
            <w:szCs w:val="24"/>
          </w:rPr>
          <w:t>知识学习的深层化</w:t>
        </w:r>
      </w:ins>
      <w:del w:id="532" w:author="付 安" w:date="2019-02-20T16:48:00Z">
        <w:r w:rsidDel="00E479A6">
          <w:rPr>
            <w:rFonts w:hint="eastAsia"/>
            <w:b/>
            <w:sz w:val="24"/>
            <w:szCs w:val="24"/>
          </w:rPr>
          <w:delText>在学习深层知识方面</w:delText>
        </w:r>
      </w:del>
      <w:r>
        <w:rPr>
          <w:rFonts w:hint="eastAsia"/>
          <w:b/>
          <w:sz w:val="24"/>
          <w:szCs w:val="24"/>
        </w:rPr>
        <w:t>：</w:t>
      </w:r>
      <w:r>
        <w:rPr>
          <w:rFonts w:hint="eastAsia"/>
          <w:sz w:val="24"/>
          <w:szCs w:val="24"/>
        </w:rPr>
        <w:t>智能软件</w:t>
      </w:r>
      <w:r>
        <w:rPr>
          <w:sz w:val="24"/>
          <w:szCs w:val="24"/>
        </w:rPr>
        <w:t>能够从大数据表示的知识中进行深层次的认知、学习、推理，并通过动态调整自身业务逻辑实现持续演化，适应外部</w:t>
      </w:r>
      <w:r>
        <w:rPr>
          <w:rFonts w:hint="eastAsia"/>
          <w:sz w:val="24"/>
          <w:szCs w:val="24"/>
        </w:rPr>
        <w:t>动态</w:t>
      </w:r>
      <w:r>
        <w:rPr>
          <w:sz w:val="24"/>
          <w:szCs w:val="24"/>
        </w:rPr>
        <w:t>变化的</w:t>
      </w:r>
      <w:r>
        <w:rPr>
          <w:rFonts w:hint="eastAsia"/>
          <w:sz w:val="24"/>
          <w:szCs w:val="24"/>
        </w:rPr>
        <w:t>需求</w:t>
      </w:r>
      <w:r>
        <w:rPr>
          <w:sz w:val="24"/>
          <w:szCs w:val="24"/>
        </w:rPr>
        <w:t>，而传统软件依据既定的业务逻辑执行各种操作，难以进行</w:t>
      </w:r>
      <w:r>
        <w:rPr>
          <w:rFonts w:hint="eastAsia"/>
          <w:sz w:val="24"/>
          <w:szCs w:val="24"/>
        </w:rPr>
        <w:t>自主</w:t>
      </w:r>
      <w:r>
        <w:rPr>
          <w:sz w:val="24"/>
          <w:szCs w:val="24"/>
        </w:rPr>
        <w:t>演化并适应外部环境变化</w:t>
      </w:r>
      <w:r>
        <w:rPr>
          <w:rFonts w:hint="eastAsia"/>
          <w:sz w:val="24"/>
          <w:szCs w:val="24"/>
        </w:rPr>
        <w:t>。</w:t>
      </w:r>
    </w:p>
    <w:p w14:paraId="46707042" w14:textId="239B12B5" w:rsidR="00E846E6" w:rsidRDefault="005F2C71">
      <w:pPr>
        <w:snapToGrid w:val="0"/>
        <w:spacing w:beforeLines="10" w:before="31" w:afterLines="10" w:after="31" w:line="360" w:lineRule="auto"/>
        <w:ind w:left="6"/>
        <w:rPr>
          <w:sz w:val="24"/>
          <w:szCs w:val="24"/>
        </w:rPr>
      </w:pPr>
      <w:r>
        <w:rPr>
          <w:rFonts w:hint="eastAsia"/>
          <w:b/>
          <w:sz w:val="24"/>
          <w:szCs w:val="24"/>
        </w:rPr>
        <w:t>（</w:t>
      </w:r>
      <w:r>
        <w:rPr>
          <w:rFonts w:hint="eastAsia"/>
          <w:b/>
          <w:sz w:val="24"/>
          <w:szCs w:val="24"/>
        </w:rPr>
        <w:t>2</w:t>
      </w:r>
      <w:r>
        <w:rPr>
          <w:rFonts w:hint="eastAsia"/>
          <w:b/>
          <w:sz w:val="24"/>
          <w:szCs w:val="24"/>
        </w:rPr>
        <w:t>）</w:t>
      </w:r>
      <w:ins w:id="533" w:author="付 安" w:date="2019-02-20T16:48:00Z">
        <w:r w:rsidR="00E479A6" w:rsidRPr="00146D94">
          <w:rPr>
            <w:rFonts w:hint="eastAsia"/>
            <w:sz w:val="24"/>
            <w:szCs w:val="24"/>
          </w:rPr>
          <w:t>数据融合的多</w:t>
        </w:r>
        <w:r w:rsidR="00E479A6">
          <w:rPr>
            <w:rFonts w:hint="eastAsia"/>
            <w:sz w:val="24"/>
            <w:szCs w:val="24"/>
          </w:rPr>
          <w:t>源</w:t>
        </w:r>
        <w:r w:rsidR="00E479A6" w:rsidRPr="00146D94">
          <w:rPr>
            <w:rFonts w:hint="eastAsia"/>
            <w:sz w:val="24"/>
            <w:szCs w:val="24"/>
          </w:rPr>
          <w:t>化</w:t>
        </w:r>
      </w:ins>
      <w:del w:id="534" w:author="付 安" w:date="2019-02-20T16:48:00Z">
        <w:r w:rsidDel="00E479A6">
          <w:rPr>
            <w:rFonts w:hint="eastAsia"/>
            <w:b/>
            <w:sz w:val="24"/>
            <w:szCs w:val="24"/>
          </w:rPr>
          <w:delText>在融合跨界数据方面</w:delText>
        </w:r>
      </w:del>
      <w:r>
        <w:rPr>
          <w:rFonts w:hint="eastAsia"/>
          <w:b/>
          <w:sz w:val="24"/>
          <w:szCs w:val="24"/>
        </w:rPr>
        <w:t>：</w:t>
      </w:r>
      <w:r>
        <w:rPr>
          <w:rFonts w:hint="eastAsia"/>
          <w:sz w:val="24"/>
          <w:szCs w:val="24"/>
        </w:rPr>
        <w:t>智能软件</w:t>
      </w:r>
      <w:r>
        <w:rPr>
          <w:sz w:val="24"/>
          <w:szCs w:val="24"/>
        </w:rPr>
        <w:t>将跨领域的多源异构数据进行协同处理，实现跨界信息的关联融合</w:t>
      </w:r>
      <w:r>
        <w:rPr>
          <w:rFonts w:hint="eastAsia"/>
          <w:sz w:val="24"/>
          <w:szCs w:val="24"/>
        </w:rPr>
        <w:t>，</w:t>
      </w:r>
      <w:r>
        <w:rPr>
          <w:sz w:val="24"/>
          <w:szCs w:val="24"/>
        </w:rPr>
        <w:t>而传统软件系统仅仅分类型处理这些多源异构数据，难以实现信息的深度融合；多领域的数据进行组合导致</w:t>
      </w:r>
      <w:r>
        <w:rPr>
          <w:rFonts w:hint="eastAsia"/>
          <w:sz w:val="24"/>
          <w:szCs w:val="24"/>
        </w:rPr>
        <w:t>智能软件</w:t>
      </w:r>
      <w:r>
        <w:rPr>
          <w:sz w:val="24"/>
          <w:szCs w:val="24"/>
        </w:rPr>
        <w:t>的输入空间异常庞大，此外，大量异构的数据造成</w:t>
      </w:r>
      <w:r>
        <w:rPr>
          <w:rFonts w:hint="eastAsia"/>
          <w:sz w:val="24"/>
          <w:szCs w:val="24"/>
        </w:rPr>
        <w:t>智能软件</w:t>
      </w:r>
      <w:r>
        <w:rPr>
          <w:sz w:val="24"/>
          <w:szCs w:val="24"/>
        </w:rPr>
        <w:t>数据预处理模块异常复杂。</w:t>
      </w:r>
    </w:p>
    <w:p w14:paraId="628F7D53" w14:textId="54A8AB3C" w:rsidR="00E846E6" w:rsidRDefault="005F2C71">
      <w:pPr>
        <w:snapToGrid w:val="0"/>
        <w:spacing w:beforeLines="10" w:before="31" w:afterLines="10" w:after="31" w:line="360" w:lineRule="auto"/>
        <w:ind w:left="6"/>
        <w:rPr>
          <w:sz w:val="24"/>
          <w:szCs w:val="24"/>
        </w:rPr>
      </w:pPr>
      <w:r>
        <w:rPr>
          <w:rFonts w:hint="eastAsia"/>
          <w:b/>
          <w:sz w:val="24"/>
          <w:szCs w:val="24"/>
        </w:rPr>
        <w:t>（</w:t>
      </w:r>
      <w:r>
        <w:rPr>
          <w:rFonts w:hint="eastAsia"/>
          <w:b/>
          <w:sz w:val="24"/>
          <w:szCs w:val="24"/>
        </w:rPr>
        <w:t>3</w:t>
      </w:r>
      <w:r>
        <w:rPr>
          <w:rFonts w:hint="eastAsia"/>
          <w:b/>
          <w:sz w:val="24"/>
          <w:szCs w:val="24"/>
        </w:rPr>
        <w:t>）</w:t>
      </w:r>
      <w:ins w:id="535" w:author="付 安" w:date="2019-02-20T16:49:00Z">
        <w:r w:rsidR="00E479A6" w:rsidRPr="00E479A6">
          <w:rPr>
            <w:rFonts w:hint="eastAsia"/>
            <w:b/>
            <w:sz w:val="24"/>
            <w:szCs w:val="24"/>
          </w:rPr>
          <w:t>信息处理的</w:t>
        </w:r>
        <w:proofErr w:type="gramStart"/>
        <w:r w:rsidR="00E479A6" w:rsidRPr="00E479A6">
          <w:rPr>
            <w:rFonts w:hint="eastAsia"/>
            <w:b/>
            <w:sz w:val="24"/>
            <w:szCs w:val="24"/>
          </w:rPr>
          <w:t>层级化</w:t>
        </w:r>
      </w:ins>
      <w:proofErr w:type="gramEnd"/>
      <w:del w:id="536" w:author="付 安" w:date="2019-02-20T16:49:00Z">
        <w:r w:rsidDel="00E479A6">
          <w:rPr>
            <w:rFonts w:hint="eastAsia"/>
            <w:b/>
            <w:sz w:val="24"/>
            <w:szCs w:val="24"/>
          </w:rPr>
          <w:delText>在数据处理方面</w:delText>
        </w:r>
      </w:del>
      <w:r>
        <w:rPr>
          <w:rFonts w:hint="eastAsia"/>
          <w:b/>
          <w:sz w:val="24"/>
          <w:szCs w:val="24"/>
        </w:rPr>
        <w:t>：</w:t>
      </w:r>
      <w:r>
        <w:rPr>
          <w:rFonts w:hint="eastAsia"/>
          <w:sz w:val="24"/>
          <w:szCs w:val="24"/>
        </w:rPr>
        <w:t>智能软件</w:t>
      </w:r>
      <w:r>
        <w:rPr>
          <w:sz w:val="24"/>
          <w:szCs w:val="24"/>
        </w:rPr>
        <w:t>首先采集数据，并对采集的数据进行预处理，得到符合决策模块输入类型的规则数据，然后将规则数据输入决策模块，并得到</w:t>
      </w:r>
      <w:r>
        <w:rPr>
          <w:rFonts w:hint="eastAsia"/>
          <w:sz w:val="24"/>
          <w:szCs w:val="24"/>
        </w:rPr>
        <w:t>智能软件</w:t>
      </w:r>
      <w:r>
        <w:rPr>
          <w:sz w:val="24"/>
          <w:szCs w:val="24"/>
        </w:rPr>
        <w:t>的输出。</w:t>
      </w:r>
      <w:r>
        <w:rPr>
          <w:rFonts w:hint="eastAsia"/>
          <w:sz w:val="24"/>
          <w:szCs w:val="24"/>
        </w:rPr>
        <w:t>智能软件</w:t>
      </w:r>
      <w:r>
        <w:rPr>
          <w:sz w:val="24"/>
          <w:szCs w:val="24"/>
        </w:rPr>
        <w:t>多层次的数据处理过程导致数据出错的可能性增加。</w:t>
      </w:r>
    </w:p>
    <w:p w14:paraId="35C7C1D4" w14:textId="26B2664A" w:rsidR="00E846E6" w:rsidRDefault="005F2C71">
      <w:pPr>
        <w:snapToGrid w:val="0"/>
        <w:spacing w:beforeLines="10" w:before="31" w:afterLines="10" w:after="31" w:line="360" w:lineRule="auto"/>
        <w:ind w:left="6"/>
        <w:rPr>
          <w:sz w:val="24"/>
          <w:szCs w:val="24"/>
        </w:rPr>
      </w:pPr>
      <w:r>
        <w:rPr>
          <w:rFonts w:hint="eastAsia"/>
          <w:b/>
          <w:sz w:val="24"/>
          <w:szCs w:val="24"/>
        </w:rPr>
        <w:t>（</w:t>
      </w:r>
      <w:r>
        <w:rPr>
          <w:rFonts w:hint="eastAsia"/>
          <w:b/>
          <w:sz w:val="24"/>
          <w:szCs w:val="24"/>
        </w:rPr>
        <w:t>4</w:t>
      </w:r>
      <w:r>
        <w:rPr>
          <w:rFonts w:hint="eastAsia"/>
          <w:b/>
          <w:sz w:val="24"/>
          <w:szCs w:val="24"/>
        </w:rPr>
        <w:t>）</w:t>
      </w:r>
      <w:ins w:id="537" w:author="付 安" w:date="2019-02-20T16:49:00Z">
        <w:r w:rsidR="00E479A6" w:rsidRPr="00E479A6">
          <w:rPr>
            <w:rFonts w:hint="eastAsia"/>
            <w:b/>
            <w:sz w:val="24"/>
            <w:szCs w:val="24"/>
          </w:rPr>
          <w:t>逻辑获取的未知化</w:t>
        </w:r>
      </w:ins>
      <w:del w:id="538" w:author="付 安" w:date="2019-02-20T16:49:00Z">
        <w:r w:rsidDel="00E479A6">
          <w:rPr>
            <w:rFonts w:hint="eastAsia"/>
            <w:b/>
            <w:sz w:val="24"/>
            <w:szCs w:val="24"/>
          </w:rPr>
          <w:delText>在获得决策逻辑方面</w:delText>
        </w:r>
      </w:del>
      <w:r>
        <w:rPr>
          <w:rFonts w:hint="eastAsia"/>
          <w:b/>
          <w:sz w:val="24"/>
          <w:szCs w:val="24"/>
        </w:rPr>
        <w:t>：</w:t>
      </w:r>
      <w:r>
        <w:rPr>
          <w:rFonts w:hint="eastAsia"/>
          <w:sz w:val="24"/>
          <w:szCs w:val="24"/>
        </w:rPr>
        <w:t>智能软件</w:t>
      </w:r>
      <w:r>
        <w:rPr>
          <w:sz w:val="24"/>
          <w:szCs w:val="24"/>
        </w:rPr>
        <w:t>的决策模块通常由程序开发人员利用高级语言（</w:t>
      </w:r>
      <w:r>
        <w:rPr>
          <w:sz w:val="24"/>
          <w:szCs w:val="24"/>
        </w:rPr>
        <w:t>Java</w:t>
      </w:r>
      <w:r>
        <w:rPr>
          <w:sz w:val="24"/>
          <w:szCs w:val="24"/>
        </w:rPr>
        <w:t>、</w:t>
      </w:r>
      <w:r>
        <w:rPr>
          <w:sz w:val="24"/>
          <w:szCs w:val="24"/>
        </w:rPr>
        <w:t>Python</w:t>
      </w:r>
      <w:r>
        <w:rPr>
          <w:sz w:val="24"/>
          <w:szCs w:val="24"/>
        </w:rPr>
        <w:t>等）实现，但是决策的逻辑从数据中习得，而不是开发人员指定。这种</w:t>
      </w:r>
      <w:r>
        <w:rPr>
          <w:sz w:val="24"/>
          <w:szCs w:val="24"/>
        </w:rPr>
        <w:t>“</w:t>
      </w:r>
      <w:r>
        <w:rPr>
          <w:sz w:val="24"/>
          <w:szCs w:val="24"/>
        </w:rPr>
        <w:t>在代码上堆代码</w:t>
      </w:r>
      <w:r>
        <w:rPr>
          <w:sz w:val="24"/>
          <w:szCs w:val="24"/>
        </w:rPr>
        <w:t>”</w:t>
      </w:r>
      <w:r>
        <w:rPr>
          <w:sz w:val="24"/>
          <w:szCs w:val="24"/>
        </w:rPr>
        <w:t>的方式让系统开发人员以及测试人员难以理解。</w:t>
      </w:r>
    </w:p>
    <w:p w14:paraId="4B63B257" w14:textId="3EE04AB1" w:rsidR="00E846E6" w:rsidRDefault="005F2C71">
      <w:pPr>
        <w:snapToGrid w:val="0"/>
        <w:spacing w:beforeLines="10" w:before="31" w:afterLines="10" w:after="31" w:line="360" w:lineRule="auto"/>
        <w:ind w:left="6"/>
        <w:rPr>
          <w:sz w:val="24"/>
          <w:szCs w:val="24"/>
        </w:rPr>
      </w:pPr>
      <w:r>
        <w:rPr>
          <w:rFonts w:hint="eastAsia"/>
          <w:b/>
          <w:sz w:val="24"/>
          <w:szCs w:val="24"/>
        </w:rPr>
        <w:t>（</w:t>
      </w:r>
      <w:r>
        <w:rPr>
          <w:rFonts w:hint="eastAsia"/>
          <w:b/>
          <w:sz w:val="24"/>
          <w:szCs w:val="24"/>
        </w:rPr>
        <w:t>5</w:t>
      </w:r>
      <w:r>
        <w:rPr>
          <w:rFonts w:hint="eastAsia"/>
          <w:b/>
          <w:sz w:val="24"/>
          <w:szCs w:val="24"/>
        </w:rPr>
        <w:t>）</w:t>
      </w:r>
      <w:ins w:id="539" w:author="付 安" w:date="2019-02-20T16:49:00Z">
        <w:r w:rsidR="00E479A6" w:rsidRPr="00E479A6">
          <w:rPr>
            <w:rFonts w:hint="eastAsia"/>
            <w:b/>
            <w:sz w:val="24"/>
            <w:szCs w:val="24"/>
          </w:rPr>
          <w:t>结果验证的困难化</w:t>
        </w:r>
      </w:ins>
      <w:del w:id="540" w:author="付 安" w:date="2019-02-20T16:49:00Z">
        <w:r w:rsidDel="00E479A6">
          <w:rPr>
            <w:rFonts w:hint="eastAsia"/>
            <w:b/>
            <w:sz w:val="24"/>
            <w:szCs w:val="24"/>
          </w:rPr>
          <w:delText>在验证测试结果方面</w:delText>
        </w:r>
      </w:del>
      <w:r>
        <w:rPr>
          <w:rFonts w:hint="eastAsia"/>
          <w:b/>
          <w:sz w:val="24"/>
          <w:szCs w:val="24"/>
        </w:rPr>
        <w:t>：</w:t>
      </w:r>
      <w:r>
        <w:rPr>
          <w:rFonts w:hint="eastAsia"/>
          <w:sz w:val="24"/>
          <w:szCs w:val="24"/>
        </w:rPr>
        <w:t>智能软件</w:t>
      </w:r>
      <w:r>
        <w:rPr>
          <w:sz w:val="24"/>
          <w:szCs w:val="24"/>
        </w:rPr>
        <w:t>多源化的输入、难以理解的内部逻辑以及所处场景的多样性使得测试人员判断系统行为耗时、耗力。</w:t>
      </w:r>
    </w:p>
    <w:p w14:paraId="4ABD82A8" w14:textId="55EDA41E" w:rsidR="00E846E6" w:rsidRDefault="005F2C71">
      <w:pPr>
        <w:snapToGrid w:val="0"/>
        <w:spacing w:beforeLines="10" w:before="31" w:afterLines="10" w:after="31" w:line="360" w:lineRule="auto"/>
        <w:ind w:left="6"/>
        <w:rPr>
          <w:sz w:val="24"/>
          <w:szCs w:val="24"/>
        </w:rPr>
      </w:pPr>
      <w:r>
        <w:rPr>
          <w:rFonts w:hint="eastAsia"/>
          <w:b/>
          <w:sz w:val="24"/>
          <w:szCs w:val="24"/>
        </w:rPr>
        <w:t>（</w:t>
      </w:r>
      <w:r>
        <w:rPr>
          <w:rFonts w:hint="eastAsia"/>
          <w:b/>
          <w:sz w:val="24"/>
          <w:szCs w:val="24"/>
        </w:rPr>
        <w:t>6</w:t>
      </w:r>
      <w:r>
        <w:rPr>
          <w:rFonts w:hint="eastAsia"/>
          <w:b/>
          <w:sz w:val="24"/>
          <w:szCs w:val="24"/>
        </w:rPr>
        <w:t>）</w:t>
      </w:r>
      <w:ins w:id="541" w:author="付 安" w:date="2019-02-20T16:49:00Z">
        <w:r w:rsidR="00E479A6" w:rsidRPr="00E479A6">
          <w:rPr>
            <w:rFonts w:hint="eastAsia"/>
            <w:b/>
            <w:sz w:val="24"/>
            <w:szCs w:val="24"/>
          </w:rPr>
          <w:t>智慧集成的群体化</w:t>
        </w:r>
      </w:ins>
      <w:del w:id="542" w:author="付 安" w:date="2019-02-20T16:49:00Z">
        <w:r w:rsidDel="00E479A6">
          <w:rPr>
            <w:rFonts w:hint="eastAsia"/>
            <w:b/>
            <w:sz w:val="24"/>
            <w:szCs w:val="24"/>
          </w:rPr>
          <w:delText>在集成群体智慧方面</w:delText>
        </w:r>
      </w:del>
      <w:r>
        <w:rPr>
          <w:rFonts w:hint="eastAsia"/>
          <w:b/>
          <w:sz w:val="24"/>
          <w:szCs w:val="24"/>
        </w:rPr>
        <w:t>：</w:t>
      </w:r>
      <w:r>
        <w:rPr>
          <w:rFonts w:hint="eastAsia"/>
          <w:sz w:val="24"/>
          <w:szCs w:val="24"/>
        </w:rPr>
        <w:t>智能软件</w:t>
      </w:r>
      <w:r>
        <w:rPr>
          <w:sz w:val="24"/>
          <w:szCs w:val="24"/>
        </w:rPr>
        <w:t>可依托互联网或大数据无缝整合多种智能，形成群体智慧</w:t>
      </w:r>
      <w:r>
        <w:rPr>
          <w:rFonts w:hint="eastAsia"/>
          <w:sz w:val="24"/>
          <w:szCs w:val="24"/>
        </w:rPr>
        <w:t>，</w:t>
      </w:r>
      <w:r>
        <w:rPr>
          <w:sz w:val="24"/>
          <w:szCs w:val="24"/>
        </w:rPr>
        <w:t>而传统软件系统</w:t>
      </w:r>
      <w:r>
        <w:rPr>
          <w:rFonts w:hint="eastAsia"/>
          <w:sz w:val="24"/>
          <w:szCs w:val="24"/>
        </w:rPr>
        <w:t>更加聚焦于个体</w:t>
      </w:r>
      <w:r>
        <w:rPr>
          <w:sz w:val="24"/>
          <w:szCs w:val="24"/>
        </w:rPr>
        <w:t>的智能。</w:t>
      </w:r>
    </w:p>
    <w:p w14:paraId="634A32B5" w14:textId="77777777" w:rsidR="00CD13E0" w:rsidRPr="00CD13E0" w:rsidRDefault="00CD13E0" w:rsidP="00CD13E0">
      <w:pPr>
        <w:pStyle w:val="4"/>
        <w:rPr>
          <w:szCs w:val="24"/>
        </w:rPr>
      </w:pPr>
      <w:r>
        <w:rPr>
          <w:rFonts w:hint="eastAsia"/>
        </w:rPr>
        <w:t>1.3.</w:t>
      </w:r>
      <w:r w:rsidR="00B60B62">
        <w:t>2</w:t>
      </w:r>
      <w:r>
        <w:rPr>
          <w:rFonts w:hint="eastAsia"/>
        </w:rPr>
        <w:t>智能软件系统测试存在的问题</w:t>
      </w:r>
    </w:p>
    <w:p w14:paraId="30883521" w14:textId="77777777" w:rsidR="00E846E6" w:rsidRDefault="005F2C71">
      <w:pPr>
        <w:snapToGrid w:val="0"/>
        <w:spacing w:line="360" w:lineRule="auto"/>
        <w:ind w:firstLine="420"/>
        <w:rPr>
          <w:b/>
          <w:sz w:val="24"/>
          <w:szCs w:val="24"/>
        </w:rPr>
      </w:pPr>
      <w:r>
        <w:rPr>
          <w:sz w:val="24"/>
          <w:szCs w:val="24"/>
        </w:rPr>
        <w:t>由于上述新特点，</w:t>
      </w:r>
      <w:r>
        <w:rPr>
          <w:rFonts w:hint="eastAsia"/>
          <w:b/>
          <w:bCs/>
          <w:sz w:val="24"/>
          <w:szCs w:val="24"/>
        </w:rPr>
        <w:t>智能软件</w:t>
      </w:r>
      <w:r>
        <w:rPr>
          <w:b/>
          <w:sz w:val="24"/>
          <w:szCs w:val="24"/>
        </w:rPr>
        <w:t>的测试面临诸多新的问题与挑战，具体来说：</w:t>
      </w:r>
    </w:p>
    <w:p w14:paraId="746AF1A0" w14:textId="77777777" w:rsidR="00E846E6" w:rsidRDefault="005F2C71">
      <w:pPr>
        <w:snapToGrid w:val="0"/>
        <w:spacing w:line="360" w:lineRule="auto"/>
        <w:ind w:left="6"/>
        <w:rPr>
          <w:sz w:val="24"/>
          <w:szCs w:val="24"/>
        </w:rPr>
      </w:pPr>
      <w:r>
        <w:rPr>
          <w:rFonts w:hint="eastAsia"/>
          <w:b/>
          <w:sz w:val="24"/>
          <w:szCs w:val="24"/>
        </w:rPr>
        <w:t>（</w:t>
      </w:r>
      <w:r>
        <w:rPr>
          <w:rFonts w:hint="eastAsia"/>
          <w:b/>
          <w:sz w:val="24"/>
          <w:szCs w:val="24"/>
        </w:rPr>
        <w:t>1</w:t>
      </w:r>
      <w:r>
        <w:rPr>
          <w:rFonts w:hint="eastAsia"/>
          <w:b/>
          <w:sz w:val="24"/>
          <w:szCs w:val="24"/>
        </w:rPr>
        <w:t>）智能软件</w:t>
      </w:r>
      <w:r>
        <w:rPr>
          <w:b/>
          <w:sz w:val="24"/>
          <w:szCs w:val="24"/>
        </w:rPr>
        <w:t>的测试任务难以准确描述</w:t>
      </w:r>
      <w:r>
        <w:rPr>
          <w:sz w:val="24"/>
          <w:szCs w:val="24"/>
        </w:rPr>
        <w:t>：传统软件系统的运行时功能依据明确定义的规格说明实现，因此，软件测试人员可以根据规格说明清晰且准确地了解与描述系统的待测功能，并以此制定测试计划与任务。然而，</w:t>
      </w:r>
      <w:r>
        <w:rPr>
          <w:rFonts w:hint="eastAsia"/>
          <w:sz w:val="24"/>
          <w:szCs w:val="24"/>
        </w:rPr>
        <w:t>智能软件</w:t>
      </w:r>
      <w:r>
        <w:rPr>
          <w:sz w:val="24"/>
          <w:szCs w:val="24"/>
        </w:rPr>
        <w:t>具有认知、</w:t>
      </w:r>
      <w:r>
        <w:rPr>
          <w:sz w:val="24"/>
          <w:szCs w:val="24"/>
        </w:rPr>
        <w:lastRenderedPageBreak/>
        <w:t>学习、推理的能力，其功能随着应用场景与任务的变化、认知范围的增加和学习内容的改变而发生</w:t>
      </w:r>
      <w:proofErr w:type="gramStart"/>
      <w:r>
        <w:rPr>
          <w:sz w:val="24"/>
          <w:szCs w:val="24"/>
        </w:rPr>
        <w:t>变化与</w:t>
      </w:r>
      <w:r>
        <w:rPr>
          <w:rFonts w:hint="eastAsia"/>
          <w:sz w:val="24"/>
          <w:szCs w:val="24"/>
        </w:rPr>
        <w:t>衍进</w:t>
      </w:r>
      <w:proofErr w:type="gramEnd"/>
      <w:r>
        <w:rPr>
          <w:rFonts w:hint="eastAsia"/>
          <w:sz w:val="24"/>
          <w:szCs w:val="24"/>
        </w:rPr>
        <w:t>，</w:t>
      </w:r>
      <w:r>
        <w:rPr>
          <w:sz w:val="24"/>
          <w:szCs w:val="24"/>
        </w:rPr>
        <w:t>难以预测</w:t>
      </w:r>
      <w:r>
        <w:rPr>
          <w:rFonts w:hint="eastAsia"/>
          <w:sz w:val="24"/>
          <w:szCs w:val="24"/>
        </w:rPr>
        <w:t>且</w:t>
      </w:r>
      <w:r>
        <w:rPr>
          <w:sz w:val="24"/>
          <w:szCs w:val="24"/>
        </w:rPr>
        <w:t>呈现出智能性。这些问题导致软件测试人员难以清晰而准确</w:t>
      </w:r>
      <w:r>
        <w:rPr>
          <w:rFonts w:hint="eastAsia"/>
          <w:sz w:val="24"/>
          <w:szCs w:val="24"/>
        </w:rPr>
        <w:t>地</w:t>
      </w:r>
      <w:r>
        <w:rPr>
          <w:sz w:val="24"/>
          <w:szCs w:val="24"/>
        </w:rPr>
        <w:t>了解与描述其待测功能。在此情况下，软件测试人员难以对</w:t>
      </w:r>
      <w:r>
        <w:rPr>
          <w:rFonts w:hint="eastAsia"/>
          <w:sz w:val="24"/>
          <w:szCs w:val="24"/>
        </w:rPr>
        <w:t>智能软件制定</w:t>
      </w:r>
      <w:r>
        <w:rPr>
          <w:sz w:val="24"/>
          <w:szCs w:val="24"/>
        </w:rPr>
        <w:t>测试任务，从而难以实施有组织有目标的软件测试。</w:t>
      </w:r>
    </w:p>
    <w:p w14:paraId="45C481A2" w14:textId="77777777" w:rsidR="00E846E6" w:rsidRDefault="005F2C71">
      <w:pPr>
        <w:snapToGrid w:val="0"/>
        <w:spacing w:line="360" w:lineRule="auto"/>
        <w:rPr>
          <w:sz w:val="24"/>
          <w:szCs w:val="24"/>
        </w:rPr>
      </w:pPr>
      <w:r>
        <w:rPr>
          <w:rFonts w:hint="eastAsia"/>
          <w:b/>
          <w:sz w:val="24"/>
          <w:szCs w:val="24"/>
        </w:rPr>
        <w:t>（</w:t>
      </w:r>
      <w:r>
        <w:rPr>
          <w:rFonts w:hint="eastAsia"/>
          <w:b/>
          <w:sz w:val="24"/>
          <w:szCs w:val="24"/>
        </w:rPr>
        <w:t>2</w:t>
      </w:r>
      <w:r>
        <w:rPr>
          <w:rFonts w:hint="eastAsia"/>
          <w:b/>
          <w:sz w:val="24"/>
          <w:szCs w:val="24"/>
        </w:rPr>
        <w:t>）智能软件</w:t>
      </w:r>
      <w:r>
        <w:rPr>
          <w:b/>
          <w:sz w:val="24"/>
          <w:szCs w:val="24"/>
        </w:rPr>
        <w:t>的模拟测试平台难以搭建：</w:t>
      </w:r>
      <w:r>
        <w:rPr>
          <w:rFonts w:hint="eastAsia"/>
          <w:sz w:val="24"/>
          <w:szCs w:val="24"/>
        </w:rPr>
        <w:t>智能软件</w:t>
      </w:r>
      <w:r>
        <w:rPr>
          <w:sz w:val="24"/>
          <w:szCs w:val="24"/>
        </w:rPr>
        <w:t>通常与外界环境存在密切的交互，所以</w:t>
      </w:r>
      <w:r>
        <w:rPr>
          <w:rFonts w:hint="eastAsia"/>
          <w:sz w:val="24"/>
          <w:szCs w:val="24"/>
        </w:rPr>
        <w:t>智能软件</w:t>
      </w:r>
      <w:r>
        <w:rPr>
          <w:sz w:val="24"/>
          <w:szCs w:val="24"/>
        </w:rPr>
        <w:t>的测试无可避免地涉及到与环境的交互。然而，在真实环境中测试</w:t>
      </w:r>
      <w:r>
        <w:rPr>
          <w:rFonts w:hint="eastAsia"/>
          <w:sz w:val="24"/>
          <w:szCs w:val="24"/>
        </w:rPr>
        <w:t>智能软件</w:t>
      </w:r>
      <w:r>
        <w:rPr>
          <w:sz w:val="24"/>
          <w:szCs w:val="24"/>
        </w:rPr>
        <w:t>将产生高昂且难以负担的成本。一个较好的解决方案是搭建</w:t>
      </w:r>
      <w:r>
        <w:rPr>
          <w:rFonts w:hint="eastAsia"/>
          <w:sz w:val="24"/>
          <w:szCs w:val="24"/>
        </w:rPr>
        <w:t>智能软件</w:t>
      </w:r>
      <w:r>
        <w:rPr>
          <w:sz w:val="24"/>
          <w:szCs w:val="24"/>
        </w:rPr>
        <w:t>的模拟环境测试平台。如何让模拟测试平台接近</w:t>
      </w:r>
      <w:r>
        <w:rPr>
          <w:rFonts w:hint="eastAsia"/>
          <w:sz w:val="24"/>
          <w:szCs w:val="24"/>
        </w:rPr>
        <w:t>智能软件</w:t>
      </w:r>
      <w:r>
        <w:rPr>
          <w:sz w:val="24"/>
          <w:szCs w:val="24"/>
        </w:rPr>
        <w:t>的真实应用场景是一个重要的问题。通常，模拟测试平台需要模拟三大类事物，包括人、人造事物、自然事物。</w:t>
      </w:r>
      <w:r>
        <w:rPr>
          <w:sz w:val="24"/>
          <w:szCs w:val="24"/>
        </w:rPr>
        <w:t xml:space="preserve"> </w:t>
      </w:r>
      <w:r>
        <w:rPr>
          <w:sz w:val="24"/>
          <w:szCs w:val="24"/>
        </w:rPr>
        <w:t>模拟人与自然事物存在诸多困难，其原因是人类在不同场景下的行为是不确定的，很多自然事物的规律及内在机制至今仍未研究透彻。因此，搭建</w:t>
      </w:r>
      <w:r>
        <w:rPr>
          <w:rFonts w:hint="eastAsia"/>
          <w:sz w:val="24"/>
          <w:szCs w:val="24"/>
        </w:rPr>
        <w:t>智能软件</w:t>
      </w:r>
      <w:r>
        <w:rPr>
          <w:sz w:val="24"/>
          <w:szCs w:val="24"/>
        </w:rPr>
        <w:t>的模拟测试平台存在诸多困难。</w:t>
      </w:r>
    </w:p>
    <w:p w14:paraId="1EADFD18" w14:textId="77777777" w:rsidR="00E846E6" w:rsidRDefault="005F2C71">
      <w:pPr>
        <w:snapToGrid w:val="0"/>
        <w:spacing w:line="360" w:lineRule="auto"/>
        <w:ind w:left="6"/>
        <w:rPr>
          <w:sz w:val="24"/>
          <w:szCs w:val="24"/>
        </w:rPr>
      </w:pPr>
      <w:r>
        <w:rPr>
          <w:rFonts w:hint="eastAsia"/>
          <w:b/>
          <w:sz w:val="24"/>
          <w:szCs w:val="24"/>
        </w:rPr>
        <w:t>（</w:t>
      </w:r>
      <w:r>
        <w:rPr>
          <w:rFonts w:hint="eastAsia"/>
          <w:b/>
          <w:sz w:val="24"/>
          <w:szCs w:val="24"/>
        </w:rPr>
        <w:t>3</w:t>
      </w:r>
      <w:r>
        <w:rPr>
          <w:rFonts w:hint="eastAsia"/>
          <w:b/>
          <w:sz w:val="24"/>
          <w:szCs w:val="24"/>
        </w:rPr>
        <w:t>）测试用例的可靠性与科学性难以验证：</w:t>
      </w:r>
      <w:r>
        <w:rPr>
          <w:rFonts w:hint="eastAsia"/>
          <w:sz w:val="24"/>
          <w:szCs w:val="24"/>
        </w:rPr>
        <w:t>智能软件</w:t>
      </w:r>
      <w:r>
        <w:rPr>
          <w:sz w:val="24"/>
          <w:szCs w:val="24"/>
        </w:rPr>
        <w:t>的测试数据可能不准确并且基于学习的</w:t>
      </w:r>
      <w:r>
        <w:rPr>
          <w:rFonts w:hint="eastAsia"/>
          <w:sz w:val="24"/>
          <w:szCs w:val="24"/>
        </w:rPr>
        <w:t>智能软件</w:t>
      </w:r>
      <w:r>
        <w:rPr>
          <w:sz w:val="24"/>
          <w:szCs w:val="24"/>
        </w:rPr>
        <w:t>的学习模型经常出现过拟合的现象，出现不正确或者不被期待的行为。</w:t>
      </w:r>
      <w:r>
        <w:rPr>
          <w:rFonts w:hint="eastAsia"/>
          <w:sz w:val="24"/>
          <w:szCs w:val="24"/>
        </w:rPr>
        <w:t>其次，智能软件系统的模块交互复杂，输入空间巨大，也有可能存在一些约束关系，测试用例的能否正常执行尚且认识不足，所以按照软件测试生成算法生成的测试用例很有可能难以执行。因此，保证测试用例的科学性需要考虑。</w:t>
      </w:r>
    </w:p>
    <w:p w14:paraId="13D34203" w14:textId="2A41F589" w:rsidR="00E846E6" w:rsidRDefault="005F2C71">
      <w:pPr>
        <w:snapToGrid w:val="0"/>
        <w:spacing w:line="360" w:lineRule="auto"/>
        <w:ind w:left="6"/>
        <w:rPr>
          <w:sz w:val="24"/>
          <w:szCs w:val="24"/>
        </w:rPr>
      </w:pPr>
      <w:r>
        <w:rPr>
          <w:rFonts w:hint="eastAsia"/>
          <w:b/>
          <w:bCs/>
          <w:sz w:val="24"/>
          <w:szCs w:val="24"/>
        </w:rPr>
        <w:t>（</w:t>
      </w:r>
      <w:r>
        <w:rPr>
          <w:rFonts w:hint="eastAsia"/>
          <w:b/>
          <w:bCs/>
          <w:sz w:val="24"/>
          <w:szCs w:val="24"/>
        </w:rPr>
        <w:t>4</w:t>
      </w:r>
      <w:r>
        <w:rPr>
          <w:rFonts w:hint="eastAsia"/>
          <w:b/>
          <w:bCs/>
          <w:sz w:val="24"/>
          <w:szCs w:val="24"/>
        </w:rPr>
        <w:t>）</w:t>
      </w:r>
      <w:commentRangeStart w:id="543"/>
      <w:r>
        <w:rPr>
          <w:rFonts w:hint="eastAsia"/>
          <w:b/>
          <w:bCs/>
          <w:sz w:val="24"/>
          <w:szCs w:val="24"/>
        </w:rPr>
        <w:t>测试</w:t>
      </w:r>
      <w:ins w:id="544" w:author="付 安" w:date="2019-02-20T16:49:00Z">
        <w:r w:rsidR="00675524">
          <w:rPr>
            <w:rFonts w:hint="eastAsia"/>
            <w:b/>
            <w:bCs/>
            <w:sz w:val="24"/>
            <w:szCs w:val="24"/>
          </w:rPr>
          <w:t>结果</w:t>
        </w:r>
      </w:ins>
      <w:ins w:id="545" w:author="付 安" w:date="2019-02-20T16:50:00Z">
        <w:r w:rsidR="00515374">
          <w:rPr>
            <w:rFonts w:hint="eastAsia"/>
            <w:b/>
            <w:bCs/>
            <w:sz w:val="24"/>
            <w:szCs w:val="24"/>
          </w:rPr>
          <w:t>难以</w:t>
        </w:r>
      </w:ins>
      <w:r>
        <w:rPr>
          <w:rFonts w:hint="eastAsia"/>
          <w:b/>
          <w:bCs/>
          <w:sz w:val="24"/>
          <w:szCs w:val="24"/>
        </w:rPr>
        <w:t>判定</w:t>
      </w:r>
      <w:del w:id="546" w:author="付 安" w:date="2019-02-20T16:50:00Z">
        <w:r w:rsidDel="00515374">
          <w:rPr>
            <w:rFonts w:hint="eastAsia"/>
            <w:b/>
            <w:bCs/>
            <w:sz w:val="24"/>
            <w:szCs w:val="24"/>
          </w:rPr>
          <w:delText>的困难</w:delText>
        </w:r>
      </w:del>
      <w:commentRangeEnd w:id="543"/>
      <w:r w:rsidR="00515374">
        <w:rPr>
          <w:rStyle w:val="af0"/>
        </w:rPr>
        <w:commentReference w:id="543"/>
      </w:r>
      <w:r>
        <w:rPr>
          <w:rFonts w:hint="eastAsia"/>
          <w:b/>
          <w:bCs/>
          <w:sz w:val="24"/>
          <w:szCs w:val="24"/>
        </w:rPr>
        <w:t>：</w:t>
      </w:r>
      <w:r>
        <w:rPr>
          <w:sz w:val="24"/>
          <w:szCs w:val="24"/>
        </w:rPr>
        <w:t>目前主要的判定有两种：（</w:t>
      </w:r>
      <w:r>
        <w:rPr>
          <w:sz w:val="24"/>
          <w:szCs w:val="24"/>
        </w:rPr>
        <w:t>a</w:t>
      </w:r>
      <w:r>
        <w:rPr>
          <w:sz w:val="24"/>
          <w:szCs w:val="24"/>
        </w:rPr>
        <w:t>）将系统的行为与执行数据对应的标签对比；（</w:t>
      </w:r>
      <w:r>
        <w:rPr>
          <w:sz w:val="24"/>
          <w:szCs w:val="24"/>
        </w:rPr>
        <w:t>b</w:t>
      </w:r>
      <w:r>
        <w:rPr>
          <w:sz w:val="24"/>
          <w:szCs w:val="24"/>
        </w:rPr>
        <w:t>）测试人员判断。这两种方式都需要人工参与，然而在长时间的工作下，资深测试工程师的准确性也不能得到保证。</w:t>
      </w:r>
      <w:r>
        <w:rPr>
          <w:rFonts w:hint="eastAsia"/>
          <w:sz w:val="24"/>
          <w:szCs w:val="24"/>
        </w:rPr>
        <w:t>对于智能软件而言，系统的可靠性往往较高，所以通常不会出现软件崩溃等执行结果，更多的可能是与预期结果相比微小的执行差异，包括色彩、音频、数据等，如果单纯依靠测试人员进行主观判断，那么工作量巨大的同时，精确度也很难保证，所以对于智能软件系统的测试执行判定，我们需要开发出更加智能化的判定方式。</w:t>
      </w:r>
    </w:p>
    <w:p w14:paraId="2A981AB9" w14:textId="798AFBEC" w:rsidR="00E846E6" w:rsidRDefault="005F2C71">
      <w:pPr>
        <w:snapToGrid w:val="0"/>
        <w:spacing w:line="360" w:lineRule="auto"/>
        <w:ind w:left="6"/>
        <w:rPr>
          <w:sz w:val="24"/>
          <w:szCs w:val="24"/>
        </w:rPr>
      </w:pPr>
      <w:r>
        <w:rPr>
          <w:rFonts w:hint="eastAsia"/>
          <w:b/>
          <w:sz w:val="24"/>
          <w:szCs w:val="24"/>
        </w:rPr>
        <w:t>（</w:t>
      </w:r>
      <w:r>
        <w:rPr>
          <w:rFonts w:hint="eastAsia"/>
          <w:b/>
          <w:sz w:val="24"/>
          <w:szCs w:val="24"/>
        </w:rPr>
        <w:t>5</w:t>
      </w:r>
      <w:r>
        <w:rPr>
          <w:rFonts w:hint="eastAsia"/>
          <w:b/>
          <w:sz w:val="24"/>
          <w:szCs w:val="24"/>
        </w:rPr>
        <w:t>）</w:t>
      </w:r>
      <w:r>
        <w:rPr>
          <w:b/>
          <w:sz w:val="24"/>
          <w:szCs w:val="24"/>
        </w:rPr>
        <w:t>测试充分性</w:t>
      </w:r>
      <w:del w:id="547" w:author="付 安" w:date="2019-02-20T16:51:00Z">
        <w:r w:rsidDel="001A6BED">
          <w:rPr>
            <w:b/>
            <w:sz w:val="24"/>
            <w:szCs w:val="24"/>
          </w:rPr>
          <w:delText>无法</w:delText>
        </w:r>
      </w:del>
      <w:ins w:id="548" w:author="付 安" w:date="2019-02-20T16:51:00Z">
        <w:r w:rsidR="001A6BED">
          <w:rPr>
            <w:rFonts w:hint="eastAsia"/>
            <w:b/>
            <w:sz w:val="24"/>
            <w:szCs w:val="24"/>
          </w:rPr>
          <w:t>难以</w:t>
        </w:r>
      </w:ins>
      <w:r>
        <w:rPr>
          <w:b/>
          <w:sz w:val="24"/>
          <w:szCs w:val="24"/>
        </w:rPr>
        <w:t>保证：</w:t>
      </w:r>
      <w:r>
        <w:rPr>
          <w:rFonts w:hint="eastAsia"/>
          <w:sz w:val="24"/>
          <w:szCs w:val="24"/>
        </w:rPr>
        <w:t>智能软件</w:t>
      </w:r>
      <w:r>
        <w:rPr>
          <w:sz w:val="24"/>
          <w:szCs w:val="24"/>
        </w:rPr>
        <w:t>的输入空间十分巨大，例如无人驾驶汽车通过各种传感器获取无数种可能的外界信息。目前的测试技术主要通过三种方式获得测试数据：</w:t>
      </w:r>
      <w:r>
        <w:rPr>
          <w:b/>
          <w:sz w:val="24"/>
          <w:szCs w:val="24"/>
        </w:rPr>
        <w:t>（</w:t>
      </w:r>
      <w:r>
        <w:rPr>
          <w:b/>
          <w:sz w:val="24"/>
          <w:szCs w:val="24"/>
        </w:rPr>
        <w:t>a</w:t>
      </w:r>
      <w:r>
        <w:rPr>
          <w:b/>
          <w:sz w:val="24"/>
          <w:szCs w:val="24"/>
        </w:rPr>
        <w:t>）随机生成测试用例：</w:t>
      </w:r>
      <w:r>
        <w:rPr>
          <w:sz w:val="24"/>
          <w:szCs w:val="24"/>
        </w:rPr>
        <w:t>随机地在测试用例集中挑选测试用例或者随机地生成测试数据具有简单、易用的特点。该方法被谷歌等世界著名公司使用来生成无人驾驶车的测试数据</w:t>
      </w:r>
      <w:r>
        <w:rPr>
          <w:sz w:val="24"/>
          <w:szCs w:val="24"/>
        </w:rPr>
        <w:t>[90-92]</w:t>
      </w:r>
      <w:r>
        <w:rPr>
          <w:sz w:val="24"/>
          <w:szCs w:val="24"/>
        </w:rPr>
        <w:t>。然而，随机的方式没有利用任何</w:t>
      </w:r>
      <w:r>
        <w:rPr>
          <w:sz w:val="24"/>
          <w:szCs w:val="24"/>
        </w:rPr>
        <w:lastRenderedPageBreak/>
        <w:t>系统内部信息以及测试过程信息，使得很多智能系统不正确的行为不能被发现</w:t>
      </w:r>
      <w:r>
        <w:rPr>
          <w:sz w:val="24"/>
          <w:szCs w:val="24"/>
        </w:rPr>
        <w:t>[93-94]</w:t>
      </w:r>
      <w:r>
        <w:rPr>
          <w:rFonts w:hint="eastAsia"/>
          <w:sz w:val="24"/>
          <w:szCs w:val="24"/>
        </w:rPr>
        <w:t>；</w:t>
      </w:r>
      <w:r>
        <w:rPr>
          <w:b/>
          <w:sz w:val="24"/>
          <w:szCs w:val="24"/>
        </w:rPr>
        <w:t>（</w:t>
      </w:r>
      <w:r>
        <w:rPr>
          <w:b/>
          <w:sz w:val="24"/>
          <w:szCs w:val="24"/>
        </w:rPr>
        <w:t>b</w:t>
      </w:r>
      <w:r>
        <w:rPr>
          <w:b/>
          <w:sz w:val="24"/>
          <w:szCs w:val="24"/>
        </w:rPr>
        <w:t>）人工生成测试用例：</w:t>
      </w:r>
      <w:r>
        <w:rPr>
          <w:sz w:val="24"/>
          <w:szCs w:val="24"/>
        </w:rPr>
        <w:t>该方式通过在普通测试数据的基础上做微小改动来得到新的测试数据</w:t>
      </w:r>
      <w:r>
        <w:rPr>
          <w:sz w:val="24"/>
          <w:szCs w:val="24"/>
        </w:rPr>
        <w:t>[95-96]</w:t>
      </w:r>
      <w:r>
        <w:rPr>
          <w:sz w:val="24"/>
          <w:szCs w:val="24"/>
        </w:rPr>
        <w:t>，然后测试人员判断每一个新测试数据对应的行为。这种方式成功地运用在多种</w:t>
      </w:r>
      <w:r>
        <w:rPr>
          <w:rFonts w:hint="eastAsia"/>
          <w:sz w:val="24"/>
          <w:szCs w:val="24"/>
        </w:rPr>
        <w:t>智能软件</w:t>
      </w:r>
      <w:r>
        <w:rPr>
          <w:sz w:val="24"/>
          <w:szCs w:val="24"/>
        </w:rPr>
        <w:t>中</w:t>
      </w:r>
      <w:r>
        <w:rPr>
          <w:sz w:val="24"/>
          <w:szCs w:val="24"/>
        </w:rPr>
        <w:t>[97-100]</w:t>
      </w:r>
      <w:r>
        <w:rPr>
          <w:sz w:val="24"/>
          <w:szCs w:val="24"/>
        </w:rPr>
        <w:t>。随机生成和人工生成测试用例的方式都没有考虑</w:t>
      </w:r>
      <w:r>
        <w:rPr>
          <w:rFonts w:hint="eastAsia"/>
          <w:sz w:val="24"/>
          <w:szCs w:val="24"/>
        </w:rPr>
        <w:t>智能软件</w:t>
      </w:r>
      <w:r>
        <w:rPr>
          <w:sz w:val="24"/>
          <w:szCs w:val="24"/>
        </w:rPr>
        <w:t>的内部结构，不能覆盖</w:t>
      </w:r>
      <w:r>
        <w:rPr>
          <w:rFonts w:hint="eastAsia"/>
          <w:sz w:val="24"/>
          <w:szCs w:val="24"/>
        </w:rPr>
        <w:t>智能软件</w:t>
      </w:r>
      <w:r>
        <w:rPr>
          <w:sz w:val="24"/>
          <w:szCs w:val="24"/>
        </w:rPr>
        <w:t>的大部分逻辑，导致了这些测试用例只能发现少量的系统异常行为。</w:t>
      </w:r>
      <w:r>
        <w:rPr>
          <w:sz w:val="24"/>
          <w:szCs w:val="24"/>
        </w:rPr>
        <w:t>Pei</w:t>
      </w:r>
      <w:r>
        <w:rPr>
          <w:sz w:val="24"/>
          <w:szCs w:val="24"/>
        </w:rPr>
        <w:t>等人通过经验研究发现：随机生成一个测试用例几乎能够覆盖无人驾驶车的所有代码，但是只激活了不到</w:t>
      </w:r>
      <w:r>
        <w:rPr>
          <w:sz w:val="24"/>
          <w:szCs w:val="24"/>
        </w:rPr>
        <w:t xml:space="preserve"> 10%</w:t>
      </w:r>
      <w:r>
        <w:rPr>
          <w:sz w:val="24"/>
          <w:szCs w:val="24"/>
        </w:rPr>
        <w:t>的神经元。基于上述观察，</w:t>
      </w:r>
      <w:r>
        <w:rPr>
          <w:sz w:val="24"/>
          <w:szCs w:val="24"/>
        </w:rPr>
        <w:t>Pei</w:t>
      </w:r>
      <w:r>
        <w:rPr>
          <w:sz w:val="24"/>
          <w:szCs w:val="24"/>
        </w:rPr>
        <w:t>等人提出了神经元覆盖指标，评估测试用例集激活的神经元数目</w:t>
      </w:r>
      <w:r>
        <w:rPr>
          <w:sz w:val="24"/>
          <w:szCs w:val="24"/>
        </w:rPr>
        <w:t>[94]</w:t>
      </w:r>
      <w:r>
        <w:rPr>
          <w:sz w:val="24"/>
          <w:szCs w:val="24"/>
        </w:rPr>
        <w:t>。</w:t>
      </w:r>
      <w:r>
        <w:rPr>
          <w:sz w:val="24"/>
          <w:szCs w:val="24"/>
        </w:rPr>
        <w:t>Tian</w:t>
      </w:r>
      <w:r>
        <w:rPr>
          <w:sz w:val="24"/>
          <w:szCs w:val="24"/>
        </w:rPr>
        <w:t>等人利用神经元覆盖指标，生成测试用例，激活智能系统大多数的神经元，并通过经验研究的方式验证该方法生成的测试用例集可以发现更多智能系统不正确的行为</w:t>
      </w:r>
      <w:r>
        <w:rPr>
          <w:rFonts w:hint="eastAsia"/>
          <w:sz w:val="24"/>
          <w:szCs w:val="24"/>
        </w:rPr>
        <w:t>；</w:t>
      </w:r>
      <w:r>
        <w:rPr>
          <w:b/>
          <w:sz w:val="24"/>
          <w:szCs w:val="24"/>
        </w:rPr>
        <w:t>（</w:t>
      </w:r>
      <w:r>
        <w:rPr>
          <w:b/>
          <w:sz w:val="24"/>
          <w:szCs w:val="24"/>
        </w:rPr>
        <w:t>c</w:t>
      </w:r>
      <w:r>
        <w:rPr>
          <w:b/>
          <w:sz w:val="24"/>
          <w:szCs w:val="24"/>
        </w:rPr>
        <w:t>）基于场景和功能：</w:t>
      </w:r>
      <w:r>
        <w:rPr>
          <w:sz w:val="24"/>
          <w:szCs w:val="24"/>
        </w:rPr>
        <w:t>基于场景的测试技术通过给定的场景及任务测试</w:t>
      </w:r>
      <w:r>
        <w:rPr>
          <w:rFonts w:hint="eastAsia"/>
          <w:sz w:val="24"/>
          <w:szCs w:val="24"/>
        </w:rPr>
        <w:t>智能软件</w:t>
      </w:r>
      <w:r>
        <w:rPr>
          <w:sz w:val="24"/>
          <w:szCs w:val="24"/>
        </w:rPr>
        <w:t>的实际表现。例如，前文提到的</w:t>
      </w:r>
      <w:r>
        <w:rPr>
          <w:sz w:val="24"/>
          <w:szCs w:val="24"/>
        </w:rPr>
        <w:t xml:space="preserve"> DARPA </w:t>
      </w:r>
      <w:r>
        <w:rPr>
          <w:sz w:val="24"/>
          <w:szCs w:val="24"/>
        </w:rPr>
        <w:t>无人驾驶挑战赛中，无人驾驶汽车需要在指定时间内安全地穿越莫哈韦沙漠中的一个区域。对于一些较为简单的</w:t>
      </w:r>
      <w:r>
        <w:rPr>
          <w:rFonts w:hint="eastAsia"/>
          <w:sz w:val="24"/>
          <w:szCs w:val="24"/>
        </w:rPr>
        <w:t>智能软件</w:t>
      </w:r>
      <w:r>
        <w:rPr>
          <w:sz w:val="24"/>
          <w:szCs w:val="24"/>
        </w:rPr>
        <w:t>的测试，测试人员可以枚举测试场景及任务以验证系统在这些场景下的表现是否符合预期。但是，对于复杂的</w:t>
      </w:r>
      <w:r>
        <w:rPr>
          <w:rFonts w:hint="eastAsia"/>
          <w:sz w:val="24"/>
          <w:szCs w:val="24"/>
        </w:rPr>
        <w:t>智能软件</w:t>
      </w:r>
      <w:r>
        <w:rPr>
          <w:sz w:val="24"/>
          <w:szCs w:val="24"/>
        </w:rPr>
        <w:t>，穷举测试场景与任务是十分耗时耗力且效率低下的。并且，在组合场景与任务下出现的组合爆炸问题使这种技术难以应用。此外，这种技术的测试结果仅从宏观层面对</w:t>
      </w:r>
      <w:r>
        <w:rPr>
          <w:rFonts w:hint="eastAsia"/>
          <w:sz w:val="24"/>
          <w:szCs w:val="24"/>
        </w:rPr>
        <w:t>智能软件</w:t>
      </w:r>
      <w:r>
        <w:rPr>
          <w:sz w:val="24"/>
          <w:szCs w:val="24"/>
        </w:rPr>
        <w:t>进行定性评价</w:t>
      </w:r>
      <w:r>
        <w:rPr>
          <w:sz w:val="24"/>
          <w:szCs w:val="24"/>
        </w:rPr>
        <w:t>[44]</w:t>
      </w:r>
      <w:r>
        <w:rPr>
          <w:sz w:val="24"/>
          <w:szCs w:val="24"/>
        </w:rPr>
        <w:t>，难以从微观层面对</w:t>
      </w:r>
      <w:r>
        <w:rPr>
          <w:rFonts w:hint="eastAsia"/>
          <w:sz w:val="24"/>
          <w:szCs w:val="24"/>
        </w:rPr>
        <w:t>智能软件</w:t>
      </w:r>
      <w:r>
        <w:rPr>
          <w:sz w:val="24"/>
          <w:szCs w:val="24"/>
        </w:rPr>
        <w:t>的功能质量进行定量评价。基于功能的测试技术将</w:t>
      </w:r>
      <w:r>
        <w:rPr>
          <w:rFonts w:hint="eastAsia"/>
          <w:sz w:val="24"/>
          <w:szCs w:val="24"/>
        </w:rPr>
        <w:t>智能软件</w:t>
      </w:r>
      <w:r>
        <w:rPr>
          <w:sz w:val="24"/>
          <w:szCs w:val="24"/>
        </w:rPr>
        <w:t>按功能划分子模块，并针对每个子模块生成测试用例并针对功能进行测试。例如，一个无人驾驶系统可以被划分为感知及识别模块、决策模块及动作执行模块</w:t>
      </w:r>
      <w:r>
        <w:rPr>
          <w:sz w:val="24"/>
          <w:szCs w:val="24"/>
        </w:rPr>
        <w:t>[45][46]</w:t>
      </w:r>
      <w:r>
        <w:rPr>
          <w:sz w:val="24"/>
          <w:szCs w:val="24"/>
        </w:rPr>
        <w:t>。该技术为这些模块分别生成测试用例，并对模块的功能正确性进行检验。</w:t>
      </w:r>
    </w:p>
    <w:p w14:paraId="2845F670" w14:textId="77777777" w:rsidR="00E846E6" w:rsidRDefault="005F2C71">
      <w:pPr>
        <w:snapToGrid w:val="0"/>
        <w:spacing w:line="360" w:lineRule="auto"/>
        <w:ind w:left="6"/>
        <w:rPr>
          <w:sz w:val="24"/>
          <w:szCs w:val="24"/>
        </w:rPr>
      </w:pPr>
      <w:r>
        <w:rPr>
          <w:rFonts w:hint="eastAsia"/>
          <w:b/>
          <w:sz w:val="24"/>
          <w:szCs w:val="24"/>
        </w:rPr>
        <w:t>（</w:t>
      </w:r>
      <w:r>
        <w:rPr>
          <w:rFonts w:hint="eastAsia"/>
          <w:b/>
          <w:sz w:val="24"/>
          <w:szCs w:val="24"/>
        </w:rPr>
        <w:t>6</w:t>
      </w:r>
      <w:r>
        <w:rPr>
          <w:rFonts w:hint="eastAsia"/>
          <w:b/>
          <w:sz w:val="24"/>
          <w:szCs w:val="24"/>
        </w:rPr>
        <w:t>）智能软件</w:t>
      </w:r>
      <w:r>
        <w:rPr>
          <w:b/>
          <w:sz w:val="24"/>
          <w:szCs w:val="24"/>
        </w:rPr>
        <w:t>的质量评价指标及模型存在缺失：</w:t>
      </w:r>
      <w:r>
        <w:rPr>
          <w:sz w:val="24"/>
          <w:szCs w:val="24"/>
        </w:rPr>
        <w:t>对于传统的软件系统，测试人员可根据</w:t>
      </w:r>
      <w:r>
        <w:rPr>
          <w:sz w:val="24"/>
          <w:szCs w:val="24"/>
        </w:rPr>
        <w:t>McCall</w:t>
      </w:r>
      <w:r>
        <w:rPr>
          <w:sz w:val="24"/>
          <w:szCs w:val="24"/>
        </w:rPr>
        <w:t>质量模型、</w:t>
      </w:r>
      <w:r>
        <w:rPr>
          <w:sz w:val="24"/>
          <w:szCs w:val="24"/>
        </w:rPr>
        <w:t>ISO/IEC 25010</w:t>
      </w:r>
      <w:r>
        <w:rPr>
          <w:sz w:val="24"/>
          <w:szCs w:val="24"/>
        </w:rPr>
        <w:t>质量模型等成熟的软件质量模型为待测系统选定质量特性，</w:t>
      </w:r>
      <w:r>
        <w:rPr>
          <w:rFonts w:hint="eastAsia"/>
          <w:sz w:val="24"/>
          <w:szCs w:val="24"/>
        </w:rPr>
        <w:t>并</w:t>
      </w:r>
      <w:r>
        <w:rPr>
          <w:sz w:val="24"/>
          <w:szCs w:val="24"/>
        </w:rPr>
        <w:t>评估系统在测试中</w:t>
      </w:r>
      <w:r>
        <w:rPr>
          <w:rFonts w:hint="eastAsia"/>
          <w:sz w:val="24"/>
          <w:szCs w:val="24"/>
        </w:rPr>
        <w:t>（</w:t>
      </w:r>
      <w:r>
        <w:rPr>
          <w:sz w:val="24"/>
          <w:szCs w:val="24"/>
        </w:rPr>
        <w:t>的表现</w:t>
      </w:r>
      <w:r>
        <w:rPr>
          <w:rFonts w:hint="eastAsia"/>
          <w:sz w:val="24"/>
          <w:szCs w:val="24"/>
        </w:rPr>
        <w:t>是否）</w:t>
      </w:r>
      <w:r>
        <w:rPr>
          <w:sz w:val="24"/>
          <w:szCs w:val="24"/>
        </w:rPr>
        <w:t>满足</w:t>
      </w:r>
      <w:r>
        <w:rPr>
          <w:rFonts w:hint="eastAsia"/>
          <w:sz w:val="24"/>
          <w:szCs w:val="24"/>
        </w:rPr>
        <w:t>给定</w:t>
      </w:r>
      <w:r>
        <w:rPr>
          <w:sz w:val="24"/>
          <w:szCs w:val="24"/>
        </w:rPr>
        <w:t>需求或特性的程度。</w:t>
      </w:r>
      <w:r>
        <w:rPr>
          <w:rFonts w:hint="eastAsia"/>
          <w:sz w:val="24"/>
          <w:szCs w:val="24"/>
        </w:rPr>
        <w:t>智能软件</w:t>
      </w:r>
      <w:r>
        <w:rPr>
          <w:sz w:val="24"/>
          <w:szCs w:val="24"/>
        </w:rPr>
        <w:t>与传统软件系统最大的不同是前者所特有的人工智能</w:t>
      </w:r>
      <w:r>
        <w:rPr>
          <w:rFonts w:hint="eastAsia"/>
          <w:sz w:val="24"/>
          <w:szCs w:val="24"/>
        </w:rPr>
        <w:t>，</w:t>
      </w:r>
      <w:r>
        <w:rPr>
          <w:sz w:val="24"/>
          <w:szCs w:val="24"/>
        </w:rPr>
        <w:t>因此，对</w:t>
      </w:r>
      <w:r>
        <w:rPr>
          <w:rFonts w:hint="eastAsia"/>
          <w:sz w:val="24"/>
          <w:szCs w:val="24"/>
        </w:rPr>
        <w:t>智能软件的</w:t>
      </w:r>
      <w:r>
        <w:rPr>
          <w:sz w:val="24"/>
          <w:szCs w:val="24"/>
        </w:rPr>
        <w:t>质量</w:t>
      </w:r>
      <w:r>
        <w:rPr>
          <w:rFonts w:hint="eastAsia"/>
          <w:sz w:val="24"/>
          <w:szCs w:val="24"/>
        </w:rPr>
        <w:t>进行评价</w:t>
      </w:r>
      <w:r>
        <w:rPr>
          <w:sz w:val="24"/>
          <w:szCs w:val="24"/>
        </w:rPr>
        <w:t>不可不免地要涉及到对</w:t>
      </w:r>
      <w:r>
        <w:rPr>
          <w:rFonts w:hint="eastAsia"/>
          <w:sz w:val="24"/>
          <w:szCs w:val="24"/>
        </w:rPr>
        <w:t>系统</w:t>
      </w:r>
      <w:r>
        <w:rPr>
          <w:sz w:val="24"/>
          <w:szCs w:val="24"/>
        </w:rPr>
        <w:t>智能</w:t>
      </w:r>
      <w:r>
        <w:rPr>
          <w:rFonts w:hint="eastAsia"/>
          <w:sz w:val="24"/>
          <w:szCs w:val="24"/>
        </w:rPr>
        <w:t>程度</w:t>
      </w:r>
      <w:r>
        <w:rPr>
          <w:sz w:val="24"/>
          <w:szCs w:val="24"/>
        </w:rPr>
        <w:t>的评估</w:t>
      </w:r>
      <w:r>
        <w:rPr>
          <w:rFonts w:hint="eastAsia"/>
          <w:sz w:val="24"/>
          <w:szCs w:val="24"/>
        </w:rPr>
        <w:t>。现有的</w:t>
      </w:r>
      <w:r>
        <w:rPr>
          <w:sz w:val="24"/>
          <w:szCs w:val="24"/>
        </w:rPr>
        <w:t>智能</w:t>
      </w:r>
      <w:r>
        <w:rPr>
          <w:rFonts w:hint="eastAsia"/>
          <w:sz w:val="24"/>
          <w:szCs w:val="24"/>
        </w:rPr>
        <w:t>度评估</w:t>
      </w:r>
      <w:r>
        <w:rPr>
          <w:sz w:val="24"/>
          <w:szCs w:val="24"/>
        </w:rPr>
        <w:t>方法</w:t>
      </w:r>
      <w:r>
        <w:rPr>
          <w:rFonts w:hint="eastAsia"/>
          <w:sz w:val="24"/>
          <w:szCs w:val="24"/>
        </w:rPr>
        <w:t>主要</w:t>
      </w:r>
      <w:r>
        <w:rPr>
          <w:sz w:val="24"/>
          <w:szCs w:val="24"/>
        </w:rPr>
        <w:t>有三类</w:t>
      </w:r>
      <w:r>
        <w:rPr>
          <w:rFonts w:hint="eastAsia"/>
          <w:sz w:val="24"/>
          <w:szCs w:val="24"/>
        </w:rPr>
        <w:t>[</w:t>
      </w:r>
      <w:r>
        <w:rPr>
          <w:sz w:val="24"/>
          <w:szCs w:val="24"/>
        </w:rPr>
        <w:t>109</w:t>
      </w:r>
      <w:r>
        <w:rPr>
          <w:rFonts w:hint="eastAsia"/>
          <w:sz w:val="24"/>
          <w:szCs w:val="24"/>
        </w:rPr>
        <w:t>]</w:t>
      </w:r>
      <w:r>
        <w:rPr>
          <w:sz w:val="24"/>
          <w:szCs w:val="24"/>
        </w:rPr>
        <w:t>，包括</w:t>
      </w:r>
      <w:r>
        <w:rPr>
          <w:rFonts w:hint="eastAsia"/>
          <w:sz w:val="24"/>
          <w:szCs w:val="24"/>
        </w:rPr>
        <w:t>人工</w:t>
      </w:r>
      <w:r>
        <w:rPr>
          <w:sz w:val="24"/>
          <w:szCs w:val="24"/>
        </w:rPr>
        <w:t>辨别</w:t>
      </w:r>
      <w:r>
        <w:rPr>
          <w:rFonts w:hint="eastAsia"/>
          <w:sz w:val="24"/>
          <w:szCs w:val="24"/>
        </w:rPr>
        <w:t>法</w:t>
      </w:r>
      <w:r>
        <w:rPr>
          <w:sz w:val="24"/>
          <w:szCs w:val="24"/>
        </w:rPr>
        <w:t>、</w:t>
      </w:r>
      <w:r>
        <w:rPr>
          <w:rFonts w:hint="eastAsia"/>
          <w:sz w:val="24"/>
          <w:szCs w:val="24"/>
        </w:rPr>
        <w:t>基准任务</w:t>
      </w:r>
      <w:r>
        <w:rPr>
          <w:sz w:val="24"/>
          <w:szCs w:val="24"/>
        </w:rPr>
        <w:t>法</w:t>
      </w:r>
      <w:r>
        <w:rPr>
          <w:rFonts w:hint="eastAsia"/>
          <w:sz w:val="24"/>
          <w:szCs w:val="24"/>
        </w:rPr>
        <w:t>、伙伴</w:t>
      </w:r>
      <w:r>
        <w:rPr>
          <w:sz w:val="24"/>
          <w:szCs w:val="24"/>
        </w:rPr>
        <w:t>对抗法</w:t>
      </w:r>
      <w:r>
        <w:rPr>
          <w:rFonts w:hint="eastAsia"/>
          <w:sz w:val="24"/>
          <w:szCs w:val="24"/>
        </w:rPr>
        <w:t>，</w:t>
      </w:r>
      <w:r>
        <w:rPr>
          <w:sz w:val="24"/>
          <w:szCs w:val="24"/>
        </w:rPr>
        <w:t>然而这</w:t>
      </w:r>
      <w:r>
        <w:rPr>
          <w:rFonts w:hint="eastAsia"/>
          <w:sz w:val="24"/>
          <w:szCs w:val="24"/>
        </w:rPr>
        <w:t>三类</w:t>
      </w:r>
      <w:r>
        <w:rPr>
          <w:sz w:val="24"/>
          <w:szCs w:val="24"/>
        </w:rPr>
        <w:t>方法</w:t>
      </w:r>
      <w:r>
        <w:rPr>
          <w:rFonts w:hint="eastAsia"/>
          <w:sz w:val="24"/>
          <w:szCs w:val="24"/>
        </w:rPr>
        <w:t>分别</w:t>
      </w:r>
      <w:r>
        <w:rPr>
          <w:sz w:val="24"/>
          <w:szCs w:val="24"/>
        </w:rPr>
        <w:t>存在</w:t>
      </w:r>
      <w:r>
        <w:rPr>
          <w:rFonts w:hint="eastAsia"/>
          <w:sz w:val="24"/>
          <w:szCs w:val="24"/>
        </w:rPr>
        <w:t>实验设置</w:t>
      </w:r>
      <w:r>
        <w:rPr>
          <w:sz w:val="24"/>
          <w:szCs w:val="24"/>
        </w:rPr>
        <w:t>困难、</w:t>
      </w:r>
      <w:r>
        <w:rPr>
          <w:rFonts w:hint="eastAsia"/>
          <w:sz w:val="24"/>
          <w:szCs w:val="24"/>
        </w:rPr>
        <w:t>评估</w:t>
      </w:r>
      <w:r>
        <w:rPr>
          <w:sz w:val="24"/>
          <w:szCs w:val="24"/>
        </w:rPr>
        <w:t>结果</w:t>
      </w:r>
      <w:r>
        <w:rPr>
          <w:rFonts w:hint="eastAsia"/>
          <w:sz w:val="24"/>
          <w:szCs w:val="24"/>
        </w:rPr>
        <w:t>片面</w:t>
      </w:r>
      <w:r>
        <w:rPr>
          <w:sz w:val="24"/>
          <w:szCs w:val="24"/>
        </w:rPr>
        <w:t>、</w:t>
      </w:r>
      <w:r>
        <w:rPr>
          <w:rFonts w:hint="eastAsia"/>
          <w:sz w:val="24"/>
          <w:szCs w:val="24"/>
        </w:rPr>
        <w:t>结果</w:t>
      </w:r>
      <w:r>
        <w:rPr>
          <w:sz w:val="24"/>
          <w:szCs w:val="24"/>
        </w:rPr>
        <w:t>依赖</w:t>
      </w:r>
      <w:r>
        <w:rPr>
          <w:rFonts w:hint="eastAsia"/>
          <w:sz w:val="24"/>
          <w:szCs w:val="24"/>
        </w:rPr>
        <w:t>于对矿</w:t>
      </w:r>
      <w:r>
        <w:rPr>
          <w:sz w:val="24"/>
          <w:szCs w:val="24"/>
        </w:rPr>
        <w:t>伙伴的问题</w:t>
      </w:r>
      <w:r>
        <w:rPr>
          <w:rFonts w:hint="eastAsia"/>
          <w:sz w:val="24"/>
          <w:szCs w:val="24"/>
        </w:rPr>
        <w:t>，</w:t>
      </w:r>
      <w:r>
        <w:rPr>
          <w:sz w:val="24"/>
          <w:szCs w:val="24"/>
        </w:rPr>
        <w:t>且未有</w:t>
      </w:r>
      <w:r>
        <w:rPr>
          <w:rFonts w:hint="eastAsia"/>
          <w:sz w:val="24"/>
          <w:szCs w:val="24"/>
        </w:rPr>
        <w:t>较为系统</w:t>
      </w:r>
      <w:r>
        <w:rPr>
          <w:sz w:val="24"/>
          <w:szCs w:val="24"/>
        </w:rPr>
        <w:t>的评价指标及模型。有研究者提出通过评价智能系统与人</w:t>
      </w:r>
      <w:r>
        <w:rPr>
          <w:sz w:val="24"/>
          <w:szCs w:val="24"/>
        </w:rPr>
        <w:lastRenderedPageBreak/>
        <w:t>类在行为上的相似性来评估智能系统的质量</w:t>
      </w:r>
      <w:r>
        <w:rPr>
          <w:sz w:val="24"/>
          <w:szCs w:val="24"/>
        </w:rPr>
        <w:t>[48][49]</w:t>
      </w:r>
      <w:r>
        <w:rPr>
          <w:sz w:val="24"/>
          <w:szCs w:val="24"/>
        </w:rPr>
        <w:t>，但仍然没有合适的度量标准。此外，很多</w:t>
      </w:r>
      <w:r>
        <w:rPr>
          <w:rFonts w:hint="eastAsia"/>
          <w:sz w:val="24"/>
          <w:szCs w:val="24"/>
        </w:rPr>
        <w:t>智能软件</w:t>
      </w:r>
      <w:r>
        <w:rPr>
          <w:sz w:val="24"/>
          <w:szCs w:val="24"/>
        </w:rPr>
        <w:t>是多目标的，例如，无人驾驶系统会考虑驾乘舒适性、燃油消耗等。</w:t>
      </w:r>
      <w:r>
        <w:rPr>
          <w:rFonts w:hint="eastAsia"/>
          <w:sz w:val="24"/>
          <w:szCs w:val="24"/>
        </w:rPr>
        <w:t>智能软件</w:t>
      </w:r>
      <w:r>
        <w:rPr>
          <w:sz w:val="24"/>
          <w:szCs w:val="24"/>
        </w:rPr>
        <w:t>在多目标情景下会依据目标优先级的不同而展现出不同的行为</w:t>
      </w:r>
      <w:r>
        <w:rPr>
          <w:sz w:val="24"/>
          <w:szCs w:val="24"/>
        </w:rPr>
        <w:t>[42]</w:t>
      </w:r>
      <w:r>
        <w:rPr>
          <w:sz w:val="24"/>
          <w:szCs w:val="24"/>
        </w:rPr>
        <w:t>。在缺乏针对性质量评价指标及模型的情况下，难以对</w:t>
      </w:r>
      <w:r>
        <w:rPr>
          <w:rFonts w:hint="eastAsia"/>
          <w:sz w:val="24"/>
          <w:szCs w:val="24"/>
        </w:rPr>
        <w:t>智能软件</w:t>
      </w:r>
      <w:r>
        <w:rPr>
          <w:sz w:val="24"/>
          <w:szCs w:val="24"/>
        </w:rPr>
        <w:t>的质量进行系统有效的评估。</w:t>
      </w:r>
    </w:p>
    <w:p w14:paraId="1F0BE841" w14:textId="52C0643A" w:rsidR="00E846E6" w:rsidRDefault="005F2C71">
      <w:pPr>
        <w:snapToGrid w:val="0"/>
        <w:spacing w:line="360" w:lineRule="auto"/>
        <w:ind w:left="6"/>
        <w:rPr>
          <w:sz w:val="24"/>
          <w:szCs w:val="20"/>
        </w:rPr>
      </w:pPr>
      <w:r>
        <w:rPr>
          <w:rFonts w:asciiTheme="minorHAnsi" w:eastAsiaTheme="minorEastAsia" w:hAnsiTheme="minorHAnsi" w:cstheme="minorBidi" w:hint="eastAsia"/>
          <w:b/>
          <w:sz w:val="24"/>
          <w:szCs w:val="24"/>
        </w:rPr>
        <w:t>（</w:t>
      </w:r>
      <w:r>
        <w:rPr>
          <w:rFonts w:asciiTheme="minorHAnsi" w:eastAsiaTheme="minorEastAsia" w:hAnsiTheme="minorHAnsi" w:cstheme="minorBidi" w:hint="eastAsia"/>
          <w:b/>
          <w:sz w:val="24"/>
          <w:szCs w:val="24"/>
        </w:rPr>
        <w:t>7</w:t>
      </w:r>
      <w:r>
        <w:rPr>
          <w:rFonts w:asciiTheme="minorHAnsi" w:eastAsiaTheme="minorEastAsia" w:hAnsiTheme="minorHAnsi" w:cstheme="minorBidi" w:hint="eastAsia"/>
          <w:b/>
          <w:sz w:val="24"/>
          <w:szCs w:val="24"/>
        </w:rPr>
        <w:t>）</w:t>
      </w:r>
      <w:del w:id="549" w:author="付 安" w:date="2019-02-20T16:52:00Z">
        <w:r w:rsidDel="001A6BED">
          <w:rPr>
            <w:rFonts w:asciiTheme="minorHAnsi" w:eastAsiaTheme="minorEastAsia" w:hAnsiTheme="minorHAnsi" w:cstheme="minorBidi" w:hint="eastAsia"/>
            <w:b/>
            <w:sz w:val="24"/>
            <w:szCs w:val="24"/>
          </w:rPr>
          <w:delText>缺少</w:delText>
        </w:r>
        <w:r w:rsidDel="001A6BED">
          <w:rPr>
            <w:rFonts w:asciiTheme="minorHAnsi" w:eastAsiaTheme="minorEastAsia" w:hAnsiTheme="minorHAnsi" w:cstheme="minorBidi"/>
            <w:b/>
            <w:sz w:val="24"/>
            <w:szCs w:val="24"/>
          </w:rPr>
          <w:delText>对</w:delText>
        </w:r>
      </w:del>
      <w:r>
        <w:rPr>
          <w:rFonts w:asciiTheme="minorHAnsi" w:eastAsiaTheme="minorEastAsia" w:hAnsiTheme="minorHAnsi" w:cstheme="minorBidi" w:hint="eastAsia"/>
          <w:b/>
          <w:sz w:val="24"/>
          <w:szCs w:val="24"/>
        </w:rPr>
        <w:t>安全</w:t>
      </w:r>
      <w:r>
        <w:rPr>
          <w:rFonts w:asciiTheme="minorHAnsi" w:eastAsiaTheme="minorEastAsia" w:hAnsiTheme="minorHAnsi" w:cstheme="minorBidi"/>
          <w:b/>
          <w:sz w:val="24"/>
          <w:szCs w:val="24"/>
        </w:rPr>
        <w:t>缺陷识别</w:t>
      </w:r>
      <w:r w:rsidR="00047632">
        <w:rPr>
          <w:rFonts w:asciiTheme="minorHAnsi" w:eastAsiaTheme="minorEastAsia" w:hAnsiTheme="minorHAnsi" w:cstheme="minorBidi"/>
          <w:b/>
          <w:sz w:val="24"/>
          <w:szCs w:val="24"/>
        </w:rPr>
        <w:t>的</w:t>
      </w:r>
      <w:r>
        <w:rPr>
          <w:rFonts w:asciiTheme="minorHAnsi" w:eastAsiaTheme="minorEastAsia" w:hAnsiTheme="minorHAnsi" w:cstheme="minorBidi" w:hint="eastAsia"/>
          <w:b/>
          <w:sz w:val="24"/>
          <w:szCs w:val="24"/>
        </w:rPr>
        <w:t>支持</w:t>
      </w:r>
      <w:ins w:id="550" w:author="付 安" w:date="2019-02-20T16:52:00Z">
        <w:r w:rsidR="001A6BED">
          <w:rPr>
            <w:rFonts w:asciiTheme="minorHAnsi" w:eastAsiaTheme="minorEastAsia" w:hAnsiTheme="minorHAnsi" w:cstheme="minorBidi" w:hint="eastAsia"/>
            <w:b/>
            <w:sz w:val="24"/>
            <w:szCs w:val="24"/>
          </w:rPr>
          <w:t>存在</w:t>
        </w:r>
        <w:r w:rsidR="001A6BED">
          <w:rPr>
            <w:rFonts w:asciiTheme="minorHAnsi" w:eastAsiaTheme="minorEastAsia" w:hAnsiTheme="minorHAnsi" w:cstheme="minorBidi"/>
            <w:b/>
            <w:sz w:val="24"/>
            <w:szCs w:val="24"/>
          </w:rPr>
          <w:t>缺失</w:t>
        </w:r>
      </w:ins>
      <w:r>
        <w:rPr>
          <w:rFonts w:asciiTheme="minorHAnsi" w:eastAsiaTheme="minorEastAsia" w:hAnsiTheme="minorHAnsi" w:cstheme="minorBidi" w:hint="eastAsia"/>
          <w:b/>
          <w:sz w:val="24"/>
          <w:szCs w:val="24"/>
        </w:rPr>
        <w:t>：</w:t>
      </w:r>
      <w:commentRangeStart w:id="551"/>
      <w:proofErr w:type="gramStart"/>
      <w:r>
        <w:rPr>
          <w:rFonts w:asciiTheme="minorHAnsi" w:eastAsiaTheme="minorEastAsia" w:hAnsiTheme="minorHAnsi" w:cstheme="minorBidi" w:hint="eastAsia"/>
          <w:bCs/>
          <w:sz w:val="24"/>
          <w:szCs w:val="24"/>
        </w:rPr>
        <w:t>防危性</w:t>
      </w:r>
      <w:proofErr w:type="gramEnd"/>
      <w:del w:id="552" w:author="phantom Dai" w:date="2019-02-21T16:52:00Z">
        <w:r w:rsidDel="00B45626">
          <w:rPr>
            <w:rFonts w:asciiTheme="minorHAnsi" w:eastAsiaTheme="minorEastAsia" w:hAnsiTheme="minorHAnsi" w:cstheme="minorBidi" w:hint="eastAsia"/>
            <w:bCs/>
            <w:sz w:val="24"/>
            <w:szCs w:val="24"/>
          </w:rPr>
          <w:delText>（</w:delText>
        </w:r>
        <w:r w:rsidDel="00B45626">
          <w:rPr>
            <w:rFonts w:hint="eastAsia"/>
            <w:bCs/>
            <w:sz w:val="24"/>
            <w:szCs w:val="20"/>
          </w:rPr>
          <w:delText>Saf</w:delText>
        </w:r>
        <w:r w:rsidDel="00B45626">
          <w:rPr>
            <w:bCs/>
            <w:sz w:val="24"/>
            <w:szCs w:val="20"/>
          </w:rPr>
          <w:delText>e</w:delText>
        </w:r>
        <w:r w:rsidDel="00B45626">
          <w:rPr>
            <w:rFonts w:hint="eastAsia"/>
            <w:bCs/>
            <w:sz w:val="24"/>
            <w:szCs w:val="20"/>
          </w:rPr>
          <w:delText>ty</w:delText>
        </w:r>
        <w:r w:rsidDel="00B45626">
          <w:rPr>
            <w:rFonts w:hint="eastAsia"/>
            <w:bCs/>
            <w:sz w:val="24"/>
            <w:szCs w:val="20"/>
          </w:rPr>
          <w:delText>）</w:delText>
        </w:r>
      </w:del>
      <w:r>
        <w:rPr>
          <w:rFonts w:hint="eastAsia"/>
          <w:sz w:val="24"/>
          <w:szCs w:val="20"/>
        </w:rPr>
        <w:t>和安全性</w:t>
      </w:r>
      <w:commentRangeEnd w:id="551"/>
      <w:r w:rsidR="00B45626">
        <w:rPr>
          <w:rStyle w:val="af0"/>
        </w:rPr>
        <w:commentReference w:id="551"/>
      </w:r>
      <w:del w:id="553" w:author="phantom Dai" w:date="2019-02-21T16:52:00Z">
        <w:r w:rsidDel="00B45626">
          <w:rPr>
            <w:rFonts w:hint="eastAsia"/>
            <w:sz w:val="24"/>
            <w:szCs w:val="20"/>
          </w:rPr>
          <w:delText>（</w:delText>
        </w:r>
        <w:r w:rsidDel="00B45626">
          <w:rPr>
            <w:sz w:val="24"/>
            <w:szCs w:val="20"/>
          </w:rPr>
          <w:delText>Security</w:delText>
        </w:r>
        <w:r w:rsidDel="00B45626">
          <w:rPr>
            <w:rFonts w:hint="eastAsia"/>
            <w:sz w:val="24"/>
            <w:szCs w:val="20"/>
          </w:rPr>
          <w:delText>）</w:delText>
        </w:r>
      </w:del>
      <w:r>
        <w:rPr>
          <w:rFonts w:hint="eastAsia"/>
          <w:sz w:val="24"/>
          <w:szCs w:val="20"/>
        </w:rPr>
        <w:t>是</w:t>
      </w:r>
      <w:r>
        <w:rPr>
          <w:sz w:val="24"/>
          <w:szCs w:val="20"/>
        </w:rPr>
        <w:t>智能软件系统的两个重要属性</w:t>
      </w:r>
      <w:r>
        <w:rPr>
          <w:rFonts w:hint="eastAsia"/>
          <w:sz w:val="24"/>
          <w:szCs w:val="20"/>
        </w:rPr>
        <w:t>。</w:t>
      </w:r>
      <w:r>
        <w:rPr>
          <w:rFonts w:ascii="宋体" w:hAnsi="宋体" w:cs="宋体"/>
          <w:kern w:val="0"/>
          <w:sz w:val="24"/>
          <w:szCs w:val="24"/>
        </w:rPr>
        <w:t>尽管智能软件系统工程</w:t>
      </w:r>
      <w:proofErr w:type="gramStart"/>
      <w:r>
        <w:rPr>
          <w:rFonts w:ascii="宋体" w:hAnsi="宋体" w:cs="宋体"/>
          <w:kern w:val="0"/>
          <w:sz w:val="24"/>
          <w:szCs w:val="24"/>
        </w:rPr>
        <w:t>师可能</w:t>
      </w:r>
      <w:proofErr w:type="gramEnd"/>
      <w:r>
        <w:rPr>
          <w:rFonts w:ascii="宋体" w:hAnsi="宋体" w:cs="宋体"/>
          <w:kern w:val="0"/>
          <w:sz w:val="24"/>
          <w:szCs w:val="24"/>
        </w:rPr>
        <w:t>为系统写下了很多安全规则，但也很难穷尽所有的情况。</w:t>
      </w:r>
      <w:r>
        <w:rPr>
          <w:sz w:val="24"/>
          <w:szCs w:val="20"/>
        </w:rPr>
        <w:t>国家互联网应急中心</w:t>
      </w:r>
      <w:r>
        <w:rPr>
          <w:rFonts w:hint="eastAsia"/>
          <w:sz w:val="24"/>
          <w:szCs w:val="20"/>
        </w:rPr>
        <w:t>发布了《开源软件代码安全缺陷分析报告——人工智能类开源软件专题》，</w:t>
      </w:r>
      <w:r>
        <w:rPr>
          <w:sz w:val="24"/>
          <w:szCs w:val="20"/>
        </w:rPr>
        <w:t>对</w:t>
      </w:r>
      <w:r>
        <w:rPr>
          <w:rFonts w:hint="eastAsia"/>
          <w:sz w:val="24"/>
          <w:szCs w:val="20"/>
        </w:rPr>
        <w:t>国际、国内知名的开源软件项目进行</w:t>
      </w:r>
      <w:r>
        <w:rPr>
          <w:sz w:val="24"/>
          <w:szCs w:val="20"/>
        </w:rPr>
        <w:t>了评测</w:t>
      </w:r>
      <w:r>
        <w:rPr>
          <w:rFonts w:hint="eastAsia"/>
          <w:sz w:val="24"/>
          <w:szCs w:val="20"/>
        </w:rPr>
        <w:t>，</w:t>
      </w:r>
      <w:r>
        <w:rPr>
          <w:sz w:val="24"/>
          <w:szCs w:val="20"/>
        </w:rPr>
        <w:t>结果表明，</w:t>
      </w:r>
      <w:r>
        <w:rPr>
          <w:rFonts w:hint="eastAsia"/>
          <w:sz w:val="24"/>
          <w:szCs w:val="20"/>
        </w:rPr>
        <w:t>这些人工智能类开源软件都存在不同程度的安全问题。</w:t>
      </w:r>
      <w:del w:id="554" w:author="phantom Dai" w:date="2019-02-21T16:52:00Z">
        <w:r w:rsidDel="00B45626">
          <w:rPr>
            <w:sz w:val="24"/>
            <w:szCs w:val="20"/>
          </w:rPr>
          <w:delText>Security</w:delText>
        </w:r>
      </w:del>
      <w:r>
        <w:rPr>
          <w:rFonts w:hint="eastAsia"/>
          <w:sz w:val="24"/>
          <w:szCs w:val="20"/>
        </w:rPr>
        <w:t>漏洞无法被及时地修复，容易被恶意攻击者所利用，</w:t>
      </w:r>
      <w:r>
        <w:rPr>
          <w:sz w:val="24"/>
          <w:szCs w:val="20"/>
        </w:rPr>
        <w:t>破坏</w:t>
      </w:r>
      <w:r>
        <w:rPr>
          <w:rFonts w:hint="eastAsia"/>
          <w:sz w:val="24"/>
          <w:szCs w:val="20"/>
        </w:rPr>
        <w:t>系统；</w:t>
      </w:r>
      <w:del w:id="555" w:author="付 安" w:date="2019-02-20T17:01:00Z">
        <w:r w:rsidDel="00B50E7C">
          <w:rPr>
            <w:rFonts w:hint="eastAsia"/>
            <w:sz w:val="24"/>
            <w:szCs w:val="20"/>
          </w:rPr>
          <w:delText>safety</w:delText>
        </w:r>
      </w:del>
      <w:ins w:id="556" w:author="付 安" w:date="2019-02-20T17:01:00Z">
        <w:del w:id="557" w:author="phantom Dai" w:date="2019-02-21T16:52:00Z">
          <w:r w:rsidR="00B50E7C" w:rsidDel="00B45626">
            <w:rPr>
              <w:sz w:val="24"/>
              <w:szCs w:val="20"/>
            </w:rPr>
            <w:delText>S</w:delText>
          </w:r>
          <w:r w:rsidR="00B50E7C" w:rsidDel="00B45626">
            <w:rPr>
              <w:rFonts w:hint="eastAsia"/>
              <w:sz w:val="24"/>
              <w:szCs w:val="20"/>
            </w:rPr>
            <w:delText>afety</w:delText>
          </w:r>
        </w:del>
      </w:ins>
      <w:ins w:id="558" w:author="phantom Dai" w:date="2019-02-21T16:52:00Z">
        <w:r w:rsidR="00B45626">
          <w:rPr>
            <w:sz w:val="24"/>
            <w:szCs w:val="20"/>
          </w:rPr>
          <w:t xml:space="preserve"> </w:t>
        </w:r>
      </w:ins>
      <w:r>
        <w:rPr>
          <w:rFonts w:hint="eastAsia"/>
          <w:sz w:val="24"/>
          <w:szCs w:val="20"/>
        </w:rPr>
        <w:t>漏洞</w:t>
      </w:r>
      <w:r>
        <w:rPr>
          <w:sz w:val="24"/>
          <w:szCs w:val="20"/>
        </w:rPr>
        <w:t>无法被及时识别和修复，则会</w:t>
      </w:r>
      <w:r>
        <w:rPr>
          <w:rFonts w:hint="eastAsia"/>
          <w:sz w:val="24"/>
          <w:szCs w:val="20"/>
        </w:rPr>
        <w:t>有可能</w:t>
      </w:r>
      <w:r>
        <w:rPr>
          <w:sz w:val="24"/>
          <w:szCs w:val="20"/>
        </w:rPr>
        <w:t>引发</w:t>
      </w:r>
      <w:r>
        <w:rPr>
          <w:rFonts w:hint="eastAsia"/>
          <w:sz w:val="24"/>
          <w:szCs w:val="20"/>
        </w:rPr>
        <w:t>严重</w:t>
      </w:r>
      <w:r>
        <w:rPr>
          <w:sz w:val="24"/>
          <w:szCs w:val="20"/>
        </w:rPr>
        <w:t>的安全事故</w:t>
      </w:r>
      <w:r>
        <w:rPr>
          <w:rFonts w:hint="eastAsia"/>
          <w:sz w:val="24"/>
          <w:szCs w:val="20"/>
        </w:rPr>
        <w:t>。</w:t>
      </w:r>
      <w:r>
        <w:rPr>
          <w:rFonts w:ascii="宋体" w:hAnsi="宋体" w:cs="宋体"/>
          <w:kern w:val="0"/>
          <w:sz w:val="24"/>
          <w:szCs w:val="24"/>
        </w:rPr>
        <w:t>特别是随着智能软件系统</w:t>
      </w:r>
      <w:r>
        <w:rPr>
          <w:rFonts w:ascii="宋体" w:hAnsi="宋体" w:cs="宋体" w:hint="eastAsia"/>
          <w:kern w:val="0"/>
          <w:sz w:val="24"/>
          <w:szCs w:val="24"/>
        </w:rPr>
        <w:t>越来越多地应</w:t>
      </w:r>
      <w:r>
        <w:rPr>
          <w:rFonts w:ascii="宋体" w:hAnsi="宋体" w:cs="宋体"/>
          <w:kern w:val="0"/>
          <w:sz w:val="24"/>
          <w:szCs w:val="24"/>
        </w:rPr>
        <w:t>用于</w:t>
      </w:r>
      <w:r>
        <w:rPr>
          <w:rFonts w:ascii="Arial" w:eastAsiaTheme="minorEastAsia" w:hAnsi="Arial" w:cs="Arial"/>
          <w:sz w:val="24"/>
          <w:szCs w:val="24"/>
          <w:shd w:val="clear" w:color="auto" w:fill="FFFFFF"/>
        </w:rPr>
        <w:t>医疗、交通、安全和国防等</w:t>
      </w:r>
      <w:r>
        <w:rPr>
          <w:rFonts w:ascii="宋体" w:hAnsi="宋体" w:cs="宋体"/>
          <w:kern w:val="0"/>
          <w:sz w:val="24"/>
          <w:szCs w:val="24"/>
        </w:rPr>
        <w:t>安全关键的领域中</w:t>
      </w:r>
      <w:r>
        <w:rPr>
          <w:rFonts w:ascii="宋体" w:hAnsi="宋体" w:cs="宋体" w:hint="eastAsia"/>
          <w:kern w:val="0"/>
          <w:sz w:val="24"/>
          <w:szCs w:val="24"/>
        </w:rPr>
        <w:t>，如何</w:t>
      </w:r>
      <w:r>
        <w:rPr>
          <w:rFonts w:ascii="Arial" w:eastAsiaTheme="minorEastAsia" w:hAnsi="Arial" w:cs="Arial" w:hint="eastAsia"/>
          <w:sz w:val="24"/>
          <w:szCs w:val="24"/>
          <w:shd w:val="clear" w:color="auto" w:fill="FFFFFF"/>
        </w:rPr>
        <w:t>尽早</w:t>
      </w:r>
      <w:r w:rsidR="0096211A">
        <w:rPr>
          <w:rFonts w:ascii="Arial" w:eastAsiaTheme="minorEastAsia" w:hAnsi="Arial" w:cs="Arial" w:hint="eastAsia"/>
          <w:sz w:val="24"/>
          <w:szCs w:val="24"/>
          <w:shd w:val="clear" w:color="auto" w:fill="FFFFFF"/>
        </w:rPr>
        <w:t>发现安全相关的软件缺陷，</w:t>
      </w:r>
      <w:r>
        <w:rPr>
          <w:rFonts w:ascii="Arial" w:eastAsiaTheme="minorEastAsia" w:hAnsi="Arial" w:cs="Arial" w:hint="eastAsia"/>
          <w:sz w:val="24"/>
          <w:szCs w:val="24"/>
          <w:shd w:val="clear" w:color="auto" w:fill="FFFFFF"/>
        </w:rPr>
        <w:t>消除</w:t>
      </w:r>
      <w:r>
        <w:rPr>
          <w:rFonts w:ascii="宋体" w:hAnsi="宋体" w:cs="宋体"/>
          <w:kern w:val="0"/>
          <w:sz w:val="24"/>
          <w:szCs w:val="24"/>
        </w:rPr>
        <w:t>近期和长期可能的</w:t>
      </w:r>
      <w:r w:rsidR="0096211A">
        <w:rPr>
          <w:rFonts w:ascii="宋体" w:hAnsi="宋体" w:cs="宋体" w:hint="eastAsia"/>
          <w:kern w:val="0"/>
          <w:sz w:val="24"/>
          <w:szCs w:val="24"/>
        </w:rPr>
        <w:t>安全</w:t>
      </w:r>
      <w:r w:rsidR="0096211A">
        <w:rPr>
          <w:rFonts w:ascii="宋体" w:hAnsi="宋体" w:cs="宋体"/>
          <w:kern w:val="0"/>
          <w:sz w:val="24"/>
          <w:szCs w:val="24"/>
        </w:rPr>
        <w:t>隐患</w:t>
      </w:r>
      <w:r>
        <w:rPr>
          <w:rFonts w:ascii="宋体" w:hAnsi="宋体" w:cs="宋体"/>
          <w:kern w:val="0"/>
          <w:sz w:val="24"/>
          <w:szCs w:val="24"/>
        </w:rPr>
        <w:t>，保证系统</w:t>
      </w:r>
      <w:r w:rsidR="0096211A">
        <w:rPr>
          <w:rFonts w:ascii="宋体" w:hAnsi="宋体" w:cs="宋体"/>
          <w:kern w:val="0"/>
          <w:sz w:val="24"/>
          <w:szCs w:val="24"/>
        </w:rPr>
        <w:t>安全</w:t>
      </w:r>
      <w:r>
        <w:rPr>
          <w:rFonts w:ascii="宋体" w:hAnsi="宋体" w:cs="宋体"/>
          <w:kern w:val="0"/>
          <w:sz w:val="24"/>
          <w:szCs w:val="24"/>
        </w:rPr>
        <w:t>可靠地工作，成为</w:t>
      </w:r>
      <w:r>
        <w:rPr>
          <w:rFonts w:ascii="宋体" w:hAnsi="宋体" w:cs="宋体" w:hint="eastAsia"/>
          <w:kern w:val="0"/>
          <w:sz w:val="24"/>
          <w:szCs w:val="24"/>
        </w:rPr>
        <w:t>智能软件系统评测中的一项关键任务</w:t>
      </w:r>
      <w:r>
        <w:rPr>
          <w:rFonts w:ascii="宋体" w:hAnsi="宋体" w:cs="宋体"/>
          <w:kern w:val="0"/>
          <w:sz w:val="24"/>
          <w:szCs w:val="24"/>
        </w:rPr>
        <w:t>。</w:t>
      </w:r>
      <w:r>
        <w:rPr>
          <w:rFonts w:ascii="宋体" w:hAnsi="宋体" w:cs="宋体" w:hint="eastAsia"/>
          <w:kern w:val="0"/>
          <w:sz w:val="24"/>
          <w:szCs w:val="24"/>
        </w:rPr>
        <w:t>然而由于</w:t>
      </w:r>
      <w:r>
        <w:rPr>
          <w:rFonts w:ascii="宋体" w:hAnsi="宋体" w:cs="宋体"/>
          <w:kern w:val="0"/>
          <w:sz w:val="24"/>
          <w:szCs w:val="24"/>
        </w:rPr>
        <w:t>智能软件系统的特殊性，</w:t>
      </w:r>
      <w:r>
        <w:rPr>
          <w:sz w:val="24"/>
          <w:szCs w:val="20"/>
        </w:rPr>
        <w:t>用于测</w:t>
      </w:r>
      <w:r>
        <w:rPr>
          <w:rFonts w:hint="eastAsia"/>
          <w:sz w:val="24"/>
          <w:szCs w:val="20"/>
        </w:rPr>
        <w:t>试</w:t>
      </w:r>
      <w:r>
        <w:rPr>
          <w:sz w:val="24"/>
          <w:szCs w:val="20"/>
        </w:rPr>
        <w:t>、验证软件的传统方法根本不适用</w:t>
      </w:r>
      <w:r>
        <w:rPr>
          <w:rFonts w:hint="eastAsia"/>
          <w:sz w:val="24"/>
          <w:szCs w:val="20"/>
        </w:rPr>
        <w:t>于</w:t>
      </w:r>
      <w:r>
        <w:rPr>
          <w:sz w:val="24"/>
          <w:szCs w:val="20"/>
        </w:rPr>
        <w:t>智能软件系统中，</w:t>
      </w:r>
      <w:r>
        <w:rPr>
          <w:rFonts w:hint="eastAsia"/>
          <w:sz w:val="24"/>
          <w:szCs w:val="20"/>
        </w:rPr>
        <w:t>需要</w:t>
      </w:r>
      <w:r>
        <w:rPr>
          <w:sz w:val="24"/>
          <w:szCs w:val="20"/>
        </w:rPr>
        <w:t>开发</w:t>
      </w:r>
      <w:r>
        <w:rPr>
          <w:rFonts w:hint="eastAsia"/>
          <w:sz w:val="24"/>
          <w:szCs w:val="20"/>
        </w:rPr>
        <w:t>安全</w:t>
      </w:r>
      <w:r>
        <w:rPr>
          <w:sz w:val="24"/>
          <w:szCs w:val="20"/>
        </w:rPr>
        <w:t>漏洞</w:t>
      </w:r>
      <w:r w:rsidR="0096211A">
        <w:rPr>
          <w:sz w:val="24"/>
          <w:szCs w:val="20"/>
        </w:rPr>
        <w:t>检测与识别</w:t>
      </w:r>
      <w:r>
        <w:rPr>
          <w:sz w:val="24"/>
          <w:szCs w:val="20"/>
        </w:rPr>
        <w:t>的新方法</w:t>
      </w:r>
      <w:r>
        <w:rPr>
          <w:rFonts w:hint="eastAsia"/>
          <w:sz w:val="24"/>
          <w:szCs w:val="20"/>
        </w:rPr>
        <w:t>。</w:t>
      </w:r>
    </w:p>
    <w:p w14:paraId="26D9B69E" w14:textId="77777777" w:rsidR="00E846E6" w:rsidRDefault="005F2C71">
      <w:pPr>
        <w:pStyle w:val="3"/>
        <w:spacing w:before="0" w:after="0" w:line="360" w:lineRule="auto"/>
        <w:rPr>
          <w:color w:val="0070C0"/>
        </w:rPr>
      </w:pPr>
      <w:r>
        <w:rPr>
          <w:rFonts w:hint="eastAsia"/>
          <w:color w:val="0070C0"/>
        </w:rPr>
        <w:t>1.4</w:t>
      </w:r>
      <w:r>
        <w:rPr>
          <w:rFonts w:hint="eastAsia"/>
          <w:color w:val="0070C0"/>
        </w:rPr>
        <w:t>结论</w:t>
      </w:r>
    </w:p>
    <w:p w14:paraId="093F9D4C" w14:textId="7083C3BE" w:rsidR="00E846E6" w:rsidRDefault="005F2C71">
      <w:pPr>
        <w:snapToGrid w:val="0"/>
        <w:spacing w:line="360" w:lineRule="auto"/>
        <w:ind w:firstLine="420"/>
        <w:rPr>
          <w:b/>
          <w:sz w:val="24"/>
          <w:szCs w:val="24"/>
        </w:rPr>
      </w:pPr>
      <w:bookmarkStart w:id="559" w:name="OLE_LINK8"/>
      <w:bookmarkStart w:id="560" w:name="OLE_LINK9"/>
      <w:r>
        <w:rPr>
          <w:rFonts w:hint="eastAsia"/>
          <w:sz w:val="24"/>
          <w:szCs w:val="24"/>
        </w:rPr>
        <w:t>智能化时代已经来临，</w:t>
      </w:r>
      <w:ins w:id="561" w:author="付 安" w:date="2019-02-20T17:00:00Z">
        <w:r w:rsidR="00665FE3">
          <w:rPr>
            <w:rFonts w:hint="eastAsia"/>
            <w:sz w:val="24"/>
            <w:szCs w:val="24"/>
          </w:rPr>
          <w:t>世界各国正在紧密部署智能化发展战略，我国也出台了一系列的方针政策旨在抓住智能化发展的机遇。</w:t>
        </w:r>
      </w:ins>
      <w:r>
        <w:rPr>
          <w:rFonts w:hint="eastAsia"/>
          <w:sz w:val="24"/>
          <w:szCs w:val="24"/>
        </w:rPr>
        <w:t>智能软件系统正全方位、多领域的重新定义和实现整个世界</w:t>
      </w:r>
      <w:del w:id="562" w:author="付 安" w:date="2019-02-20T16:53:00Z">
        <w:r w:rsidDel="009237B3">
          <w:rPr>
            <w:rFonts w:hint="eastAsia"/>
            <w:sz w:val="24"/>
            <w:szCs w:val="24"/>
          </w:rPr>
          <w:delText>，</w:delText>
        </w:r>
      </w:del>
      <w:ins w:id="563" w:author="付 安" w:date="2019-02-20T16:53:00Z">
        <w:r w:rsidR="009237B3">
          <w:rPr>
            <w:rFonts w:hint="eastAsia"/>
            <w:sz w:val="24"/>
            <w:szCs w:val="24"/>
          </w:rPr>
          <w:t>。</w:t>
        </w:r>
      </w:ins>
      <w:del w:id="564" w:author="付 安" w:date="2019-02-20T17:00:00Z">
        <w:r w:rsidDel="00665FE3">
          <w:rPr>
            <w:rFonts w:hint="eastAsia"/>
            <w:sz w:val="24"/>
            <w:szCs w:val="24"/>
          </w:rPr>
          <w:delText>世界各国正在紧密部署智能化发展战略，我国也出台了一系列的方针政策旨在抓住智能化发展机遇</w:delText>
        </w:r>
      </w:del>
      <w:del w:id="565" w:author="付 安" w:date="2019-02-20T16:53:00Z">
        <w:r w:rsidDel="004E115A">
          <w:rPr>
            <w:rFonts w:hint="eastAsia"/>
            <w:sz w:val="24"/>
            <w:szCs w:val="24"/>
          </w:rPr>
          <w:delText>，促进企业转型升级</w:delText>
        </w:r>
      </w:del>
      <w:del w:id="566" w:author="付 安" w:date="2019-02-20T17:00:00Z">
        <w:r w:rsidDel="00665FE3">
          <w:rPr>
            <w:rFonts w:hint="eastAsia"/>
            <w:sz w:val="24"/>
            <w:szCs w:val="24"/>
          </w:rPr>
          <w:delText>。</w:delText>
        </w:r>
      </w:del>
      <w:r>
        <w:rPr>
          <w:rFonts w:hint="eastAsia"/>
          <w:sz w:val="24"/>
          <w:szCs w:val="24"/>
        </w:rPr>
        <w:t>然而智能化</w:t>
      </w:r>
      <w:ins w:id="567" w:author="付 安" w:date="2019-02-20T16:58:00Z">
        <w:r w:rsidR="004401F1">
          <w:rPr>
            <w:rFonts w:hint="eastAsia"/>
            <w:sz w:val="24"/>
            <w:szCs w:val="24"/>
          </w:rPr>
          <w:t>软件</w:t>
        </w:r>
      </w:ins>
      <w:ins w:id="568" w:author="付 安" w:date="2019-02-20T17:00:00Z">
        <w:r w:rsidR="00665FE3">
          <w:rPr>
            <w:rFonts w:hint="eastAsia"/>
            <w:sz w:val="24"/>
            <w:szCs w:val="24"/>
          </w:rPr>
          <w:t>的</w:t>
        </w:r>
      </w:ins>
      <w:r>
        <w:rPr>
          <w:rFonts w:hint="eastAsia"/>
          <w:sz w:val="24"/>
          <w:szCs w:val="24"/>
        </w:rPr>
        <w:t>发展还</w:t>
      </w:r>
      <w:del w:id="569" w:author="付 安" w:date="2019-02-20T16:54:00Z">
        <w:r w:rsidDel="00B730F0">
          <w:rPr>
            <w:rFonts w:hint="eastAsia"/>
            <w:sz w:val="24"/>
            <w:szCs w:val="24"/>
          </w:rPr>
          <w:delText>远</w:delText>
        </w:r>
      </w:del>
      <w:r>
        <w:rPr>
          <w:rFonts w:hint="eastAsia"/>
          <w:sz w:val="24"/>
          <w:szCs w:val="24"/>
        </w:rPr>
        <w:t>未成熟，智能软件</w:t>
      </w:r>
      <w:ins w:id="570" w:author="付 安" w:date="2019-02-20T17:00:00Z">
        <w:r w:rsidR="00665FE3">
          <w:rPr>
            <w:rFonts w:hint="eastAsia"/>
            <w:sz w:val="24"/>
            <w:szCs w:val="24"/>
          </w:rPr>
          <w:t>在</w:t>
        </w:r>
        <w:r w:rsidR="00665FE3">
          <w:rPr>
            <w:sz w:val="24"/>
            <w:szCs w:val="24"/>
          </w:rPr>
          <w:t>设计</w:t>
        </w:r>
        <w:r w:rsidR="00665FE3">
          <w:rPr>
            <w:rFonts w:hint="eastAsia"/>
            <w:sz w:val="24"/>
            <w:szCs w:val="24"/>
          </w:rPr>
          <w:t>、</w:t>
        </w:r>
        <w:r w:rsidR="00665FE3">
          <w:rPr>
            <w:sz w:val="24"/>
            <w:szCs w:val="24"/>
          </w:rPr>
          <w:t>开发与维护</w:t>
        </w:r>
      </w:ins>
      <w:r>
        <w:rPr>
          <w:rFonts w:hint="eastAsia"/>
          <w:sz w:val="24"/>
          <w:szCs w:val="24"/>
        </w:rPr>
        <w:t>中</w:t>
      </w:r>
      <w:ins w:id="571" w:author="付 安" w:date="2019-02-20T17:00:00Z">
        <w:r w:rsidR="00665FE3">
          <w:rPr>
            <w:rFonts w:hint="eastAsia"/>
            <w:sz w:val="24"/>
            <w:szCs w:val="24"/>
          </w:rPr>
          <w:t>引入</w:t>
        </w:r>
      </w:ins>
      <w:r>
        <w:rPr>
          <w:rFonts w:hint="eastAsia"/>
          <w:sz w:val="24"/>
          <w:szCs w:val="24"/>
        </w:rPr>
        <w:t>的缺陷与漏洞</w:t>
      </w:r>
      <w:del w:id="572" w:author="付 安" w:date="2019-02-20T16:55:00Z">
        <w:r w:rsidDel="00B730F0">
          <w:rPr>
            <w:rFonts w:hint="eastAsia"/>
            <w:sz w:val="24"/>
            <w:szCs w:val="24"/>
          </w:rPr>
          <w:delText>仍然</w:delText>
        </w:r>
      </w:del>
      <w:r>
        <w:rPr>
          <w:rFonts w:hint="eastAsia"/>
          <w:sz w:val="24"/>
          <w:szCs w:val="24"/>
        </w:rPr>
        <w:t>会引发难以预估</w:t>
      </w:r>
      <w:ins w:id="573" w:author="付 安" w:date="2019-02-20T17:03:00Z">
        <w:r w:rsidR="000157DF">
          <w:rPr>
            <w:rFonts w:hint="eastAsia"/>
            <w:sz w:val="24"/>
            <w:szCs w:val="24"/>
          </w:rPr>
          <w:t>及</w:t>
        </w:r>
      </w:ins>
      <w:r>
        <w:rPr>
          <w:rFonts w:hint="eastAsia"/>
          <w:sz w:val="24"/>
          <w:szCs w:val="24"/>
        </w:rPr>
        <w:t>的灾难</w:t>
      </w:r>
      <w:ins w:id="574" w:author="付 安" w:date="2019-02-20T17:03:00Z">
        <w:r w:rsidR="000157DF">
          <w:rPr>
            <w:rFonts w:hint="eastAsia"/>
            <w:sz w:val="24"/>
            <w:szCs w:val="24"/>
          </w:rPr>
          <w:t>及</w:t>
        </w:r>
        <w:r w:rsidR="000157DF">
          <w:rPr>
            <w:sz w:val="24"/>
            <w:szCs w:val="24"/>
          </w:rPr>
          <w:t>难以承受的损失</w:t>
        </w:r>
        <w:r w:rsidR="000157DF">
          <w:rPr>
            <w:rFonts w:hint="eastAsia"/>
            <w:sz w:val="24"/>
            <w:szCs w:val="24"/>
          </w:rPr>
          <w:t>。</w:t>
        </w:r>
      </w:ins>
      <w:commentRangeStart w:id="575"/>
      <w:del w:id="576" w:author="付 安" w:date="2019-02-20T16:59:00Z">
        <w:r w:rsidDel="004401F1">
          <w:rPr>
            <w:rFonts w:hint="eastAsia"/>
            <w:sz w:val="24"/>
            <w:szCs w:val="24"/>
          </w:rPr>
          <w:delText>，例如无人驾驶屡出事故，在危及用户生命安全的同时也会引发普通民众对新兴领域信任危机，阻碍新兴行业的进一步发展</w:delText>
        </w:r>
        <w:commentRangeEnd w:id="575"/>
        <w:r w:rsidR="00B730F0" w:rsidDel="004401F1">
          <w:rPr>
            <w:rStyle w:val="af0"/>
          </w:rPr>
          <w:commentReference w:id="575"/>
        </w:r>
        <w:r w:rsidDel="004401F1">
          <w:rPr>
            <w:rFonts w:hint="eastAsia"/>
            <w:sz w:val="24"/>
            <w:szCs w:val="24"/>
          </w:rPr>
          <w:delText>。</w:delText>
        </w:r>
      </w:del>
      <w:del w:id="577" w:author="付 安" w:date="2019-02-20T16:57:00Z">
        <w:r w:rsidDel="004401F1">
          <w:rPr>
            <w:rFonts w:hint="eastAsia"/>
            <w:sz w:val="24"/>
            <w:szCs w:val="24"/>
          </w:rPr>
          <w:delText>可见，</w:delText>
        </w:r>
      </w:del>
      <w:r>
        <w:rPr>
          <w:rFonts w:hint="eastAsia"/>
          <w:sz w:val="24"/>
          <w:szCs w:val="24"/>
        </w:rPr>
        <w:t>智能软件的</w:t>
      </w:r>
      <w:del w:id="578" w:author="付 安" w:date="2019-02-20T16:58:00Z">
        <w:r w:rsidDel="004401F1">
          <w:rPr>
            <w:rFonts w:hint="eastAsia"/>
            <w:sz w:val="24"/>
            <w:szCs w:val="24"/>
          </w:rPr>
          <w:delText>飞速</w:delText>
        </w:r>
      </w:del>
      <w:ins w:id="579" w:author="付 安" w:date="2019-02-20T16:58:00Z">
        <w:r w:rsidR="004401F1">
          <w:rPr>
            <w:rFonts w:hint="eastAsia"/>
            <w:sz w:val="24"/>
            <w:szCs w:val="24"/>
          </w:rPr>
          <w:t>进一步</w:t>
        </w:r>
      </w:ins>
      <w:r>
        <w:rPr>
          <w:rFonts w:hint="eastAsia"/>
          <w:sz w:val="24"/>
          <w:szCs w:val="24"/>
        </w:rPr>
        <w:t>发展离不开智能软件</w:t>
      </w:r>
      <w:del w:id="580" w:author="付 安" w:date="2019-02-20T16:58:00Z">
        <w:r w:rsidDel="004401F1">
          <w:rPr>
            <w:rFonts w:hint="eastAsia"/>
            <w:sz w:val="24"/>
            <w:szCs w:val="24"/>
          </w:rPr>
          <w:delText>测试技术的逐步完善</w:delText>
        </w:r>
      </w:del>
      <w:ins w:id="581" w:author="付 安" w:date="2019-02-20T16:58:00Z">
        <w:r w:rsidR="004401F1">
          <w:rPr>
            <w:rFonts w:hint="eastAsia"/>
            <w:sz w:val="24"/>
            <w:szCs w:val="24"/>
          </w:rPr>
          <w:t>质量</w:t>
        </w:r>
        <w:r w:rsidR="004401F1">
          <w:rPr>
            <w:sz w:val="24"/>
            <w:szCs w:val="24"/>
          </w:rPr>
          <w:t>保障</w:t>
        </w:r>
      </w:ins>
      <w:ins w:id="582" w:author="付 安" w:date="2019-02-20T17:04:00Z">
        <w:r w:rsidR="00835A86">
          <w:rPr>
            <w:rFonts w:hint="eastAsia"/>
            <w:sz w:val="24"/>
            <w:szCs w:val="24"/>
          </w:rPr>
          <w:t>手段</w:t>
        </w:r>
      </w:ins>
      <w:ins w:id="583" w:author="付 安" w:date="2019-02-20T17:05:00Z">
        <w:r w:rsidR="00835A86">
          <w:rPr>
            <w:rFonts w:hint="eastAsia"/>
            <w:sz w:val="24"/>
            <w:szCs w:val="24"/>
          </w:rPr>
          <w:t>的</w:t>
        </w:r>
        <w:r w:rsidR="00835A86">
          <w:rPr>
            <w:sz w:val="24"/>
            <w:szCs w:val="24"/>
          </w:rPr>
          <w:t>逐步完善</w:t>
        </w:r>
      </w:ins>
      <w:ins w:id="584" w:author="付 安" w:date="2019-02-20T16:58:00Z">
        <w:r w:rsidR="004401F1">
          <w:rPr>
            <w:rFonts w:hint="eastAsia"/>
            <w:sz w:val="24"/>
            <w:szCs w:val="24"/>
          </w:rPr>
          <w:t>。</w:t>
        </w:r>
      </w:ins>
      <w:del w:id="585" w:author="付 安" w:date="2019-02-20T16:58:00Z">
        <w:r w:rsidDel="004401F1">
          <w:rPr>
            <w:rFonts w:hint="eastAsia"/>
            <w:sz w:val="24"/>
            <w:szCs w:val="24"/>
          </w:rPr>
          <w:delText>，</w:delText>
        </w:r>
      </w:del>
      <w:r>
        <w:rPr>
          <w:bCs/>
          <w:sz w:val="24"/>
          <w:szCs w:val="24"/>
        </w:rPr>
        <w:t>软件测试</w:t>
      </w:r>
      <w:del w:id="586" w:author="付 安" w:date="2019-02-20T17:03:00Z">
        <w:r w:rsidDel="00835A86">
          <w:rPr>
            <w:bCs/>
            <w:sz w:val="24"/>
            <w:szCs w:val="24"/>
          </w:rPr>
          <w:delText>是</w:delText>
        </w:r>
      </w:del>
      <w:ins w:id="587" w:author="付 安" w:date="2019-02-20T17:03:00Z">
        <w:r w:rsidR="00835A86">
          <w:rPr>
            <w:rFonts w:hint="eastAsia"/>
            <w:bCs/>
            <w:sz w:val="24"/>
            <w:szCs w:val="24"/>
          </w:rPr>
          <w:t>作为</w:t>
        </w:r>
      </w:ins>
      <w:r>
        <w:rPr>
          <w:bCs/>
          <w:sz w:val="24"/>
          <w:szCs w:val="24"/>
        </w:rPr>
        <w:t>一种广泛采用的软件质量保证手段</w:t>
      </w:r>
      <w:r w:rsidRPr="00835A86">
        <w:rPr>
          <w:rFonts w:hint="eastAsia"/>
          <w:sz w:val="24"/>
          <w:szCs w:val="24"/>
          <w:rPrChange w:id="588" w:author="付 安" w:date="2019-02-20T17:04:00Z">
            <w:rPr>
              <w:rFonts w:hint="eastAsia"/>
              <w:b/>
              <w:sz w:val="24"/>
              <w:szCs w:val="24"/>
            </w:rPr>
          </w:rPrChange>
        </w:rPr>
        <w:t>，</w:t>
      </w:r>
      <w:ins w:id="589" w:author="付 安" w:date="2019-02-20T17:04:00Z">
        <w:r w:rsidR="00D45A56">
          <w:rPr>
            <w:rFonts w:hint="eastAsia"/>
            <w:sz w:val="24"/>
            <w:szCs w:val="24"/>
          </w:rPr>
          <w:t>可</w:t>
        </w:r>
      </w:ins>
      <w:ins w:id="590" w:author="付 安" w:date="2019-02-20T17:05:00Z">
        <w:r w:rsidR="00835A86">
          <w:rPr>
            <w:rFonts w:hint="eastAsia"/>
            <w:sz w:val="24"/>
            <w:szCs w:val="24"/>
          </w:rPr>
          <w:t>助力智能软件质量</w:t>
        </w:r>
        <w:r w:rsidR="00835A86">
          <w:rPr>
            <w:sz w:val="24"/>
            <w:szCs w:val="24"/>
          </w:rPr>
          <w:t>保障</w:t>
        </w:r>
        <w:r w:rsidR="00835A86">
          <w:rPr>
            <w:rFonts w:hint="eastAsia"/>
            <w:sz w:val="24"/>
            <w:szCs w:val="24"/>
          </w:rPr>
          <w:t>的</w:t>
        </w:r>
        <w:r w:rsidR="00835A86">
          <w:rPr>
            <w:sz w:val="24"/>
            <w:szCs w:val="24"/>
          </w:rPr>
          <w:t>进一步发展</w:t>
        </w:r>
        <w:r w:rsidR="00835A86">
          <w:rPr>
            <w:rFonts w:hint="eastAsia"/>
            <w:sz w:val="24"/>
            <w:szCs w:val="24"/>
          </w:rPr>
          <w:t>。然</w:t>
        </w:r>
      </w:ins>
      <w:r>
        <w:rPr>
          <w:rFonts w:hint="eastAsia"/>
          <w:bCs/>
          <w:sz w:val="24"/>
          <w:szCs w:val="24"/>
        </w:rPr>
        <w:t>而</w:t>
      </w:r>
      <w:ins w:id="591" w:author="付 安" w:date="2019-02-20T17:06:00Z">
        <w:r w:rsidR="00835A86">
          <w:rPr>
            <w:rFonts w:hint="eastAsia"/>
            <w:bCs/>
            <w:sz w:val="24"/>
            <w:szCs w:val="24"/>
          </w:rPr>
          <w:t>，</w:t>
        </w:r>
      </w:ins>
      <w:del w:id="592" w:author="付 安" w:date="2019-02-20T17:06:00Z">
        <w:r w:rsidDel="00835A86">
          <w:rPr>
            <w:rFonts w:hint="eastAsia"/>
            <w:sz w:val="24"/>
            <w:szCs w:val="24"/>
          </w:rPr>
          <w:delText>智能软件</w:delText>
        </w:r>
        <w:r w:rsidDel="00835A86">
          <w:rPr>
            <w:sz w:val="24"/>
            <w:szCs w:val="24"/>
          </w:rPr>
          <w:delText>测试</w:delText>
        </w:r>
        <w:bookmarkEnd w:id="559"/>
        <w:bookmarkEnd w:id="560"/>
        <w:r w:rsidDel="00835A86">
          <w:rPr>
            <w:sz w:val="24"/>
            <w:szCs w:val="24"/>
          </w:rPr>
          <w:delText>方面的研究工作仍存在诸多不足，</w:delText>
        </w:r>
      </w:del>
      <w:r>
        <w:rPr>
          <w:rFonts w:hint="eastAsia"/>
          <w:sz w:val="24"/>
          <w:szCs w:val="24"/>
        </w:rPr>
        <w:t>智能软件与传统软件相比</w:t>
      </w:r>
      <w:del w:id="593" w:author="付 安" w:date="2019-02-20T17:06:00Z">
        <w:r w:rsidDel="00835A86">
          <w:rPr>
            <w:rFonts w:hint="eastAsia"/>
            <w:sz w:val="24"/>
            <w:szCs w:val="24"/>
          </w:rPr>
          <w:delText>也</w:delText>
        </w:r>
      </w:del>
      <w:r>
        <w:rPr>
          <w:rFonts w:hint="eastAsia"/>
          <w:sz w:val="24"/>
          <w:szCs w:val="24"/>
        </w:rPr>
        <w:t>存</w:t>
      </w:r>
      <w:del w:id="594" w:author="付 安" w:date="2019-02-20T17:05:00Z">
        <w:r w:rsidDel="00835A86">
          <w:rPr>
            <w:rFonts w:hint="eastAsia"/>
            <w:sz w:val="24"/>
            <w:szCs w:val="24"/>
          </w:rPr>
          <w:delText>在一些特别之处</w:delText>
        </w:r>
      </w:del>
      <w:ins w:id="595" w:author="付 安" w:date="2019-02-20T17:05:00Z">
        <w:r w:rsidR="00835A86">
          <w:rPr>
            <w:rFonts w:hint="eastAsia"/>
            <w:sz w:val="24"/>
            <w:szCs w:val="24"/>
          </w:rPr>
          <w:t>诸多</w:t>
        </w:r>
      </w:ins>
      <w:ins w:id="596" w:author="付 安" w:date="2019-02-20T17:06:00Z">
        <w:r w:rsidR="00835A86">
          <w:rPr>
            <w:rFonts w:hint="eastAsia"/>
            <w:sz w:val="24"/>
            <w:szCs w:val="24"/>
          </w:rPr>
          <w:t>特</w:t>
        </w:r>
        <w:r w:rsidR="00835A86">
          <w:rPr>
            <w:rFonts w:hint="eastAsia"/>
            <w:sz w:val="24"/>
            <w:szCs w:val="24"/>
          </w:rPr>
          <w:lastRenderedPageBreak/>
          <w:t>性</w:t>
        </w:r>
      </w:ins>
      <w:r>
        <w:rPr>
          <w:rFonts w:hint="eastAsia"/>
          <w:sz w:val="24"/>
          <w:szCs w:val="24"/>
        </w:rPr>
        <w:t>，</w:t>
      </w:r>
      <w:del w:id="597" w:author="付 安" w:date="2019-02-20T17:06:00Z">
        <w:r w:rsidDel="00835A86">
          <w:rPr>
            <w:rFonts w:hint="eastAsia"/>
            <w:sz w:val="24"/>
            <w:szCs w:val="24"/>
          </w:rPr>
          <w:delText>所以</w:delText>
        </w:r>
      </w:del>
      <w:ins w:id="598" w:author="付 安" w:date="2019-02-20T17:06:00Z">
        <w:r w:rsidR="00835A86">
          <w:rPr>
            <w:rFonts w:hint="eastAsia"/>
            <w:sz w:val="24"/>
            <w:szCs w:val="24"/>
          </w:rPr>
          <w:t>使</w:t>
        </w:r>
      </w:ins>
      <w:r>
        <w:rPr>
          <w:rFonts w:hint="eastAsia"/>
          <w:sz w:val="24"/>
          <w:szCs w:val="24"/>
        </w:rPr>
        <w:t>传统的软件测试技术</w:t>
      </w:r>
      <w:ins w:id="599" w:author="付 安" w:date="2019-02-20T17:06:00Z">
        <w:r w:rsidR="00835A86">
          <w:rPr>
            <w:rFonts w:hint="eastAsia"/>
            <w:sz w:val="24"/>
            <w:szCs w:val="24"/>
          </w:rPr>
          <w:t>与</w:t>
        </w:r>
      </w:ins>
      <w:del w:id="600" w:author="付 安" w:date="2019-02-20T17:06:00Z">
        <w:r w:rsidDel="00835A86">
          <w:rPr>
            <w:rFonts w:hint="eastAsia"/>
            <w:sz w:val="24"/>
            <w:szCs w:val="24"/>
          </w:rPr>
          <w:delText>和</w:delText>
        </w:r>
      </w:del>
      <w:r>
        <w:rPr>
          <w:rFonts w:hint="eastAsia"/>
          <w:sz w:val="24"/>
          <w:szCs w:val="24"/>
        </w:rPr>
        <w:t>方法</w:t>
      </w:r>
      <w:ins w:id="601" w:author="付 安" w:date="2019-02-20T17:06:00Z">
        <w:r w:rsidR="00835A86">
          <w:rPr>
            <w:rFonts w:hint="eastAsia"/>
            <w:sz w:val="24"/>
            <w:szCs w:val="24"/>
          </w:rPr>
          <w:t>难以</w:t>
        </w:r>
        <w:r w:rsidR="00835A86">
          <w:rPr>
            <w:sz w:val="24"/>
            <w:szCs w:val="24"/>
          </w:rPr>
          <w:t>直接应用</w:t>
        </w:r>
        <w:r w:rsidR="00835A86">
          <w:rPr>
            <w:rFonts w:hint="eastAsia"/>
            <w:sz w:val="24"/>
            <w:szCs w:val="24"/>
          </w:rPr>
          <w:t>；</w:t>
        </w:r>
        <w:r w:rsidR="00835A86">
          <w:rPr>
            <w:sz w:val="24"/>
            <w:szCs w:val="24"/>
          </w:rPr>
          <w:t>此外，</w:t>
        </w:r>
      </w:ins>
      <w:ins w:id="602" w:author="付 安" w:date="2019-02-20T17:07:00Z">
        <w:r w:rsidR="00835A86">
          <w:rPr>
            <w:rFonts w:hint="eastAsia"/>
            <w:sz w:val="24"/>
            <w:szCs w:val="24"/>
          </w:rPr>
          <w:t>已有</w:t>
        </w:r>
        <w:r w:rsidR="00835A86">
          <w:rPr>
            <w:sz w:val="24"/>
            <w:szCs w:val="24"/>
          </w:rPr>
          <w:t>的</w:t>
        </w:r>
      </w:ins>
      <w:ins w:id="603" w:author="付 安" w:date="2019-02-20T17:06:00Z">
        <w:r w:rsidR="00835A86">
          <w:rPr>
            <w:rFonts w:hint="eastAsia"/>
            <w:sz w:val="24"/>
            <w:szCs w:val="24"/>
          </w:rPr>
          <w:t>智能软件</w:t>
        </w:r>
        <w:r w:rsidR="00835A86">
          <w:rPr>
            <w:sz w:val="24"/>
            <w:szCs w:val="24"/>
          </w:rPr>
          <w:t>测试研究工作</w:t>
        </w:r>
      </w:ins>
      <w:ins w:id="604" w:author="付 安" w:date="2019-02-20T17:07:00Z">
        <w:r w:rsidR="008E4967">
          <w:rPr>
            <w:rFonts w:hint="eastAsia"/>
            <w:sz w:val="24"/>
            <w:szCs w:val="24"/>
          </w:rPr>
          <w:t>存在局限性</w:t>
        </w:r>
      </w:ins>
      <w:ins w:id="605" w:author="付 安" w:date="2019-02-20T17:06:00Z">
        <w:r w:rsidR="00835A86">
          <w:rPr>
            <w:sz w:val="24"/>
            <w:szCs w:val="24"/>
          </w:rPr>
          <w:t>。</w:t>
        </w:r>
      </w:ins>
      <w:del w:id="606" w:author="付 安" w:date="2019-02-20T17:06:00Z">
        <w:r w:rsidDel="00835A86">
          <w:rPr>
            <w:rFonts w:hint="eastAsia"/>
            <w:sz w:val="24"/>
            <w:szCs w:val="24"/>
          </w:rPr>
          <w:delText>并不能完全照搬</w:delText>
        </w:r>
      </w:del>
      <w:del w:id="607" w:author="付 安" w:date="2019-02-20T17:07:00Z">
        <w:r w:rsidDel="00F0571E">
          <w:rPr>
            <w:rFonts w:hint="eastAsia"/>
            <w:sz w:val="24"/>
            <w:szCs w:val="24"/>
          </w:rPr>
          <w:delText>，</w:delText>
        </w:r>
      </w:del>
      <w:del w:id="608" w:author="付 安" w:date="2019-02-20T17:08:00Z">
        <w:r w:rsidDel="008E4967">
          <w:rPr>
            <w:rFonts w:hint="eastAsia"/>
            <w:sz w:val="24"/>
            <w:szCs w:val="24"/>
          </w:rPr>
          <w:delText>整个智能化领域都</w:delText>
        </w:r>
        <w:r w:rsidDel="008E4967">
          <w:rPr>
            <w:sz w:val="24"/>
            <w:szCs w:val="24"/>
          </w:rPr>
          <w:delText>亟待探索有效且高效的新型</w:delText>
        </w:r>
        <w:r w:rsidDel="008E4967">
          <w:rPr>
            <w:rFonts w:hint="eastAsia"/>
            <w:sz w:val="24"/>
            <w:szCs w:val="24"/>
          </w:rPr>
          <w:delText>智能软件</w:delText>
        </w:r>
        <w:r w:rsidDel="008E4967">
          <w:rPr>
            <w:sz w:val="24"/>
            <w:szCs w:val="24"/>
          </w:rPr>
          <w:delText>的测试方法与技术。</w:delText>
        </w:r>
      </w:del>
      <w:r>
        <w:rPr>
          <w:b/>
          <w:sz w:val="24"/>
          <w:szCs w:val="24"/>
        </w:rPr>
        <w:t>本课题旨在针对</w:t>
      </w:r>
      <w:r>
        <w:rPr>
          <w:rFonts w:hint="eastAsia"/>
          <w:b/>
          <w:sz w:val="24"/>
          <w:szCs w:val="24"/>
        </w:rPr>
        <w:t>智能软件</w:t>
      </w:r>
      <w:r>
        <w:rPr>
          <w:b/>
          <w:sz w:val="24"/>
          <w:szCs w:val="24"/>
        </w:rPr>
        <w:t>测试</w:t>
      </w:r>
      <w:del w:id="609" w:author="付 安" w:date="2019-02-20T17:09:00Z">
        <w:r w:rsidDel="00680891">
          <w:rPr>
            <w:b/>
            <w:sz w:val="24"/>
            <w:szCs w:val="24"/>
          </w:rPr>
          <w:delText>方面</w:delText>
        </w:r>
      </w:del>
      <w:r>
        <w:rPr>
          <w:b/>
          <w:sz w:val="24"/>
          <w:szCs w:val="24"/>
        </w:rPr>
        <w:t>的问题与挑战，</w:t>
      </w:r>
      <w:r>
        <w:rPr>
          <w:rFonts w:hint="eastAsia"/>
          <w:b/>
          <w:sz w:val="24"/>
          <w:szCs w:val="24"/>
        </w:rPr>
        <w:t>采用数据驱动式测试方法，</w:t>
      </w:r>
      <w:r>
        <w:rPr>
          <w:b/>
          <w:sz w:val="24"/>
          <w:szCs w:val="24"/>
        </w:rPr>
        <w:t>探索</w:t>
      </w:r>
      <w:r>
        <w:rPr>
          <w:rFonts w:hint="eastAsia"/>
          <w:b/>
          <w:sz w:val="24"/>
          <w:szCs w:val="24"/>
        </w:rPr>
        <w:t>智能软件</w:t>
      </w:r>
      <w:r>
        <w:rPr>
          <w:b/>
          <w:sz w:val="24"/>
          <w:szCs w:val="24"/>
        </w:rPr>
        <w:t>的测试关键技术，以系统有效的方式检测与评估</w:t>
      </w:r>
      <w:r>
        <w:rPr>
          <w:rFonts w:hint="eastAsia"/>
          <w:b/>
          <w:sz w:val="24"/>
          <w:szCs w:val="24"/>
        </w:rPr>
        <w:t>智能软件</w:t>
      </w:r>
      <w:r>
        <w:rPr>
          <w:b/>
          <w:sz w:val="24"/>
          <w:szCs w:val="24"/>
        </w:rPr>
        <w:t>的质量，为开发可靠的</w:t>
      </w:r>
      <w:r>
        <w:rPr>
          <w:rFonts w:hint="eastAsia"/>
          <w:b/>
          <w:sz w:val="24"/>
          <w:szCs w:val="24"/>
        </w:rPr>
        <w:t>智能软件</w:t>
      </w:r>
      <w:r>
        <w:rPr>
          <w:b/>
          <w:sz w:val="24"/>
          <w:szCs w:val="24"/>
        </w:rPr>
        <w:t>提供新型测试理论与工具支持。</w:t>
      </w:r>
    </w:p>
    <w:p w14:paraId="6882348A" w14:textId="77777777" w:rsidR="00E846E6" w:rsidRDefault="005F2C71">
      <w:pPr>
        <w:spacing w:beforeLines="50" w:before="156" w:afterLines="100" w:after="312" w:line="360" w:lineRule="auto"/>
        <w:ind w:hanging="32"/>
        <w:rPr>
          <w:rFonts w:eastAsia="黑体"/>
          <w:b/>
          <w:spacing w:val="4"/>
          <w:sz w:val="24"/>
          <w:szCs w:val="24"/>
        </w:rPr>
      </w:pPr>
      <w:commentRangeStart w:id="610"/>
      <w:r>
        <w:rPr>
          <w:rFonts w:eastAsia="黑体"/>
          <w:b/>
          <w:spacing w:val="4"/>
          <w:sz w:val="24"/>
          <w:szCs w:val="24"/>
        </w:rPr>
        <w:t>参考文献</w:t>
      </w:r>
      <w:r w:rsidR="00182608">
        <w:rPr>
          <w:rFonts w:eastAsia="黑体" w:hint="eastAsia"/>
          <w:b/>
          <w:spacing w:val="4"/>
          <w:sz w:val="24"/>
          <w:szCs w:val="24"/>
        </w:rPr>
        <w:t>（</w:t>
      </w:r>
      <w:r w:rsidR="00182608" w:rsidRPr="00182608">
        <w:rPr>
          <w:rFonts w:eastAsia="黑体" w:hint="eastAsia"/>
          <w:b/>
          <w:color w:val="FF0000"/>
          <w:spacing w:val="4"/>
          <w:sz w:val="24"/>
          <w:szCs w:val="24"/>
        </w:rPr>
        <w:t>需要重新筛选与标注</w:t>
      </w:r>
      <w:r w:rsidR="00182608">
        <w:rPr>
          <w:rFonts w:eastAsia="黑体" w:hint="eastAsia"/>
          <w:b/>
          <w:spacing w:val="4"/>
          <w:sz w:val="24"/>
          <w:szCs w:val="24"/>
        </w:rPr>
        <w:t>）</w:t>
      </w:r>
      <w:commentRangeEnd w:id="610"/>
      <w:r w:rsidR="00770130">
        <w:rPr>
          <w:rStyle w:val="af0"/>
        </w:rPr>
        <w:commentReference w:id="610"/>
      </w:r>
    </w:p>
    <w:p w14:paraId="66267A5B" w14:textId="77777777"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r w:rsidRPr="00A32527">
        <w:rPr>
          <w:color w:val="222222"/>
          <w:shd w:val="clear" w:color="auto" w:fill="FFFFFF"/>
          <w:lang w:val="it-IT"/>
        </w:rPr>
        <w:t>Pei, Kexin, et al. "Deepxplore: Automated whitebox testing of deep learning systems." Proceedings of the 26th Symposium on Operating Systems Principles. ACM, 2017.</w:t>
      </w:r>
    </w:p>
    <w:p w14:paraId="6D30E84C" w14:textId="77777777"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r w:rsidRPr="00A32527">
        <w:rPr>
          <w:color w:val="222222"/>
          <w:shd w:val="clear" w:color="auto" w:fill="FFFFFF"/>
          <w:lang w:val="it-IT"/>
        </w:rPr>
        <w:t>Yosinski, Jason, et al. "Understanding neural networks through deep visualization." arXiv preprint arXiv:1506.06579 (2015).</w:t>
      </w:r>
    </w:p>
    <w:p w14:paraId="084C9364" w14:textId="77777777"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bookmarkStart w:id="611" w:name="_Hlk535142287"/>
      <w:r w:rsidRPr="00A32527">
        <w:rPr>
          <w:color w:val="222222"/>
          <w:shd w:val="clear" w:color="auto" w:fill="FFFFFF"/>
          <w:lang w:val="it-IT"/>
        </w:rPr>
        <w:t>Guo</w:t>
      </w:r>
      <w:bookmarkEnd w:id="611"/>
      <w:r w:rsidRPr="00A32527">
        <w:rPr>
          <w:color w:val="222222"/>
          <w:shd w:val="clear" w:color="auto" w:fill="FFFFFF"/>
          <w:lang w:val="it-IT"/>
        </w:rPr>
        <w:t>, Jianmin, et al. "DLFuzz: differential fuzzing testing of deep learning systems." Proceedings of the 2018 26th ACM Joint Meeting on European Software Engineering Conference and Symposium on the Foundations of Software Engineering. ACM, 2018.</w:t>
      </w:r>
    </w:p>
    <w:p w14:paraId="7CBF0677" w14:textId="77777777"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bookmarkStart w:id="612" w:name="_Hlk535141627"/>
      <w:r w:rsidRPr="00A32527">
        <w:rPr>
          <w:color w:val="222222"/>
          <w:shd w:val="clear" w:color="auto" w:fill="FFFFFF"/>
          <w:lang w:val="it-IT"/>
        </w:rPr>
        <w:t>Tian</w:t>
      </w:r>
      <w:bookmarkEnd w:id="612"/>
      <w:r w:rsidRPr="00A32527">
        <w:rPr>
          <w:color w:val="222222"/>
          <w:shd w:val="clear" w:color="auto" w:fill="FFFFFF"/>
          <w:lang w:val="it-IT"/>
        </w:rPr>
        <w:t>, Yuchi, et al. "Deeptest: Automated testing of deep-neural-network-driven autonomous cars." Proceedings of the 40th International Conference on Software Engineering. ACM, 2018.</w:t>
      </w:r>
    </w:p>
    <w:p w14:paraId="47680AB3" w14:textId="77777777"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r w:rsidRPr="00A32527">
        <w:rPr>
          <w:color w:val="222222"/>
          <w:shd w:val="clear" w:color="auto" w:fill="FFFFFF"/>
          <w:lang w:val="it-IT"/>
        </w:rPr>
        <w:t xml:space="preserve">Y. </w:t>
      </w:r>
      <w:bookmarkStart w:id="613" w:name="_Hlk535141848"/>
      <w:r w:rsidRPr="00A32527">
        <w:rPr>
          <w:color w:val="222222"/>
          <w:shd w:val="clear" w:color="auto" w:fill="FFFFFF"/>
          <w:lang w:val="it-IT"/>
        </w:rPr>
        <w:t>Sun</w:t>
      </w:r>
      <w:bookmarkEnd w:id="613"/>
      <w:r w:rsidRPr="00A32527">
        <w:rPr>
          <w:color w:val="222222"/>
          <w:shd w:val="clear" w:color="auto" w:fill="FFFFFF"/>
          <w:lang w:val="it-IT"/>
        </w:rPr>
        <w:t>, X. Huang, and D. Kroening, “Testing Deep Neural Networks,” ArXiv e-prints, Mar. 2018.</w:t>
      </w:r>
    </w:p>
    <w:p w14:paraId="7D6F5E73" w14:textId="77777777"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bookmarkStart w:id="614" w:name="_Hlk535142411"/>
      <w:r w:rsidRPr="00A32527">
        <w:rPr>
          <w:color w:val="222222"/>
          <w:shd w:val="clear" w:color="auto" w:fill="FFFFFF"/>
          <w:lang w:val="it-IT"/>
        </w:rPr>
        <w:t>Ma</w:t>
      </w:r>
      <w:bookmarkEnd w:id="614"/>
      <w:r w:rsidRPr="00A32527">
        <w:rPr>
          <w:color w:val="222222"/>
          <w:shd w:val="clear" w:color="auto" w:fill="FFFFFF"/>
          <w:lang w:val="it-IT"/>
        </w:rPr>
        <w:t>, Lei, et al. "Deepgauge: Multi-granularity testing criteria for deep learning systems." Proceedings of the 33rd ACM/IEEE International Conference on Automated Software Engineering. ACM, 2018.</w:t>
      </w:r>
    </w:p>
    <w:p w14:paraId="3487516C" w14:textId="77777777"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bookmarkStart w:id="615" w:name="_Hlk535142635"/>
      <w:r w:rsidRPr="00A32527">
        <w:rPr>
          <w:color w:val="222222"/>
          <w:shd w:val="clear" w:color="auto" w:fill="FFFFFF"/>
          <w:lang w:val="it-IT"/>
        </w:rPr>
        <w:t>Sun</w:t>
      </w:r>
      <w:bookmarkEnd w:id="615"/>
      <w:r w:rsidRPr="00A32527">
        <w:rPr>
          <w:color w:val="222222"/>
          <w:shd w:val="clear" w:color="auto" w:fill="FFFFFF"/>
          <w:lang w:val="it-IT"/>
        </w:rPr>
        <w:t>, Youcheng, et al. "Concolic Testing for Deep Neural Networks." arXiv preprint arXiv:1805.00089 (2018).</w:t>
      </w:r>
    </w:p>
    <w:p w14:paraId="464B6896" w14:textId="77777777"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bookmarkStart w:id="616" w:name="_Hlk535143004"/>
      <w:r w:rsidRPr="00A32527">
        <w:rPr>
          <w:color w:val="222222"/>
          <w:shd w:val="clear" w:color="auto" w:fill="FFFFFF"/>
          <w:lang w:val="it-IT"/>
        </w:rPr>
        <w:t>Ma</w:t>
      </w:r>
      <w:bookmarkEnd w:id="616"/>
      <w:r w:rsidRPr="00A32527">
        <w:rPr>
          <w:color w:val="222222"/>
          <w:shd w:val="clear" w:color="auto" w:fill="FFFFFF"/>
          <w:lang w:val="it-IT"/>
        </w:rPr>
        <w:t>, Lei, et al. "Combinatorial Testing for Deep Learning Systems." arXiv preprint arXiv:1806.07723 (2018).</w:t>
      </w:r>
    </w:p>
    <w:p w14:paraId="55F81FDA" w14:textId="77777777"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r w:rsidRPr="00A32527">
        <w:rPr>
          <w:color w:val="222222"/>
          <w:shd w:val="clear" w:color="auto" w:fill="FFFFFF"/>
          <w:lang w:val="it-IT"/>
        </w:rPr>
        <w:t>Ma, Lei, et al. "DeepMutation: Mutation Testing of Deep Learning Systems." arXiv preprint arXiv:1805.05206 (2018).</w:t>
      </w:r>
    </w:p>
    <w:p w14:paraId="2AEAD479" w14:textId="77777777"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r w:rsidRPr="00A32527">
        <w:rPr>
          <w:color w:val="222222"/>
          <w:shd w:val="clear" w:color="auto" w:fill="FFFFFF"/>
          <w:lang w:val="it-IT"/>
        </w:rPr>
        <w:t>Zhang, Mengshi, et al. "DeepRoad: GAN-based Metamorphic Autonomous Driving System Testing." arXiv preprint arXiv:1802.02295 (2018).</w:t>
      </w:r>
    </w:p>
    <w:p w14:paraId="0DE5FD7A" w14:textId="77777777"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bookmarkStart w:id="617" w:name="_Hlk535152213"/>
      <w:r w:rsidRPr="00A32527">
        <w:rPr>
          <w:color w:val="222222"/>
          <w:shd w:val="clear" w:color="auto" w:fill="FFFFFF"/>
          <w:lang w:val="it-IT"/>
        </w:rPr>
        <w:lastRenderedPageBreak/>
        <w:t>Abdessalem</w:t>
      </w:r>
      <w:bookmarkEnd w:id="617"/>
      <w:r w:rsidRPr="00A32527">
        <w:rPr>
          <w:color w:val="222222"/>
          <w:shd w:val="clear" w:color="auto" w:fill="FFFFFF"/>
          <w:lang w:val="it-IT"/>
        </w:rPr>
        <w:t>, Raja Ben, et al. "Testing autonomous cars for feature interaction failures using many-objective search." Proceedings of the 33rd ACM/IEEE International Conference on Automated Software Engineering. ACM, 2018.</w:t>
      </w:r>
    </w:p>
    <w:p w14:paraId="4B39EACA" w14:textId="77777777"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r w:rsidRPr="00A32527">
        <w:rPr>
          <w:color w:val="222222"/>
          <w:shd w:val="clear" w:color="auto" w:fill="FFFFFF"/>
          <w:lang w:val="it-IT"/>
        </w:rPr>
        <w:t>Chen, Boyuan, et al. "An automated approach to estimating code coverage measures via execution logs." Proceedings of the 33rd ACM/IEEE International Conference on Automated Software Engineering. ACM, 2018.</w:t>
      </w:r>
    </w:p>
    <w:p w14:paraId="07F12D70" w14:textId="77777777" w:rsidR="00E846E6" w:rsidRPr="00A32527" w:rsidRDefault="005F2C71" w:rsidP="00A32527">
      <w:pPr>
        <w:numPr>
          <w:ilvl w:val="0"/>
          <w:numId w:val="2"/>
        </w:numPr>
        <w:adjustRightInd w:val="0"/>
        <w:spacing w:line="360" w:lineRule="auto"/>
        <w:ind w:left="426"/>
        <w:textAlignment w:val="baseline"/>
        <w:rPr>
          <w:rFonts w:eastAsia="黑体"/>
          <w:b/>
          <w:spacing w:val="4"/>
        </w:rPr>
      </w:pPr>
      <w:r w:rsidRPr="00A32527">
        <w:rPr>
          <w:color w:val="222222"/>
          <w:shd w:val="clear" w:color="auto" w:fill="FFFFFF"/>
          <w:lang w:val="it-IT"/>
        </w:rPr>
        <w:t>Han, Xue, Tingting Yu, and David Lo. "PerfLearner: learning from bug reports to understand and generate performance test frames." Proceedings of the 33rd ACM/IEEE International Conference on Automated Software Engineering. ACM, 2018.</w:t>
      </w:r>
    </w:p>
    <w:p w14:paraId="4A68E44C" w14:textId="77777777" w:rsidR="00E846E6" w:rsidRPr="00A32527" w:rsidRDefault="005F2C71" w:rsidP="00A32527">
      <w:pPr>
        <w:numPr>
          <w:ilvl w:val="0"/>
          <w:numId w:val="2"/>
        </w:numPr>
        <w:adjustRightInd w:val="0"/>
        <w:spacing w:line="360" w:lineRule="auto"/>
        <w:ind w:left="426"/>
        <w:textAlignment w:val="baseline"/>
        <w:rPr>
          <w:color w:val="222222"/>
          <w:shd w:val="clear" w:color="auto" w:fill="FFFFFF"/>
          <w:lang w:val="it-IT"/>
        </w:rPr>
      </w:pPr>
      <w:r w:rsidRPr="00A32527">
        <w:rPr>
          <w:color w:val="222222"/>
          <w:shd w:val="clear" w:color="auto" w:fill="FFFFFF"/>
          <w:lang w:val="it-IT"/>
        </w:rPr>
        <w:t xml:space="preserve"> V. Rausch, A. Hansen, E. Solowjow, C. Liu, E. Kreuzer, J. K. Hedrick. </w:t>
      </w:r>
      <w:bookmarkStart w:id="618" w:name="OLE_LINK5"/>
      <w:bookmarkStart w:id="619" w:name="OLE_LINK6"/>
      <w:r w:rsidRPr="00A32527">
        <w:rPr>
          <w:color w:val="222222"/>
          <w:shd w:val="clear" w:color="auto" w:fill="FFFFFF"/>
          <w:lang w:val="it-IT"/>
        </w:rPr>
        <w:t>Learning aDeep Neural Net Policy for End-to-End Control of Autonomous Vehicles</w:t>
      </w:r>
      <w:bookmarkEnd w:id="618"/>
      <w:bookmarkEnd w:id="619"/>
      <w:r w:rsidRPr="00A32527">
        <w:rPr>
          <w:rFonts w:hint="eastAsia"/>
          <w:color w:val="222222"/>
          <w:shd w:val="clear" w:color="auto" w:fill="FFFFFF"/>
          <w:lang w:val="it-IT"/>
        </w:rPr>
        <w:t xml:space="preserve">. </w:t>
      </w:r>
      <w:r w:rsidRPr="00A32527">
        <w:rPr>
          <w:i/>
          <w:color w:val="222222"/>
          <w:shd w:val="clear" w:color="auto" w:fill="FFFFFF"/>
          <w:lang w:val="it-IT"/>
        </w:rPr>
        <w:t xml:space="preserve">Proceedings of the 2017 American Control Conference </w:t>
      </w:r>
      <w:r w:rsidRPr="00A32527">
        <w:rPr>
          <w:color w:val="222222"/>
          <w:shd w:val="clear" w:color="auto" w:fill="FFFFFF"/>
          <w:lang w:val="it-IT"/>
        </w:rPr>
        <w:t xml:space="preserve">(ACC’17), </w:t>
      </w:r>
      <w:r w:rsidRPr="00A32527">
        <w:rPr>
          <w:spacing w:val="4"/>
        </w:rPr>
        <w:t>IEEE Computer Society,</w:t>
      </w:r>
      <w:r w:rsidRPr="00A32527">
        <w:rPr>
          <w:color w:val="222222"/>
          <w:shd w:val="clear" w:color="auto" w:fill="FFFFFF"/>
          <w:lang w:val="it-IT"/>
        </w:rPr>
        <w:t xml:space="preserve"> 2017, pp. 4914-4919. </w:t>
      </w:r>
    </w:p>
    <w:p w14:paraId="350B23CF" w14:textId="77777777" w:rsidR="00E846E6" w:rsidRPr="00A32527" w:rsidRDefault="005F2C71">
      <w:pPr>
        <w:numPr>
          <w:ilvl w:val="0"/>
          <w:numId w:val="2"/>
        </w:numPr>
        <w:adjustRightInd w:val="0"/>
        <w:spacing w:line="360" w:lineRule="auto"/>
        <w:ind w:left="709" w:hanging="709"/>
        <w:textAlignment w:val="baseline"/>
        <w:rPr>
          <w:color w:val="222222"/>
          <w:shd w:val="clear" w:color="auto" w:fill="FFFFFF"/>
          <w:lang w:val="it-IT"/>
        </w:rPr>
      </w:pPr>
      <w:r w:rsidRPr="00A32527">
        <w:rPr>
          <w:color w:val="222222"/>
          <w:shd w:val="clear" w:color="auto" w:fill="FFFFFF"/>
          <w:lang w:val="it-IT"/>
        </w:rPr>
        <w:t xml:space="preserve">K. He, X. Zhang, S. Ren, J. Sun. Deep Residual Learning for Image Recognition. </w:t>
      </w:r>
    </w:p>
    <w:p w14:paraId="07697AC5" w14:textId="77777777" w:rsidR="00E846E6" w:rsidRPr="00A32527" w:rsidRDefault="005F2C71">
      <w:pPr>
        <w:adjustRightInd w:val="0"/>
        <w:spacing w:line="360" w:lineRule="auto"/>
        <w:ind w:leftChars="200" w:left="420"/>
        <w:textAlignment w:val="baseline"/>
        <w:rPr>
          <w:color w:val="222222"/>
          <w:shd w:val="clear" w:color="auto" w:fill="FFFFFF"/>
          <w:lang w:val="it-IT"/>
        </w:rPr>
      </w:pPr>
      <w:r w:rsidRPr="00A32527">
        <w:rPr>
          <w:i/>
          <w:color w:val="222222"/>
          <w:shd w:val="clear" w:color="auto" w:fill="FFFFFF"/>
          <w:lang w:val="it-IT"/>
        </w:rPr>
        <w:t xml:space="preserve">Proceedings of the IEEE conference on computer vision and pattern recognition </w:t>
      </w:r>
      <w:r w:rsidRPr="00A32527">
        <w:rPr>
          <w:color w:val="222222"/>
          <w:shd w:val="clear" w:color="auto" w:fill="FFFFFF"/>
          <w:lang w:val="it-IT"/>
        </w:rPr>
        <w:t xml:space="preserve">(CVPR’16), </w:t>
      </w:r>
      <w:r w:rsidRPr="00A32527">
        <w:rPr>
          <w:spacing w:val="4"/>
        </w:rPr>
        <w:t>IEEE Computer Society,</w:t>
      </w:r>
      <w:r w:rsidRPr="00A32527">
        <w:rPr>
          <w:color w:val="222222"/>
          <w:shd w:val="clear" w:color="auto" w:fill="FFFFFF"/>
          <w:lang w:val="it-IT"/>
        </w:rPr>
        <w:t xml:space="preserve"> 2016, pp. 770-778. </w:t>
      </w:r>
    </w:p>
    <w:p w14:paraId="74977E60" w14:textId="77777777"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r w:rsidRPr="00A32527">
        <w:rPr>
          <w:color w:val="222222"/>
          <w:shd w:val="clear" w:color="auto" w:fill="FFFFFF"/>
          <w:lang w:val="it-IT"/>
        </w:rPr>
        <w:t xml:space="preserve">M. A. O. Vasilescu, D. Terzopoulos. Multilinear Image Analysis for Facial Recognition. </w:t>
      </w:r>
      <w:r w:rsidRPr="00A32527">
        <w:rPr>
          <w:i/>
          <w:color w:val="222222"/>
          <w:shd w:val="clear" w:color="auto" w:fill="FFFFFF"/>
          <w:lang w:val="it-IT"/>
        </w:rPr>
        <w:t>Proceedings of the 16th In International Conference on Pattern Recognition</w:t>
      </w:r>
      <w:r w:rsidRPr="00A32527">
        <w:rPr>
          <w:color w:val="222222"/>
          <w:shd w:val="clear" w:color="auto" w:fill="FFFFFF"/>
          <w:lang w:val="it-IT"/>
        </w:rPr>
        <w:t xml:space="preserve"> (ICPR’02), IEEE </w:t>
      </w:r>
      <w:r w:rsidRPr="00A32527">
        <w:rPr>
          <w:spacing w:val="4"/>
        </w:rPr>
        <w:t>Computer Society,</w:t>
      </w:r>
      <w:r w:rsidRPr="00A32527">
        <w:rPr>
          <w:color w:val="222222"/>
          <w:shd w:val="clear" w:color="auto" w:fill="FFFFFF"/>
          <w:lang w:val="it-IT"/>
        </w:rPr>
        <w:t xml:space="preserve"> 2002, pp. 511-514. </w:t>
      </w:r>
    </w:p>
    <w:p w14:paraId="72D82C85" w14:textId="77777777"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r w:rsidRPr="00A32527">
        <w:rPr>
          <w:color w:val="222222"/>
          <w:shd w:val="clear" w:color="auto" w:fill="FFFFFF"/>
          <w:lang w:val="it-IT"/>
        </w:rPr>
        <w:t xml:space="preserve">W. Xiong, J. Droppo, X. Huang, F. Seide, M. L. Seltzer, A. Stolcke, G. Zweig. Toward Human Parity in Conversational Speech Recognition. </w:t>
      </w:r>
      <w:r w:rsidRPr="00A32527">
        <w:rPr>
          <w:i/>
          <w:color w:val="222222"/>
          <w:shd w:val="clear" w:color="auto" w:fill="FFFFFF"/>
          <w:lang w:val="it-IT"/>
        </w:rPr>
        <w:t xml:space="preserve">Proceedings of the IEEE/ACM Transactions on Audio, Speech and Language Processing </w:t>
      </w:r>
      <w:r w:rsidRPr="00A32527">
        <w:rPr>
          <w:color w:val="222222"/>
          <w:shd w:val="clear" w:color="auto" w:fill="FFFFFF"/>
          <w:lang w:val="it-IT"/>
        </w:rPr>
        <w:t xml:space="preserve">(TASLP’17), IEEE </w:t>
      </w:r>
      <w:r w:rsidRPr="00A32527">
        <w:rPr>
          <w:spacing w:val="4"/>
        </w:rPr>
        <w:t>Computer Society,</w:t>
      </w:r>
      <w:r w:rsidRPr="00A32527">
        <w:rPr>
          <w:color w:val="222222"/>
          <w:shd w:val="clear" w:color="auto" w:fill="FFFFFF"/>
          <w:lang w:val="it-IT"/>
        </w:rPr>
        <w:t xml:space="preserve"> 2017, pp. 2410-2423.</w:t>
      </w:r>
    </w:p>
    <w:p w14:paraId="6A30F010" w14:textId="77777777"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r w:rsidRPr="00A32527">
        <w:rPr>
          <w:color w:val="222222"/>
          <w:shd w:val="clear" w:color="auto" w:fill="FFFFFF"/>
          <w:lang w:val="it-IT"/>
        </w:rPr>
        <w:t>Silver D, Huang A, Maddison C J, et al. Mastering the game of Go with deep neural networks and tree search[J]. Nature, 2016, 529(7587): 484-489.</w:t>
      </w:r>
    </w:p>
    <w:p w14:paraId="7276787E" w14:textId="77777777"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r w:rsidRPr="00A32527">
        <w:rPr>
          <w:color w:val="222222"/>
          <w:shd w:val="clear" w:color="auto" w:fill="FFFFFF"/>
          <w:lang w:val="it-IT"/>
        </w:rPr>
        <w:t>Silver D, Schrittwieser J, Simonyan K, et al. Mastering the game of Go without human knowledge[J]. Nature, 2017, 550(7676): 354-359.</w:t>
      </w:r>
    </w:p>
    <w:p w14:paraId="45F95C14" w14:textId="77777777" w:rsidR="00E846E6" w:rsidRPr="00A32527" w:rsidRDefault="000F45C7">
      <w:pPr>
        <w:numPr>
          <w:ilvl w:val="0"/>
          <w:numId w:val="2"/>
        </w:numPr>
        <w:adjustRightInd w:val="0"/>
        <w:spacing w:line="360" w:lineRule="auto"/>
        <w:ind w:left="426"/>
        <w:textAlignment w:val="baseline"/>
        <w:rPr>
          <w:shd w:val="clear" w:color="auto" w:fill="FFFFFF"/>
          <w:lang w:val="it-IT"/>
        </w:rPr>
      </w:pPr>
      <w:hyperlink r:id="rId27" w:history="1">
        <w:r w:rsidR="005F2C71" w:rsidRPr="00A32527">
          <w:rPr>
            <w:rStyle w:val="af"/>
            <w:color w:val="auto"/>
            <w:shd w:val="clear" w:color="auto" w:fill="FFFFFF"/>
            <w:lang w:val="it-IT"/>
          </w:rPr>
          <w:t>https://www.iyiou.com/p/73145.html</w:t>
        </w:r>
      </w:hyperlink>
      <w:r w:rsidR="005F2C71" w:rsidRPr="00A32527">
        <w:rPr>
          <w:shd w:val="clear" w:color="auto" w:fill="FFFFFF"/>
          <w:lang w:val="it-IT"/>
        </w:rPr>
        <w:t>.</w:t>
      </w:r>
    </w:p>
    <w:p w14:paraId="0A4E5119" w14:textId="77777777" w:rsidR="00E846E6" w:rsidRPr="00A32527" w:rsidRDefault="000F45C7">
      <w:pPr>
        <w:numPr>
          <w:ilvl w:val="0"/>
          <w:numId w:val="2"/>
        </w:numPr>
        <w:adjustRightInd w:val="0"/>
        <w:spacing w:line="360" w:lineRule="auto"/>
        <w:ind w:left="426"/>
        <w:textAlignment w:val="baseline"/>
        <w:rPr>
          <w:shd w:val="clear" w:color="auto" w:fill="FFFFFF"/>
          <w:lang w:val="it-IT"/>
        </w:rPr>
      </w:pPr>
      <w:hyperlink r:id="rId28" w:history="1">
        <w:r w:rsidR="005F2C71" w:rsidRPr="00A32527">
          <w:rPr>
            <w:rStyle w:val="af"/>
            <w:color w:val="auto"/>
            <w:shd w:val="clear" w:color="auto" w:fill="FFFFFF"/>
            <w:lang w:val="it-IT"/>
          </w:rPr>
          <w:t>http://m.elecfans.com/article/674086.html</w:t>
        </w:r>
      </w:hyperlink>
      <w:r w:rsidR="005F2C71" w:rsidRPr="00A32527">
        <w:rPr>
          <w:shd w:val="clear" w:color="auto" w:fill="FFFFFF"/>
          <w:lang w:val="it-IT"/>
        </w:rPr>
        <w:t>.</w:t>
      </w:r>
    </w:p>
    <w:p w14:paraId="7989D9C9" w14:textId="77777777" w:rsidR="00E846E6" w:rsidRPr="00A32527" w:rsidRDefault="000F45C7">
      <w:pPr>
        <w:numPr>
          <w:ilvl w:val="0"/>
          <w:numId w:val="2"/>
        </w:numPr>
        <w:adjustRightInd w:val="0"/>
        <w:spacing w:line="360" w:lineRule="auto"/>
        <w:ind w:left="426"/>
        <w:textAlignment w:val="baseline"/>
        <w:rPr>
          <w:shd w:val="clear" w:color="auto" w:fill="FFFFFF"/>
          <w:lang w:val="it-IT"/>
        </w:rPr>
      </w:pPr>
      <w:hyperlink r:id="rId29" w:history="1">
        <w:r w:rsidR="005F2C71" w:rsidRPr="00A32527">
          <w:rPr>
            <w:rStyle w:val="af"/>
            <w:color w:val="auto"/>
            <w:shd w:val="clear" w:color="auto" w:fill="FFFFFF"/>
            <w:lang w:val="it-IT"/>
          </w:rPr>
          <w:t>https://deepmind.com/blog/alphafold/</w:t>
        </w:r>
      </w:hyperlink>
      <w:r w:rsidR="005F2C71" w:rsidRPr="00A32527">
        <w:rPr>
          <w:shd w:val="clear" w:color="auto" w:fill="FFFFFF"/>
          <w:lang w:val="it-IT"/>
        </w:rPr>
        <w:t>.</w:t>
      </w:r>
    </w:p>
    <w:p w14:paraId="3874EC94" w14:textId="77777777" w:rsidR="00E846E6" w:rsidRPr="00A32527" w:rsidRDefault="000F45C7">
      <w:pPr>
        <w:numPr>
          <w:ilvl w:val="0"/>
          <w:numId w:val="2"/>
        </w:numPr>
        <w:adjustRightInd w:val="0"/>
        <w:spacing w:line="360" w:lineRule="auto"/>
        <w:ind w:left="426"/>
        <w:textAlignment w:val="baseline"/>
        <w:rPr>
          <w:shd w:val="clear" w:color="auto" w:fill="FFFFFF"/>
          <w:lang w:val="it-IT"/>
        </w:rPr>
      </w:pPr>
      <w:hyperlink r:id="rId30" w:history="1">
        <w:r w:rsidR="005F2C71" w:rsidRPr="00A32527">
          <w:rPr>
            <w:rStyle w:val="af"/>
            <w:color w:val="auto"/>
            <w:shd w:val="clear" w:color="auto" w:fill="FFFFFF"/>
            <w:lang w:val="it-IT"/>
          </w:rPr>
          <w:t>https://search.proquest.com/docview/2015377429?pq-origsite=gscholar</w:t>
        </w:r>
      </w:hyperlink>
      <w:r w:rsidR="005F2C71" w:rsidRPr="00A32527">
        <w:rPr>
          <w:shd w:val="clear" w:color="auto" w:fill="FFFFFF"/>
          <w:lang w:val="it-IT"/>
        </w:rPr>
        <w:t>.</w:t>
      </w:r>
    </w:p>
    <w:p w14:paraId="78A4CDA4" w14:textId="77777777" w:rsidR="00E846E6" w:rsidRPr="00A32527" w:rsidRDefault="000F45C7">
      <w:pPr>
        <w:numPr>
          <w:ilvl w:val="0"/>
          <w:numId w:val="2"/>
        </w:numPr>
        <w:adjustRightInd w:val="0"/>
        <w:spacing w:line="360" w:lineRule="auto"/>
        <w:ind w:left="426"/>
        <w:textAlignment w:val="baseline"/>
        <w:rPr>
          <w:rStyle w:val="af"/>
          <w:color w:val="auto"/>
          <w:lang w:val="it-IT"/>
        </w:rPr>
      </w:pPr>
      <w:hyperlink r:id="rId31" w:history="1">
        <w:r w:rsidR="005F2C71" w:rsidRPr="00A32527">
          <w:rPr>
            <w:rStyle w:val="af"/>
            <w:color w:val="auto"/>
            <w:shd w:val="clear" w:color="auto" w:fill="FFFFFF"/>
            <w:lang w:val="it-IT"/>
          </w:rPr>
          <w:t>http://www.theverge.com/2016/2/29/11134344/google-selfdriving-car-crash-reprt</w:t>
        </w:r>
      </w:hyperlink>
      <w:r w:rsidR="005F2C71" w:rsidRPr="00A32527">
        <w:rPr>
          <w:rStyle w:val="af"/>
          <w:color w:val="auto"/>
          <w:lang w:val="it-IT"/>
        </w:rPr>
        <w:t>A Google Self-Driving Car Caused a Crash for The Frst Time.</w:t>
      </w:r>
    </w:p>
    <w:p w14:paraId="657211A6" w14:textId="77777777" w:rsidR="00E846E6" w:rsidRPr="00A32527" w:rsidRDefault="000F45C7">
      <w:pPr>
        <w:numPr>
          <w:ilvl w:val="0"/>
          <w:numId w:val="2"/>
        </w:numPr>
        <w:adjustRightInd w:val="0"/>
        <w:spacing w:line="360" w:lineRule="auto"/>
        <w:ind w:left="426" w:hanging="426"/>
        <w:textAlignment w:val="baseline"/>
        <w:rPr>
          <w:shd w:val="clear" w:color="auto" w:fill="FFFFFF"/>
          <w:lang w:val="it-IT"/>
        </w:rPr>
      </w:pPr>
      <w:hyperlink r:id="rId32" w:history="1">
        <w:r w:rsidR="005F2C71" w:rsidRPr="00A32527">
          <w:rPr>
            <w:rStyle w:val="af"/>
            <w:color w:val="auto"/>
            <w:shd w:val="clear" w:color="auto" w:fill="FFFFFF"/>
            <w:lang w:val="it-IT"/>
          </w:rPr>
          <w:t xml:space="preserve">https://electrek.co/2016/07/01/understandingfatal-tesla-accident-autopilot-nhtsa-p </w:t>
        </w:r>
        <w:bookmarkStart w:id="620" w:name="_Hlt532418305"/>
        <w:bookmarkStart w:id="621" w:name="_Hlt532418304"/>
        <w:bookmarkStart w:id="622" w:name="_Hlt532418309"/>
        <w:bookmarkStart w:id="623" w:name="_Hlt532418311"/>
        <w:bookmarkStart w:id="624" w:name="_Hlt532418312"/>
        <w:bookmarkStart w:id="625" w:name="_Hlt532418308"/>
        <w:bookmarkStart w:id="626" w:name="_Hlt532418310"/>
        <w:bookmarkStart w:id="627" w:name="_Hlt532418323"/>
        <w:bookmarkStart w:id="628" w:name="_Hlt532418307"/>
        <w:bookmarkEnd w:id="620"/>
        <w:bookmarkEnd w:id="621"/>
        <w:bookmarkEnd w:id="622"/>
        <w:bookmarkEnd w:id="623"/>
        <w:bookmarkEnd w:id="624"/>
        <w:bookmarkEnd w:id="625"/>
        <w:bookmarkEnd w:id="626"/>
        <w:bookmarkEnd w:id="627"/>
        <w:bookmarkEnd w:id="628"/>
        <w:r w:rsidR="005F2C71" w:rsidRPr="00A32527">
          <w:rPr>
            <w:rStyle w:val="af"/>
            <w:color w:val="auto"/>
            <w:shd w:val="clear" w:color="auto" w:fill="FFFFFF"/>
            <w:lang w:val="it-IT"/>
          </w:rPr>
          <w:t>robe/</w:t>
        </w:r>
      </w:hyperlink>
      <w:r w:rsidR="005F2C71" w:rsidRPr="00A32527">
        <w:rPr>
          <w:shd w:val="clear" w:color="auto" w:fill="FFFFFF"/>
          <w:lang w:val="it-IT"/>
        </w:rPr>
        <w:t xml:space="preserve">, </w:t>
      </w:r>
      <w:r w:rsidR="005F2C71" w:rsidRPr="00A32527">
        <w:rPr>
          <w:shd w:val="clear" w:color="auto" w:fill="FFFFFF"/>
        </w:rPr>
        <w:t>Understanding the Fatal Tesla Accident on Autopilot and the NHTSA Probe.</w:t>
      </w:r>
    </w:p>
    <w:p w14:paraId="641BFDEC" w14:textId="77777777" w:rsidR="00E846E6" w:rsidRPr="00A32527" w:rsidRDefault="000F45C7">
      <w:pPr>
        <w:numPr>
          <w:ilvl w:val="0"/>
          <w:numId w:val="2"/>
        </w:numPr>
        <w:adjustRightInd w:val="0"/>
        <w:spacing w:line="360" w:lineRule="auto"/>
        <w:ind w:left="567" w:hanging="561"/>
        <w:textAlignment w:val="baseline"/>
        <w:rPr>
          <w:shd w:val="clear" w:color="auto" w:fill="FFFFFF"/>
          <w:lang w:val="it-IT"/>
        </w:rPr>
      </w:pPr>
      <w:hyperlink r:id="rId33" w:history="1">
        <w:r w:rsidR="005F2C71" w:rsidRPr="00A32527">
          <w:rPr>
            <w:rStyle w:val="af"/>
            <w:color w:val="auto"/>
            <w:shd w:val="clear" w:color="auto" w:fill="FFFFFF"/>
            <w:lang w:val="it-IT"/>
          </w:rPr>
          <w:t>https://en.wikipedia.org/wiki/Tay_(bot)</w:t>
        </w:r>
      </w:hyperlink>
      <w:r w:rsidR="005F2C71" w:rsidRPr="00A32527">
        <w:rPr>
          <w:shd w:val="clear" w:color="auto" w:fill="FFFFFF"/>
          <w:lang w:val="it-IT"/>
        </w:rPr>
        <w:t>.</w:t>
      </w:r>
    </w:p>
    <w:p w14:paraId="20E920CD" w14:textId="77777777"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rPr>
          <w:color w:val="222222"/>
          <w:shd w:val="clear" w:color="auto" w:fill="FFFFFF"/>
        </w:rPr>
        <w:t>G. J. Myers, C. Sandler, T. Badgett. The Art of Software Testing. John Wiley and Sons, 2011.</w:t>
      </w:r>
    </w:p>
    <w:p w14:paraId="2A9C18B0" w14:textId="77777777"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Anand S, Burke E K, Chen T Y, et al. An orchestrated survey of methodologies for automated software test case generation[J]. </w:t>
      </w:r>
      <w:r w:rsidRPr="00A32527">
        <w:rPr>
          <w:i/>
        </w:rPr>
        <w:t>Journal of Systems and Software</w:t>
      </w:r>
      <w:r w:rsidRPr="00A32527">
        <w:t>, 2013, 86(8): 1978-2001.</w:t>
      </w:r>
    </w:p>
    <w:p w14:paraId="416BE4F7" w14:textId="77777777"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Baldoni R, Coppa E, D’elia D C, et al. A survey of symbolic execution techniques[J]. </w:t>
      </w:r>
      <w:r w:rsidRPr="00A32527">
        <w:rPr>
          <w:i/>
        </w:rPr>
        <w:t xml:space="preserve">ACM Computing Surveys </w:t>
      </w:r>
      <w:r w:rsidRPr="00A32527">
        <w:t>(CSUR), 2018, 51(3): 50:1-50:39.</w:t>
      </w:r>
    </w:p>
    <w:p w14:paraId="633BA714" w14:textId="77777777"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King J C. A new approach to program testing[C]. In </w:t>
      </w:r>
      <w:r w:rsidRPr="00A32527">
        <w:rPr>
          <w:i/>
        </w:rPr>
        <w:t>Proceedings of the International Conference on Reliable Software</w:t>
      </w:r>
      <w:r w:rsidRPr="00A32527">
        <w:t>. ACM, 1975, 228-233.</w:t>
      </w:r>
    </w:p>
    <w:p w14:paraId="028591D2" w14:textId="77777777"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De Moura L, Bjørner N. Z3: An efficient SMT solver[C]. In </w:t>
      </w:r>
      <w:r w:rsidRPr="00A32527">
        <w:rPr>
          <w:i/>
        </w:rPr>
        <w:t>Proceedings of the 14th International conference on Tools and Algorithms for the Construction and Analysis of Systems</w:t>
      </w:r>
      <w:r w:rsidRPr="00A32527">
        <w:t xml:space="preserve"> (TACAS’08). Springer, 2008: 337-340.</w:t>
      </w:r>
    </w:p>
    <w:p w14:paraId="5937D9D0" w14:textId="77777777"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Ganesh V, Dill D L. A decision procedure for bit-vectors and arrays[C]// In </w:t>
      </w:r>
      <w:r w:rsidRPr="00A32527">
        <w:rPr>
          <w:i/>
        </w:rPr>
        <w:t>Proceedings of the 19th International Conference on Computer Aided Verification</w:t>
      </w:r>
      <w:r w:rsidRPr="00A32527">
        <w:t xml:space="preserve"> (CAV’07). Springer, 2007: 519-531.</w:t>
      </w:r>
    </w:p>
    <w:p w14:paraId="4EABE711" w14:textId="77777777"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Choco Solver [EB/OL]. [2018-11-18]. </w:t>
      </w:r>
      <w:hyperlink r:id="rId34" w:history="1">
        <w:r w:rsidRPr="00A32527">
          <w:rPr>
            <w:rStyle w:val="af"/>
            <w:color w:val="auto"/>
          </w:rPr>
          <w:t>http://www.choco-solver.org/</w:t>
        </w:r>
      </w:hyperlink>
      <w:r w:rsidRPr="00A32527">
        <w:t>.</w:t>
      </w:r>
    </w:p>
    <w:p w14:paraId="33CC543D" w14:textId="77777777"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Chipounov V, Georgescu V, Zamfir C, et al. Selective symbolic execution[C]// In </w:t>
      </w:r>
      <w:r w:rsidRPr="00A32527">
        <w:rPr>
          <w:i/>
        </w:rPr>
        <w:t>Proceedings of the 5th Workshop on Hot Topics in System Dependability</w:t>
      </w:r>
      <w:r w:rsidRPr="00A32527">
        <w:t xml:space="preserve"> (HotDep). 2009.</w:t>
      </w:r>
    </w:p>
    <w:p w14:paraId="40C87290" w14:textId="77777777"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Odefroid P, Klarlund N, Sen K. DART: directed automated random testing[C]. In </w:t>
      </w:r>
      <w:r w:rsidRPr="00A32527">
        <w:rPr>
          <w:i/>
        </w:rPr>
        <w:t>Proceedings of the ACM SIGPLAN Conference on Programming Language Design and Implementation</w:t>
      </w:r>
      <w:r w:rsidRPr="00A32527">
        <w:t xml:space="preserve"> (PLDI’15). ACM, 2005, 213-223.</w:t>
      </w:r>
    </w:p>
    <w:p w14:paraId="64DFE650" w14:textId="77777777"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Cadar C, Dunbar D, Engler D R. KLEE: Unassisted and Automatic Generation of High-Coverage Tests for Complex Systems Programs[C]// In </w:t>
      </w:r>
      <w:r w:rsidRPr="00A32527">
        <w:rPr>
          <w:i/>
        </w:rPr>
        <w:t>Proceedings of the 8th USENIX Conference on Operating Systems Design and Implementation</w:t>
      </w:r>
      <w:r w:rsidRPr="00A32527">
        <w:t xml:space="preserve"> (OSDI’08). 2008, 209-224.</w:t>
      </w:r>
    </w:p>
    <w:p w14:paraId="7C936965" w14:textId="77777777"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Godefroid P, Levin M Y, Molnar D A. Automated whitebox fuzz testing[C]// In </w:t>
      </w:r>
      <w:r w:rsidRPr="00A32527">
        <w:rPr>
          <w:i/>
        </w:rPr>
        <w:t>Proceedings of the 15th Annual Network and Distributed System Security Symposium</w:t>
      </w:r>
      <w:r w:rsidRPr="00A32527">
        <w:t xml:space="preserve"> (NDSS’08). 2008, </w:t>
      </w:r>
      <w:r w:rsidRPr="00A32527">
        <w:lastRenderedPageBreak/>
        <w:t>151-166.</w:t>
      </w:r>
    </w:p>
    <w:p w14:paraId="3E3F3BD5" w14:textId="77777777"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Dias Neto A C, Subramanyan R, Vieira M, et al. A survey on model-based testing approaches: a systematic review[C]. In </w:t>
      </w:r>
      <w:r w:rsidRPr="00A32527">
        <w:rPr>
          <w:i/>
        </w:rPr>
        <w:t>Proceedings of the 1st ACM International Workshop on Empirical Assessment of Software Engineering Languages and Technologies</w:t>
      </w:r>
      <w:r w:rsidRPr="00A32527">
        <w:t xml:space="preserve">, in conjunction with the </w:t>
      </w:r>
      <w:r w:rsidRPr="00A32527">
        <w:rPr>
          <w:i/>
        </w:rPr>
        <w:t>22nd IEEE/ACM International Conference on Automated Software Engineering</w:t>
      </w:r>
      <w:r w:rsidRPr="00A32527">
        <w:t xml:space="preserve"> (ASE’07). ACM, 2007: 31-36.</w:t>
      </w:r>
    </w:p>
    <w:p w14:paraId="1AE722D6" w14:textId="77777777"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Lee D, Yannakakis M. Principles and methods of testing finite state machines-a survey[C]. In </w:t>
      </w:r>
      <w:r w:rsidRPr="00A32527">
        <w:rPr>
          <w:i/>
        </w:rPr>
        <w:t>Proceedings of the IEEE</w:t>
      </w:r>
      <w:r w:rsidRPr="00A32527">
        <w:t>. IEEE Computer Society, 1996, 84(8): 1090-1123.</w:t>
      </w:r>
    </w:p>
    <w:p w14:paraId="30303805" w14:textId="77777777"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Kansomkeat S, Rivepiboon W. Automated-generating test case using UML statechart diagrams[C]// In </w:t>
      </w:r>
      <w:r w:rsidRPr="00A32527">
        <w:rPr>
          <w:i/>
        </w:rPr>
        <w:t>Proceedings of the 2003 Annual Research Conference of the South African Institute of Computer Scientists and Information Technologists on Enablement Through Technology</w:t>
      </w:r>
      <w:r w:rsidRPr="00A32527">
        <w:t xml:space="preserve"> (SAICSIT’03). South African Institute for Computer Scientists and Information Technologists, 2003: 296-300.</w:t>
      </w:r>
    </w:p>
    <w:p w14:paraId="44E1EE35" w14:textId="77777777"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Cohen D M, Dalal S R, Fredman M L, et al. The AETG system: An approach to testing based on combinatorial design[J]. </w:t>
      </w:r>
      <w:r w:rsidRPr="00A32527">
        <w:rPr>
          <w:i/>
        </w:rPr>
        <w:t>IEEE Transactions on Software Engineering</w:t>
      </w:r>
      <w:r w:rsidRPr="00A32527">
        <w:t>, 1997, 23(7): 437-444.</w:t>
      </w:r>
    </w:p>
    <w:p w14:paraId="2A7C51A7" w14:textId="77777777"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Lei Y, Kacker R, Kuhn D R, et al. IPOG: A general strategy for t-way software testing[C]//In </w:t>
      </w:r>
      <w:r w:rsidRPr="00A32527">
        <w:rPr>
          <w:i/>
        </w:rPr>
        <w:t>Proceedings of the 14th Annual IEEE International Conference and Workshops on the Engineering of Computer-Based Systems</w:t>
      </w:r>
      <w:r w:rsidRPr="00A32527">
        <w:t xml:space="preserve"> (ECBS’07). IEEE Computer Society, 2007: 549-556.</w:t>
      </w:r>
    </w:p>
    <w:p w14:paraId="7E554ACE" w14:textId="77777777"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Lei Y, Kacker R, Kuhn D R, et al. IPOG/IPOG-D: efficient test generation for multi‐way combinatorial testing[J]. </w:t>
      </w:r>
      <w:r w:rsidRPr="00A32527">
        <w:rPr>
          <w:i/>
        </w:rPr>
        <w:t>Software Testing, Verification and Reliability</w:t>
      </w:r>
      <w:r w:rsidRPr="00A32527">
        <w:t>, 2008, 18(3): 125-148.</w:t>
      </w:r>
    </w:p>
    <w:p w14:paraId="2923CA8E" w14:textId="77777777"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Ghazi S A, Ahmed M A. Pair-wise test coverage using genetic algorithms[C]. In </w:t>
      </w:r>
      <w:r w:rsidRPr="00A32527">
        <w:rPr>
          <w:i/>
        </w:rPr>
        <w:t>Proceedings of the Congress on Evolutionary Computation</w:t>
      </w:r>
      <w:r w:rsidRPr="00A32527">
        <w:t xml:space="preserve"> (CEC’03). IEEE Computer Society, 2003, 1420-1424.</w:t>
      </w:r>
    </w:p>
    <w:p w14:paraId="5D1E7E07" w14:textId="77777777"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Bryce R C, Colbourn C J. One-test-at-a-time heuristic search for interaction test suites[C]. In </w:t>
      </w:r>
      <w:r w:rsidRPr="00A32527">
        <w:rPr>
          <w:i/>
        </w:rPr>
        <w:t>Proceedings of the 9th Annual Conference on Genetic and Evolutionary Computation</w:t>
      </w:r>
      <w:r w:rsidRPr="00A32527">
        <w:t xml:space="preserve"> (GECCO’07). ACM, 2007: 1082-1089.</w:t>
      </w:r>
    </w:p>
    <w:p w14:paraId="75D5C794" w14:textId="77777777"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Williams A W. Determination of test configurations for pair-wise interaction coverage[M]. Testing of Communicating Systems. Springer, Boston, MA, 2000: 59-74.</w:t>
      </w:r>
    </w:p>
    <w:p w14:paraId="25566E54" w14:textId="77777777"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lastRenderedPageBreak/>
        <w:t xml:space="preserve"> </w:t>
      </w:r>
      <w:r w:rsidRPr="00A32527">
        <w:t xml:space="preserve">Kobayashi N, Tsuchiya T, Kikuno T. A new method for constructing pair-wise covering designs for software testing[J]. </w:t>
      </w:r>
      <w:r w:rsidRPr="00A32527">
        <w:rPr>
          <w:i/>
        </w:rPr>
        <w:t>Information Processing Letters</w:t>
      </w:r>
      <w:r w:rsidRPr="00A32527">
        <w:t>, 2002, 81(2): 85-91.</w:t>
      </w:r>
    </w:p>
    <w:p w14:paraId="7FD36634" w14:textId="77777777"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Calvagna A, Fornaia A, Tramontana E. Random versus combinatorial effectiveness in software conformance testing: A case study[C]. In </w:t>
      </w:r>
      <w:r w:rsidRPr="00A32527">
        <w:rPr>
          <w:i/>
        </w:rPr>
        <w:t>Proceedings of the 30th Annual ACM Symposium on Applied Computing</w:t>
      </w:r>
      <w:r w:rsidRPr="00A32527">
        <w:t xml:space="preserve"> (SAC ’15). ACM, 2015: 1797-1802.</w:t>
      </w:r>
    </w:p>
    <w:p w14:paraId="6C04C2FD" w14:textId="77777777"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Vilkomir S, Starov O, Bhambroo R. Evaluation of t-wise approach for testing logical expressions in software[C]. In</w:t>
      </w:r>
      <w:r w:rsidRPr="00A32527">
        <w:rPr>
          <w:i/>
        </w:rPr>
        <w:t xml:space="preserve"> Proceedings of the 6th International Conference on Software Testing, Verification and Validation Workshops</w:t>
      </w:r>
      <w:r w:rsidRPr="00A32527">
        <w:t xml:space="preserve"> (ICSTW’13). IEEE, 2013: 249-256.</w:t>
      </w:r>
    </w:p>
    <w:p w14:paraId="0DB9458C" w14:textId="77777777"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Medeiros F, Kästner C, Ribeiro M, et al. A comparison of 10 sampling algorithms for configurable systems[C]. In </w:t>
      </w:r>
      <w:r w:rsidRPr="00A32527">
        <w:rPr>
          <w:i/>
        </w:rPr>
        <w:t>Proceedings of the 38th International Conference on Software Engineering</w:t>
      </w:r>
      <w:r w:rsidRPr="00A32527">
        <w:t xml:space="preserve"> (ICSE’16). ACM, 2016: 643-654.</w:t>
      </w:r>
    </w:p>
    <w:p w14:paraId="17ADB30D" w14:textId="77777777"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Chen T Y, Leung H, Mak I K. Adaptive random testing[C]. In </w:t>
      </w:r>
      <w:r w:rsidRPr="00A32527">
        <w:rPr>
          <w:i/>
        </w:rPr>
        <w:t>Proceedings of the 9th Annual Asian Computing Science Conference</w:t>
      </w:r>
      <w:r w:rsidRPr="00A32527">
        <w:t xml:space="preserve"> (ASIAN’04). Springer, 2004: 320-329.</w:t>
      </w:r>
    </w:p>
    <w:p w14:paraId="7DBAAD1F" w14:textId="77777777"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Chen T Y, Kuo F C, Merkel R G, et al. Mirror adaptive random testing[J]. </w:t>
      </w:r>
      <w:r w:rsidRPr="00A32527">
        <w:rPr>
          <w:i/>
        </w:rPr>
        <w:t>Information and Software Technology</w:t>
      </w:r>
      <w:r w:rsidRPr="00A32527">
        <w:t>, 2004, 46(15): 1001-1010.</w:t>
      </w:r>
    </w:p>
    <w:p w14:paraId="7D906F53" w14:textId="77777777"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Chen T Y, Merkel R, Wong P K, et al. Adaptive random testing through dynamic partitioning[C]. In </w:t>
      </w:r>
      <w:r w:rsidRPr="00A32527">
        <w:rPr>
          <w:i/>
        </w:rPr>
        <w:t>Proceedings of the 4th International Conference on Quality Software</w:t>
      </w:r>
      <w:r w:rsidRPr="00A32527">
        <w:t xml:space="preserve"> (QSIC’04). IEEE, 2004: 79-86.</w:t>
      </w:r>
    </w:p>
    <w:p w14:paraId="290BC71A" w14:textId="77777777"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Barr E T, Harman M, McMinn P, et al. The oracle problem in software testing: A survey[J]. </w:t>
      </w:r>
      <w:r w:rsidRPr="00A32527">
        <w:rPr>
          <w:i/>
        </w:rPr>
        <w:t>IEEE Transactions on Software Engineering</w:t>
      </w:r>
      <w:r w:rsidRPr="00A32527">
        <w:t>, 2015, 41(5): 507-525.</w:t>
      </w:r>
    </w:p>
    <w:p w14:paraId="43E20557" w14:textId="77777777"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Li L, Lin Y L, Zheng N N, et al. Artificial intelligence test: a case study of intelligent vehicles[J]. </w:t>
      </w:r>
      <w:r w:rsidRPr="00A32527">
        <w:rPr>
          <w:i/>
        </w:rPr>
        <w:t>Artificial Intelligence Review</w:t>
      </w:r>
      <w:r w:rsidRPr="00A32527">
        <w:t>, 2018: 1-25.</w:t>
      </w:r>
    </w:p>
    <w:p w14:paraId="50F3ACBA" w14:textId="77777777"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Campbell M, Egerstedt M, How J P, et al. Autonomous driving in urban environments: approaches, lessons and challenges[J]. </w:t>
      </w:r>
      <w:r w:rsidRPr="00A32527">
        <w:rPr>
          <w:i/>
        </w:rPr>
        <w:t>Philosophical Transactions of the Royal Society of London A: Mathematical, Physical and Engineering Sciences</w:t>
      </w:r>
      <w:r w:rsidRPr="00A32527">
        <w:t>, 2010, 368(1928): 4649-4672.</w:t>
      </w:r>
    </w:p>
    <w:p w14:paraId="2F363868" w14:textId="77777777"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Li L, Huang W L, Liu Y, et al. </w:t>
      </w:r>
      <w:bookmarkStart w:id="629" w:name="OLE_LINK30"/>
      <w:r w:rsidRPr="00A32527">
        <w:t>Intelligence testing for autonomous vehicles: a new approach</w:t>
      </w:r>
      <w:bookmarkEnd w:id="629"/>
      <w:r w:rsidRPr="00A32527">
        <w:t xml:space="preserve">[J]. </w:t>
      </w:r>
      <w:r w:rsidRPr="00A32527">
        <w:rPr>
          <w:i/>
        </w:rPr>
        <w:t>IEEE Transactions on Intelligent Vehicles</w:t>
      </w:r>
      <w:r w:rsidRPr="00A32527">
        <w:t>, 2016, 1(2): 158-166.</w:t>
      </w:r>
    </w:p>
    <w:p w14:paraId="4E1EC9A5" w14:textId="77777777"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Huang W L, Wen D, Geng J, et al. </w:t>
      </w:r>
      <w:bookmarkStart w:id="630" w:name="OLE_LINK32"/>
      <w:bookmarkStart w:id="631" w:name="OLE_LINK31"/>
      <w:r w:rsidRPr="00A32527">
        <w:t>Task-specific performance evaluation of UGVs: case studies at the IVFC</w:t>
      </w:r>
      <w:bookmarkEnd w:id="630"/>
      <w:bookmarkEnd w:id="631"/>
      <w:r w:rsidRPr="00A32527">
        <w:t xml:space="preserve">[J]. </w:t>
      </w:r>
      <w:r w:rsidRPr="00A32527">
        <w:rPr>
          <w:i/>
        </w:rPr>
        <w:t>IEEE transactions on Intelligent Transportation Systems</w:t>
      </w:r>
      <w:r w:rsidRPr="00A32527">
        <w:t>, 2014, 15(5): 1969-1979.</w:t>
      </w:r>
    </w:p>
    <w:p w14:paraId="0E2A8CF2" w14:textId="77777777"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lastRenderedPageBreak/>
        <w:t xml:space="preserve"> </w:t>
      </w:r>
      <w:r w:rsidRPr="00A32527">
        <w:t xml:space="preserve">Li L, Wen D, Zheng N N, et al. Cognitive cars: A new frontier for ADAS research[J]. </w:t>
      </w:r>
      <w:r w:rsidRPr="00A32527">
        <w:rPr>
          <w:i/>
        </w:rPr>
        <w:t>IEEE Transactions on Intelligent Transportation Systems</w:t>
      </w:r>
      <w:r w:rsidRPr="00A32527">
        <w:t>, 2012, 13(1): 395-407.</w:t>
      </w:r>
    </w:p>
    <w:p w14:paraId="116DD6C4" w14:textId="77777777"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Pei K, Cao Y, Yang J, et al. DeepXplore: Automated whitebox testing of deep learning systems[C]//In </w:t>
      </w:r>
      <w:r w:rsidRPr="00A32527">
        <w:rPr>
          <w:i/>
        </w:rPr>
        <w:t>Proceedings of the 26th Symposium on Operating Systems Principles</w:t>
      </w:r>
      <w:r w:rsidRPr="00A32527">
        <w:t xml:space="preserve"> (SOSP’17). ACM, 2017: 1-18.</w:t>
      </w:r>
    </w:p>
    <w:p w14:paraId="3DD4CF2E" w14:textId="77777777" w:rsidR="00E846E6" w:rsidRDefault="00E846E6">
      <w:pPr>
        <w:snapToGrid w:val="0"/>
        <w:spacing w:line="360" w:lineRule="auto"/>
        <w:ind w:firstLine="420"/>
        <w:rPr>
          <w:b/>
          <w:sz w:val="24"/>
          <w:szCs w:val="24"/>
        </w:rPr>
      </w:pPr>
    </w:p>
    <w:p w14:paraId="281CF779" w14:textId="77777777" w:rsidR="007940D7" w:rsidRDefault="007940D7">
      <w:pPr>
        <w:widowControl/>
        <w:jc w:val="left"/>
        <w:rPr>
          <w:b/>
          <w:sz w:val="24"/>
          <w:szCs w:val="24"/>
        </w:rPr>
      </w:pPr>
      <w:r>
        <w:rPr>
          <w:b/>
          <w:sz w:val="24"/>
          <w:szCs w:val="24"/>
        </w:rPr>
        <w:br w:type="page"/>
      </w:r>
    </w:p>
    <w:p w14:paraId="7A4E95AD" w14:textId="77777777" w:rsidR="00E846E6" w:rsidRDefault="005F2C71">
      <w:pPr>
        <w:pStyle w:val="2"/>
        <w:spacing w:before="0" w:after="0" w:line="240" w:lineRule="auto"/>
        <w:rPr>
          <w:b/>
          <w:bCs/>
          <w:color w:val="0070C0"/>
        </w:rPr>
      </w:pPr>
      <w:r>
        <w:rPr>
          <w:rFonts w:hint="eastAsia"/>
          <w:b/>
          <w:bCs/>
          <w:color w:val="0070C0"/>
        </w:rPr>
        <w:lastRenderedPageBreak/>
        <w:t>2</w:t>
      </w:r>
      <w:r>
        <w:rPr>
          <w:b/>
          <w:bCs/>
          <w:color w:val="0070C0"/>
        </w:rPr>
        <w:t>．项目的研究内容、研究目标，以及拟解决的关键科学问题（此部分为重点阐述内容）；</w:t>
      </w:r>
    </w:p>
    <w:p w14:paraId="33D0FAF2" w14:textId="32AB659E" w:rsidR="00E846E6" w:rsidRDefault="005F2C71">
      <w:pPr>
        <w:snapToGrid w:val="0"/>
        <w:spacing w:line="360" w:lineRule="auto"/>
        <w:ind w:firstLine="420"/>
        <w:rPr>
          <w:b/>
          <w:sz w:val="24"/>
          <w:szCs w:val="24"/>
        </w:rPr>
      </w:pPr>
      <w:r>
        <w:rPr>
          <w:rFonts w:hint="eastAsia"/>
          <w:sz w:val="24"/>
          <w:szCs w:val="24"/>
        </w:rPr>
        <w:t>在智能软件测试与软件测试方法理论</w:t>
      </w:r>
      <w:r>
        <w:rPr>
          <w:sz w:val="24"/>
          <w:szCs w:val="24"/>
        </w:rPr>
        <w:t>研究成果基础上，</w:t>
      </w:r>
      <w:del w:id="632" w:author="付 安" w:date="2019-02-20T17:11:00Z">
        <w:r w:rsidDel="008150A6">
          <w:rPr>
            <w:rFonts w:hint="eastAsia"/>
            <w:sz w:val="24"/>
            <w:szCs w:val="24"/>
          </w:rPr>
          <w:delText>我们</w:delText>
        </w:r>
      </w:del>
      <w:commentRangeStart w:id="633"/>
      <w:del w:id="634" w:author="付 安" w:date="2019-02-20T17:14:00Z">
        <w:r w:rsidDel="00920D74">
          <w:rPr>
            <w:rFonts w:hint="eastAsia"/>
            <w:sz w:val="24"/>
            <w:szCs w:val="24"/>
          </w:rPr>
          <w:delText>拟</w:delText>
        </w:r>
        <w:r w:rsidDel="00920D74">
          <w:rPr>
            <w:sz w:val="24"/>
            <w:szCs w:val="24"/>
          </w:rPr>
          <w:delText>围绕</w:delText>
        </w:r>
        <w:r w:rsidDel="00920D74">
          <w:rPr>
            <w:rFonts w:hint="eastAsia"/>
            <w:sz w:val="24"/>
            <w:szCs w:val="24"/>
          </w:rPr>
          <w:delText>智能软件测试流程中关键步骤进行研究，</w:delText>
        </w:r>
        <w:r w:rsidDel="00920D74">
          <w:rPr>
            <w:sz w:val="24"/>
            <w:szCs w:val="24"/>
          </w:rPr>
          <w:delText>探索</w:delText>
        </w:r>
        <w:r w:rsidDel="00920D74">
          <w:rPr>
            <w:rFonts w:hint="eastAsia"/>
            <w:sz w:val="24"/>
            <w:szCs w:val="24"/>
          </w:rPr>
          <w:delText>智能软件</w:delText>
        </w:r>
        <w:r w:rsidDel="00920D74">
          <w:rPr>
            <w:sz w:val="24"/>
            <w:szCs w:val="24"/>
          </w:rPr>
          <w:delText>的测试框架与优化技术</w:delText>
        </w:r>
      </w:del>
      <w:ins w:id="635" w:author="付 安" w:date="2019-02-20T17:14:00Z">
        <w:r w:rsidR="00920D74" w:rsidRPr="00920D74">
          <w:rPr>
            <w:rFonts w:hint="eastAsia"/>
            <w:sz w:val="24"/>
            <w:szCs w:val="24"/>
          </w:rPr>
          <w:t>本课题</w:t>
        </w:r>
        <w:proofErr w:type="gramStart"/>
        <w:r w:rsidR="00920D74" w:rsidRPr="00920D74">
          <w:rPr>
            <w:rFonts w:hint="eastAsia"/>
            <w:sz w:val="24"/>
            <w:szCs w:val="24"/>
          </w:rPr>
          <w:t>拟探索</w:t>
        </w:r>
        <w:proofErr w:type="gramEnd"/>
        <w:r w:rsidR="00920D74" w:rsidRPr="00920D74">
          <w:rPr>
            <w:rFonts w:hint="eastAsia"/>
            <w:sz w:val="24"/>
            <w:szCs w:val="24"/>
          </w:rPr>
          <w:t>智能软件的测试理论与框架，围绕框架中</w:t>
        </w:r>
        <w:r w:rsidR="00660194">
          <w:rPr>
            <w:rFonts w:hint="eastAsia"/>
            <w:sz w:val="24"/>
            <w:szCs w:val="24"/>
          </w:rPr>
          <w:t>智能软件</w:t>
        </w:r>
        <w:r w:rsidR="00660194">
          <w:rPr>
            <w:sz w:val="24"/>
            <w:szCs w:val="24"/>
          </w:rPr>
          <w:t>测试</w:t>
        </w:r>
      </w:ins>
      <w:ins w:id="636" w:author="付 安" w:date="2019-02-20T17:15:00Z">
        <w:r w:rsidR="00807C99">
          <w:rPr>
            <w:rFonts w:hint="eastAsia"/>
            <w:sz w:val="24"/>
            <w:szCs w:val="24"/>
          </w:rPr>
          <w:t>过程</w:t>
        </w:r>
      </w:ins>
      <w:ins w:id="637" w:author="付 安" w:date="2019-02-20T17:14:00Z">
        <w:r w:rsidR="00920D74" w:rsidRPr="00920D74">
          <w:rPr>
            <w:rFonts w:hint="eastAsia"/>
            <w:sz w:val="24"/>
            <w:szCs w:val="24"/>
          </w:rPr>
          <w:t>的关键步骤进行研究</w:t>
        </w:r>
      </w:ins>
      <w:r>
        <w:rPr>
          <w:rFonts w:hint="eastAsia"/>
          <w:sz w:val="24"/>
          <w:szCs w:val="24"/>
        </w:rPr>
        <w:t>。</w:t>
      </w:r>
      <w:commentRangeEnd w:id="633"/>
      <w:r w:rsidR="00091954">
        <w:rPr>
          <w:rStyle w:val="af0"/>
        </w:rPr>
        <w:commentReference w:id="633"/>
      </w:r>
      <w:r>
        <w:rPr>
          <w:rFonts w:hint="eastAsia"/>
          <w:sz w:val="24"/>
          <w:szCs w:val="24"/>
        </w:rPr>
        <w:t>测试</w:t>
      </w:r>
      <w:r w:rsidR="00E011EB">
        <w:rPr>
          <w:rFonts w:hint="eastAsia"/>
          <w:sz w:val="24"/>
          <w:szCs w:val="24"/>
        </w:rPr>
        <w:t>过程</w:t>
      </w:r>
      <w:r>
        <w:rPr>
          <w:rFonts w:hint="eastAsia"/>
          <w:sz w:val="24"/>
          <w:szCs w:val="24"/>
        </w:rPr>
        <w:t>主要包括</w:t>
      </w:r>
      <w:r>
        <w:rPr>
          <w:rFonts w:hint="eastAsia"/>
          <w:b/>
          <w:bCs/>
          <w:sz w:val="24"/>
          <w:szCs w:val="24"/>
        </w:rPr>
        <w:t>智能软件测试建模</w:t>
      </w:r>
      <w:r>
        <w:rPr>
          <w:rFonts w:hint="eastAsia"/>
          <w:b/>
          <w:bCs/>
          <w:sz w:val="24"/>
          <w:szCs w:val="24"/>
        </w:rPr>
        <w:t>(1)</w:t>
      </w:r>
      <w:r>
        <w:rPr>
          <w:sz w:val="24"/>
          <w:szCs w:val="24"/>
        </w:rPr>
        <w:t>、</w:t>
      </w:r>
      <w:r>
        <w:rPr>
          <w:b/>
          <w:sz w:val="24"/>
          <w:szCs w:val="24"/>
        </w:rPr>
        <w:t>测试用例生成</w:t>
      </w:r>
      <w:r>
        <w:rPr>
          <w:rFonts w:hint="eastAsia"/>
          <w:b/>
          <w:sz w:val="24"/>
          <w:szCs w:val="24"/>
        </w:rPr>
        <w:t>与优化</w:t>
      </w:r>
      <w:r>
        <w:rPr>
          <w:rFonts w:hint="eastAsia"/>
          <w:b/>
          <w:sz w:val="24"/>
          <w:szCs w:val="24"/>
        </w:rPr>
        <w:t>(2)</w:t>
      </w:r>
      <w:r>
        <w:rPr>
          <w:sz w:val="24"/>
          <w:szCs w:val="24"/>
        </w:rPr>
        <w:t>、</w:t>
      </w:r>
      <w:r>
        <w:rPr>
          <w:rFonts w:hint="eastAsia"/>
          <w:b/>
          <w:bCs/>
          <w:sz w:val="24"/>
          <w:szCs w:val="24"/>
        </w:rPr>
        <w:t>测试</w:t>
      </w:r>
      <w:r>
        <w:rPr>
          <w:rFonts w:hint="eastAsia"/>
          <w:b/>
          <w:sz w:val="24"/>
          <w:szCs w:val="24"/>
        </w:rPr>
        <w:t>用例执行判</w:t>
      </w:r>
      <w:r>
        <w:rPr>
          <w:b/>
          <w:sz w:val="24"/>
          <w:szCs w:val="24"/>
        </w:rPr>
        <w:t>定</w:t>
      </w:r>
      <w:r>
        <w:rPr>
          <w:rFonts w:hint="eastAsia"/>
          <w:b/>
          <w:sz w:val="24"/>
          <w:szCs w:val="24"/>
        </w:rPr>
        <w:t>(3)</w:t>
      </w:r>
      <w:r>
        <w:rPr>
          <w:sz w:val="24"/>
          <w:szCs w:val="24"/>
        </w:rPr>
        <w:t>、</w:t>
      </w:r>
      <w:r>
        <w:rPr>
          <w:b/>
          <w:sz w:val="24"/>
          <w:szCs w:val="24"/>
        </w:rPr>
        <w:t>测试</w:t>
      </w:r>
      <w:r>
        <w:rPr>
          <w:rFonts w:hint="eastAsia"/>
          <w:b/>
          <w:sz w:val="24"/>
          <w:szCs w:val="24"/>
        </w:rPr>
        <w:t>充分性</w:t>
      </w:r>
      <w:r>
        <w:rPr>
          <w:b/>
          <w:sz w:val="24"/>
          <w:szCs w:val="24"/>
        </w:rPr>
        <w:t>评估</w:t>
      </w:r>
      <w:r>
        <w:rPr>
          <w:rFonts w:hint="eastAsia"/>
          <w:b/>
          <w:sz w:val="24"/>
          <w:szCs w:val="24"/>
        </w:rPr>
        <w:t>(4)</w:t>
      </w:r>
      <w:r>
        <w:rPr>
          <w:rFonts w:hint="eastAsia"/>
          <w:b/>
          <w:sz w:val="24"/>
          <w:szCs w:val="24"/>
        </w:rPr>
        <w:t>、故障识别与处理</w:t>
      </w:r>
      <w:r>
        <w:rPr>
          <w:rFonts w:hint="eastAsia"/>
          <w:b/>
          <w:sz w:val="24"/>
          <w:szCs w:val="24"/>
        </w:rPr>
        <w:t>(5)</w:t>
      </w:r>
      <w:r>
        <w:rPr>
          <w:rFonts w:hint="eastAsia"/>
          <w:b/>
          <w:sz w:val="24"/>
          <w:szCs w:val="24"/>
        </w:rPr>
        <w:t>及数据驱动式测试</w:t>
      </w:r>
      <w:r>
        <w:rPr>
          <w:rFonts w:hint="eastAsia"/>
          <w:b/>
          <w:sz w:val="24"/>
          <w:szCs w:val="24"/>
        </w:rPr>
        <w:t>(6)</w:t>
      </w:r>
      <w:r>
        <w:rPr>
          <w:rFonts w:hint="eastAsia"/>
          <w:bCs/>
          <w:sz w:val="24"/>
          <w:szCs w:val="24"/>
        </w:rPr>
        <w:t>（</w:t>
      </w:r>
      <w:commentRangeStart w:id="638"/>
      <w:r>
        <w:rPr>
          <w:rFonts w:hint="eastAsia"/>
          <w:bCs/>
          <w:sz w:val="24"/>
          <w:szCs w:val="24"/>
        </w:rPr>
        <w:t>图</w:t>
      </w:r>
      <w:r>
        <w:rPr>
          <w:rFonts w:hint="eastAsia"/>
          <w:bCs/>
          <w:sz w:val="24"/>
          <w:szCs w:val="24"/>
        </w:rPr>
        <w:t>2-1</w:t>
      </w:r>
      <w:commentRangeEnd w:id="638"/>
      <w:r w:rsidR="00F10B33">
        <w:rPr>
          <w:rStyle w:val="af0"/>
        </w:rPr>
        <w:commentReference w:id="638"/>
      </w:r>
      <w:r>
        <w:rPr>
          <w:rFonts w:hint="eastAsia"/>
          <w:bCs/>
          <w:sz w:val="24"/>
          <w:szCs w:val="24"/>
        </w:rPr>
        <w:t>所示）</w:t>
      </w:r>
      <w:r>
        <w:rPr>
          <w:rFonts w:hint="eastAsia"/>
          <w:b/>
          <w:sz w:val="24"/>
          <w:szCs w:val="24"/>
        </w:rPr>
        <w:t>。</w:t>
      </w:r>
    </w:p>
    <w:p w14:paraId="7337DB5F" w14:textId="77777777" w:rsidR="00E846E6" w:rsidRDefault="005F2C71">
      <w:pPr>
        <w:snapToGrid w:val="0"/>
        <w:spacing w:line="360" w:lineRule="auto"/>
      </w:pPr>
      <w:r>
        <w:rPr>
          <w:rFonts w:hint="eastAsia"/>
          <w:noProof/>
        </w:rPr>
        <w:drawing>
          <wp:inline distT="0" distB="0" distL="114300" distR="114300" wp14:anchorId="4B09F035" wp14:editId="5750FA6B">
            <wp:extent cx="5271135" cy="1791335"/>
            <wp:effectExtent l="0" t="0" r="5715" b="18415"/>
            <wp:docPr id="16" name="图片 16" descr="15480587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48058747(1)"/>
                    <pic:cNvPicPr>
                      <a:picLocks noChangeAspect="1"/>
                    </pic:cNvPicPr>
                  </pic:nvPicPr>
                  <pic:blipFill>
                    <a:blip r:embed="rId35"/>
                    <a:stretch>
                      <a:fillRect/>
                    </a:stretch>
                  </pic:blipFill>
                  <pic:spPr>
                    <a:xfrm>
                      <a:off x="0" y="0"/>
                      <a:ext cx="5271135" cy="1791335"/>
                    </a:xfrm>
                    <a:prstGeom prst="rect">
                      <a:avLst/>
                    </a:prstGeom>
                  </pic:spPr>
                </pic:pic>
              </a:graphicData>
            </a:graphic>
          </wp:inline>
        </w:drawing>
      </w:r>
    </w:p>
    <w:p w14:paraId="40E7B3F6" w14:textId="77777777" w:rsidR="00E846E6" w:rsidRDefault="005F2C71">
      <w:pPr>
        <w:snapToGrid w:val="0"/>
        <w:spacing w:line="360" w:lineRule="auto"/>
        <w:ind w:left="1680" w:firstLine="420"/>
        <w:rPr>
          <w:b/>
          <w:bCs/>
          <w:sz w:val="24"/>
          <w:szCs w:val="24"/>
        </w:rPr>
      </w:pPr>
      <w:r>
        <w:rPr>
          <w:rFonts w:hint="eastAsia"/>
          <w:b/>
          <w:bCs/>
          <w:sz w:val="24"/>
          <w:szCs w:val="24"/>
        </w:rPr>
        <w:t>图</w:t>
      </w:r>
      <w:r>
        <w:rPr>
          <w:rFonts w:hint="eastAsia"/>
          <w:b/>
          <w:bCs/>
          <w:sz w:val="24"/>
          <w:szCs w:val="24"/>
        </w:rPr>
        <w:t xml:space="preserve">2-1 </w:t>
      </w:r>
      <w:r>
        <w:rPr>
          <w:rFonts w:hint="eastAsia"/>
          <w:b/>
          <w:bCs/>
          <w:sz w:val="24"/>
          <w:szCs w:val="24"/>
        </w:rPr>
        <w:t>智能软件的数据驱动式测试</w:t>
      </w:r>
    </w:p>
    <w:p w14:paraId="13EFC64D" w14:textId="748941F2" w:rsidR="00E846E6" w:rsidRDefault="005F2C71">
      <w:pPr>
        <w:snapToGrid w:val="0"/>
        <w:spacing w:line="360" w:lineRule="auto"/>
        <w:ind w:firstLine="420"/>
        <w:rPr>
          <w:sz w:val="24"/>
          <w:szCs w:val="24"/>
        </w:rPr>
      </w:pPr>
      <w:r>
        <w:rPr>
          <w:rFonts w:asciiTheme="minorEastAsia" w:eastAsiaTheme="minorEastAsia" w:hAnsiTheme="minorEastAsia" w:cstheme="minorEastAsia" w:hint="eastAsia"/>
          <w:sz w:val="24"/>
          <w:szCs w:val="24"/>
        </w:rPr>
        <w:t>为了尽可能提升测试的科学性，</w:t>
      </w:r>
      <w:commentRangeStart w:id="639"/>
      <w:del w:id="640" w:author="付 安" w:date="2019-02-20T17:17:00Z">
        <w:r w:rsidDel="00482E4F">
          <w:rPr>
            <w:rFonts w:asciiTheme="minorEastAsia" w:eastAsiaTheme="minorEastAsia" w:hAnsiTheme="minorEastAsia" w:cstheme="minorEastAsia" w:hint="eastAsia"/>
            <w:sz w:val="24"/>
            <w:szCs w:val="24"/>
          </w:rPr>
          <w:delText>我们</w:delText>
        </w:r>
      </w:del>
      <w:commentRangeEnd w:id="639"/>
      <w:ins w:id="641" w:author="付 安" w:date="2019-02-20T17:17:00Z">
        <w:r w:rsidR="00482E4F">
          <w:rPr>
            <w:rFonts w:asciiTheme="minorEastAsia" w:eastAsiaTheme="minorEastAsia" w:hAnsiTheme="minorEastAsia" w:cstheme="minorEastAsia" w:hint="eastAsia"/>
            <w:sz w:val="24"/>
            <w:szCs w:val="24"/>
          </w:rPr>
          <w:t>本课题</w:t>
        </w:r>
      </w:ins>
      <w:del w:id="642" w:author="付 安" w:date="2019-02-20T17:17:00Z">
        <w:r w:rsidR="006C2D94" w:rsidDel="00482E4F">
          <w:rPr>
            <w:rStyle w:val="af0"/>
          </w:rPr>
          <w:commentReference w:id="639"/>
        </w:r>
      </w:del>
      <w:r>
        <w:rPr>
          <w:rFonts w:asciiTheme="minorEastAsia" w:eastAsiaTheme="minorEastAsia" w:hAnsiTheme="minorEastAsia" w:cstheme="minorEastAsia" w:hint="eastAsia"/>
          <w:sz w:val="24"/>
          <w:szCs w:val="24"/>
        </w:rPr>
        <w:t>拟采用</w:t>
      </w:r>
      <w:r>
        <w:rPr>
          <w:rFonts w:asciiTheme="minorEastAsia" w:eastAsiaTheme="minorEastAsia" w:hAnsiTheme="minorEastAsia" w:cstheme="minorEastAsia" w:hint="eastAsia"/>
          <w:b/>
          <w:bCs/>
          <w:sz w:val="24"/>
          <w:szCs w:val="24"/>
        </w:rPr>
        <w:t>测试产生数据</w:t>
      </w:r>
      <w:del w:id="643" w:author="付 安" w:date="2019-02-20T17:17:00Z">
        <w:r w:rsidDel="002D2337">
          <w:rPr>
            <w:rFonts w:asciiTheme="minorEastAsia" w:eastAsiaTheme="minorEastAsia" w:hAnsiTheme="minorEastAsia" w:cstheme="minorEastAsia" w:hint="eastAsia"/>
            <w:b/>
            <w:bCs/>
            <w:sz w:val="24"/>
            <w:szCs w:val="24"/>
          </w:rPr>
          <w:delText>，</w:delText>
        </w:r>
      </w:del>
      <w:ins w:id="644" w:author="付 安" w:date="2019-02-20T17:17:00Z">
        <w:r w:rsidR="002D2337">
          <w:rPr>
            <w:rFonts w:asciiTheme="minorEastAsia" w:eastAsiaTheme="minorEastAsia" w:hAnsiTheme="minorEastAsia" w:cstheme="minorEastAsia" w:hint="eastAsia"/>
            <w:b/>
            <w:bCs/>
            <w:sz w:val="24"/>
            <w:szCs w:val="24"/>
          </w:rPr>
          <w:t>、</w:t>
        </w:r>
      </w:ins>
      <w:r>
        <w:rPr>
          <w:rFonts w:asciiTheme="minorEastAsia" w:eastAsiaTheme="minorEastAsia" w:hAnsiTheme="minorEastAsia" w:cstheme="minorEastAsia" w:hint="eastAsia"/>
          <w:b/>
          <w:bCs/>
          <w:sz w:val="24"/>
          <w:szCs w:val="24"/>
        </w:rPr>
        <w:t>数据优化测试</w:t>
      </w:r>
      <w:r>
        <w:rPr>
          <w:rFonts w:asciiTheme="minorEastAsia" w:eastAsiaTheme="minorEastAsia" w:hAnsiTheme="minorEastAsia" w:cstheme="minorEastAsia" w:hint="eastAsia"/>
          <w:sz w:val="24"/>
          <w:szCs w:val="24"/>
        </w:rPr>
        <w:t>的数据驱动式测试理念</w:t>
      </w:r>
      <w:ins w:id="645" w:author="付 安" w:date="2019-02-20T17:18:00Z">
        <w:r w:rsidR="008C052B">
          <w:rPr>
            <w:rFonts w:asciiTheme="minorEastAsia" w:eastAsiaTheme="minorEastAsia" w:hAnsiTheme="minorEastAsia" w:cstheme="minorEastAsia" w:hint="eastAsia"/>
            <w:sz w:val="24"/>
            <w:szCs w:val="24"/>
          </w:rPr>
          <w:t>支撑</w:t>
        </w:r>
        <w:r w:rsidR="008C052B">
          <w:rPr>
            <w:rFonts w:hint="eastAsia"/>
            <w:sz w:val="24"/>
            <w:szCs w:val="24"/>
          </w:rPr>
          <w:t>智能软件</w:t>
        </w:r>
        <w:r w:rsidR="008C052B">
          <w:rPr>
            <w:sz w:val="24"/>
            <w:szCs w:val="24"/>
          </w:rPr>
          <w:t>测试</w:t>
        </w:r>
        <w:r w:rsidR="008C052B">
          <w:rPr>
            <w:rFonts w:hint="eastAsia"/>
            <w:sz w:val="24"/>
            <w:szCs w:val="24"/>
          </w:rPr>
          <w:t>的</w:t>
        </w:r>
        <w:r w:rsidR="008C052B">
          <w:rPr>
            <w:sz w:val="24"/>
            <w:szCs w:val="24"/>
          </w:rPr>
          <w:t>全过程</w:t>
        </w:r>
      </w:ins>
      <w:r>
        <w:rPr>
          <w:rFonts w:asciiTheme="minorEastAsia" w:eastAsiaTheme="minorEastAsia" w:hAnsiTheme="minorEastAsia" w:cstheme="minorEastAsia" w:hint="eastAsia"/>
          <w:sz w:val="24"/>
          <w:szCs w:val="24"/>
        </w:rPr>
        <w:t>。测试建模过程充分借鉴智能软件历史模型库及软件测试方法体系中的建模技术</w:t>
      </w:r>
      <w:del w:id="646" w:author="付 安" w:date="2019-02-20T17:19:00Z">
        <w:r w:rsidDel="003C29F1">
          <w:rPr>
            <w:rFonts w:asciiTheme="minorEastAsia" w:eastAsiaTheme="minorEastAsia" w:hAnsiTheme="minorEastAsia" w:cstheme="minorEastAsia" w:hint="eastAsia"/>
            <w:sz w:val="24"/>
            <w:szCs w:val="24"/>
          </w:rPr>
          <w:delText>，</w:delText>
        </w:r>
      </w:del>
      <w:ins w:id="647" w:author="付 安" w:date="2019-02-20T17:19:00Z">
        <w:r w:rsidR="003C29F1">
          <w:rPr>
            <w:rFonts w:asciiTheme="minorEastAsia" w:eastAsiaTheme="minorEastAsia" w:hAnsiTheme="minorEastAsia" w:cstheme="minorEastAsia" w:hint="eastAsia"/>
            <w:sz w:val="24"/>
            <w:szCs w:val="24"/>
          </w:rPr>
          <w:t>；</w:t>
        </w:r>
      </w:ins>
      <w:r>
        <w:rPr>
          <w:rFonts w:asciiTheme="minorEastAsia" w:eastAsiaTheme="minorEastAsia" w:hAnsiTheme="minorEastAsia" w:cstheme="minorEastAsia" w:hint="eastAsia"/>
          <w:sz w:val="24"/>
          <w:szCs w:val="24"/>
        </w:rPr>
        <w:t>测试用例生成及执行判定旨在结合传统的软件测试方法，如组合测试、蜕变测试等</w:t>
      </w:r>
      <w:del w:id="648" w:author="付 安" w:date="2019-02-20T17:19:00Z">
        <w:r w:rsidDel="003C29F1">
          <w:rPr>
            <w:rFonts w:asciiTheme="minorEastAsia" w:eastAsiaTheme="minorEastAsia" w:hAnsiTheme="minorEastAsia" w:cstheme="minorEastAsia" w:hint="eastAsia"/>
            <w:sz w:val="24"/>
            <w:szCs w:val="24"/>
          </w:rPr>
          <w:delText>，</w:delText>
        </w:r>
      </w:del>
      <w:ins w:id="649" w:author="付 安" w:date="2019-02-20T17:19:00Z">
        <w:r w:rsidR="003C29F1">
          <w:rPr>
            <w:rFonts w:asciiTheme="minorEastAsia" w:eastAsiaTheme="minorEastAsia" w:hAnsiTheme="minorEastAsia" w:cstheme="minorEastAsia" w:hint="eastAsia"/>
            <w:sz w:val="24"/>
            <w:szCs w:val="24"/>
          </w:rPr>
          <w:t>；</w:t>
        </w:r>
      </w:ins>
      <w:r>
        <w:rPr>
          <w:rFonts w:asciiTheme="minorEastAsia" w:eastAsiaTheme="minorEastAsia" w:hAnsiTheme="minorEastAsia" w:cstheme="minorEastAsia" w:hint="eastAsia"/>
          <w:sz w:val="24"/>
          <w:szCs w:val="24"/>
        </w:rPr>
        <w:t>测试评估旨在从测试充分性上考虑测试是否完全</w:t>
      </w:r>
      <w:del w:id="650" w:author="付 安" w:date="2019-02-20T17:19:00Z">
        <w:r w:rsidDel="003C29F1">
          <w:rPr>
            <w:rFonts w:asciiTheme="minorEastAsia" w:eastAsiaTheme="minorEastAsia" w:hAnsiTheme="minorEastAsia" w:cstheme="minorEastAsia" w:hint="eastAsia"/>
            <w:sz w:val="24"/>
            <w:szCs w:val="24"/>
          </w:rPr>
          <w:delText>，</w:delText>
        </w:r>
      </w:del>
      <w:ins w:id="651" w:author="付 安" w:date="2019-02-20T17:19:00Z">
        <w:r w:rsidR="003C29F1">
          <w:rPr>
            <w:rFonts w:asciiTheme="minorEastAsia" w:eastAsiaTheme="minorEastAsia" w:hAnsiTheme="minorEastAsia" w:cstheme="minorEastAsia" w:hint="eastAsia"/>
            <w:sz w:val="24"/>
            <w:szCs w:val="24"/>
          </w:rPr>
          <w:t>；</w:t>
        </w:r>
      </w:ins>
      <w:commentRangeStart w:id="652"/>
      <w:r>
        <w:rPr>
          <w:rFonts w:hint="eastAsia"/>
          <w:bCs/>
          <w:sz w:val="24"/>
          <w:szCs w:val="24"/>
        </w:rPr>
        <w:t>数据驱动式测试技术旨在通过软件运行数据及测试数据的研究学习，利用数据挖掘技术，对测试建模、测试生成、测试执行等步骤进行改进，提升测试效果</w:t>
      </w:r>
      <w:commentRangeEnd w:id="652"/>
      <w:r w:rsidR="003B1F1C">
        <w:rPr>
          <w:rStyle w:val="af0"/>
        </w:rPr>
        <w:commentReference w:id="652"/>
      </w:r>
      <w:del w:id="653" w:author="付 安" w:date="2019-02-20T17:20:00Z">
        <w:r w:rsidDel="003C29F1">
          <w:rPr>
            <w:rFonts w:hint="eastAsia"/>
            <w:bCs/>
            <w:sz w:val="24"/>
            <w:szCs w:val="24"/>
          </w:rPr>
          <w:delText>，</w:delText>
        </w:r>
      </w:del>
      <w:ins w:id="654" w:author="付 安" w:date="2019-02-20T17:20:00Z">
        <w:r w:rsidR="003C29F1">
          <w:rPr>
            <w:rFonts w:hint="eastAsia"/>
            <w:bCs/>
            <w:sz w:val="24"/>
            <w:szCs w:val="24"/>
          </w:rPr>
          <w:t>；</w:t>
        </w:r>
      </w:ins>
      <w:r>
        <w:rPr>
          <w:rFonts w:hint="eastAsia"/>
          <w:bCs/>
          <w:sz w:val="24"/>
          <w:szCs w:val="24"/>
        </w:rPr>
        <w:t>故障识别与处理旨在基于智能软件历史故障库</w:t>
      </w:r>
      <w:del w:id="655" w:author="phantom Dai" w:date="2019-02-21T16:57:00Z">
        <w:r w:rsidDel="00821C4E">
          <w:rPr>
            <w:rFonts w:hint="eastAsia"/>
            <w:bCs/>
            <w:sz w:val="24"/>
            <w:szCs w:val="24"/>
          </w:rPr>
          <w:delText>，根据</w:delText>
        </w:r>
      </w:del>
      <w:ins w:id="656" w:author="phantom Dai" w:date="2019-02-21T16:57:00Z">
        <w:r w:rsidR="00821C4E">
          <w:rPr>
            <w:rFonts w:hint="eastAsia"/>
            <w:bCs/>
            <w:sz w:val="24"/>
            <w:szCs w:val="24"/>
          </w:rPr>
          <w:t>和</w:t>
        </w:r>
      </w:ins>
      <w:r>
        <w:rPr>
          <w:rFonts w:hint="eastAsia"/>
          <w:bCs/>
          <w:sz w:val="24"/>
          <w:szCs w:val="24"/>
        </w:rPr>
        <w:t>测试报告识别与定位出智能软件潜在的安全漏洞，具体的</w:t>
      </w:r>
      <w:r>
        <w:rPr>
          <w:sz w:val="24"/>
          <w:szCs w:val="24"/>
        </w:rPr>
        <w:t>研究内容如下：</w:t>
      </w:r>
    </w:p>
    <w:p w14:paraId="70973AF5" w14:textId="77777777" w:rsidR="00E846E6" w:rsidRDefault="005F2C71">
      <w:pPr>
        <w:pStyle w:val="3"/>
        <w:spacing w:before="0" w:after="0" w:line="360" w:lineRule="auto"/>
        <w:rPr>
          <w:color w:val="0070C0"/>
        </w:rPr>
      </w:pPr>
      <w:r>
        <w:rPr>
          <w:color w:val="0070C0"/>
        </w:rPr>
        <w:t>2.</w:t>
      </w:r>
      <w:r>
        <w:rPr>
          <w:rFonts w:hint="eastAsia"/>
          <w:color w:val="0070C0"/>
        </w:rPr>
        <w:t>1</w:t>
      </w:r>
      <w:r>
        <w:rPr>
          <w:color w:val="0070C0"/>
        </w:rPr>
        <w:t xml:space="preserve"> </w:t>
      </w:r>
      <w:r>
        <w:rPr>
          <w:color w:val="0070C0"/>
        </w:rPr>
        <w:t>研究内容</w:t>
      </w:r>
    </w:p>
    <w:p w14:paraId="74BDB1AD" w14:textId="77777777" w:rsidR="00E846E6" w:rsidRDefault="005F2C71">
      <w:pPr>
        <w:pStyle w:val="4"/>
        <w:spacing w:before="0" w:after="120" w:line="360" w:lineRule="auto"/>
        <w:rPr>
          <w:rFonts w:eastAsia="宋体"/>
          <w:szCs w:val="24"/>
        </w:rPr>
        <w:pPrChange w:id="657" w:author="付 安" w:date="2019-02-20T17:21:00Z">
          <w:pPr>
            <w:pStyle w:val="4"/>
            <w:spacing w:before="0" w:after="0" w:line="360" w:lineRule="auto"/>
          </w:pPr>
        </w:pPrChange>
      </w:pPr>
      <w:commentRangeStart w:id="658"/>
      <w:r>
        <w:rPr>
          <w:rFonts w:hint="eastAsia"/>
          <w:szCs w:val="24"/>
        </w:rPr>
        <w:t>2.1.1</w:t>
      </w:r>
      <w:r>
        <w:rPr>
          <w:rFonts w:hint="eastAsia"/>
          <w:szCs w:val="24"/>
        </w:rPr>
        <w:t>测试模型的建立</w:t>
      </w:r>
      <w:commentRangeEnd w:id="658"/>
      <w:r w:rsidR="00D351EF">
        <w:rPr>
          <w:rStyle w:val="af0"/>
          <w:rFonts w:ascii="Times New Roman" w:eastAsia="宋体" w:hAnsi="Times New Roman"/>
          <w:b w:val="0"/>
        </w:rPr>
        <w:commentReference w:id="658"/>
      </w:r>
    </w:p>
    <w:p w14:paraId="2C56309C" w14:textId="2D60EC5A" w:rsidR="00E846E6" w:rsidRDefault="005F2C71">
      <w:pPr>
        <w:snapToGrid w:val="0"/>
        <w:spacing w:line="360" w:lineRule="auto"/>
        <w:ind w:firstLine="420"/>
        <w:rPr>
          <w:sz w:val="24"/>
          <w:szCs w:val="24"/>
        </w:rPr>
      </w:pPr>
      <w:r>
        <w:rPr>
          <w:rFonts w:hint="eastAsia"/>
          <w:bCs/>
          <w:sz w:val="24"/>
          <w:szCs w:val="24"/>
        </w:rPr>
        <w:t>建立测试模型是软件测试的第一步，测试模型的好坏决定了整个测试周期的优劣，模型是否真实的还原待测软件，是否易于搭建可执行的模拟平台，是否便</w:t>
      </w:r>
      <w:r>
        <w:rPr>
          <w:rFonts w:hint="eastAsia"/>
          <w:bCs/>
          <w:sz w:val="24"/>
          <w:szCs w:val="24"/>
        </w:rPr>
        <w:lastRenderedPageBreak/>
        <w:t>于生成高质量的测试用例等问题都是</w:t>
      </w:r>
      <w:del w:id="659" w:author="付 安" w:date="2019-02-20T17:28:00Z">
        <w:r w:rsidDel="002C021F">
          <w:rPr>
            <w:rFonts w:hint="eastAsia"/>
            <w:bCs/>
            <w:sz w:val="24"/>
            <w:szCs w:val="24"/>
          </w:rPr>
          <w:delText>我们</w:delText>
        </w:r>
      </w:del>
      <w:r>
        <w:rPr>
          <w:rFonts w:hint="eastAsia"/>
          <w:bCs/>
          <w:sz w:val="24"/>
          <w:szCs w:val="24"/>
        </w:rPr>
        <w:t>在测试建模阶段需要考虑的。智能软件往往功能庞大，模块众多且交互复杂，模块调用依赖数据传递，这些给智能软件的充分性测试带来诸多难题，包括测试平台不易搭建，测试任务难以描述，测试模块过于抽象难以执行等问题。</w:t>
      </w:r>
      <w:del w:id="660" w:author="付 安" w:date="2019-02-20T17:28:00Z">
        <w:r w:rsidDel="002C021F">
          <w:rPr>
            <w:rFonts w:hint="eastAsia"/>
            <w:bCs/>
            <w:sz w:val="24"/>
            <w:szCs w:val="24"/>
          </w:rPr>
          <w:delText>我们</w:delText>
        </w:r>
      </w:del>
      <w:ins w:id="661" w:author="付 安" w:date="2019-02-20T17:28:00Z">
        <w:r w:rsidR="002C021F">
          <w:rPr>
            <w:rFonts w:hint="eastAsia"/>
            <w:bCs/>
            <w:sz w:val="24"/>
            <w:szCs w:val="24"/>
          </w:rPr>
          <w:t>本</w:t>
        </w:r>
        <w:r w:rsidR="002C021F">
          <w:rPr>
            <w:bCs/>
            <w:sz w:val="24"/>
            <w:szCs w:val="24"/>
          </w:rPr>
          <w:t>课题</w:t>
        </w:r>
      </w:ins>
      <w:proofErr w:type="gramStart"/>
      <w:r>
        <w:rPr>
          <w:rFonts w:hint="eastAsia"/>
          <w:bCs/>
          <w:sz w:val="24"/>
          <w:szCs w:val="24"/>
        </w:rPr>
        <w:t>拟研究</w:t>
      </w:r>
      <w:proofErr w:type="gramEnd"/>
      <w:r>
        <w:rPr>
          <w:rFonts w:hint="eastAsia"/>
          <w:bCs/>
          <w:sz w:val="24"/>
          <w:szCs w:val="24"/>
        </w:rPr>
        <w:t>基于场景的智能软件模型建立方法，在充分研究智能软件历史模型库的基础上，结合传统软件的测试建模技术与方法，明确细致的描述测试任务</w:t>
      </w:r>
      <w:r>
        <w:rPr>
          <w:rFonts w:ascii="宋体" w:hAnsi="宋体" w:hint="eastAsia"/>
          <w:sz w:val="24"/>
          <w:szCs w:val="24"/>
        </w:rPr>
        <w:t>，</w:t>
      </w:r>
      <w:r>
        <w:rPr>
          <w:sz w:val="24"/>
          <w:szCs w:val="24"/>
        </w:rPr>
        <w:t>针对不同类型的</w:t>
      </w:r>
      <w:r>
        <w:rPr>
          <w:rFonts w:hint="eastAsia"/>
          <w:sz w:val="24"/>
          <w:szCs w:val="24"/>
        </w:rPr>
        <w:t>智能软件</w:t>
      </w:r>
      <w:r>
        <w:rPr>
          <w:sz w:val="24"/>
          <w:szCs w:val="24"/>
        </w:rPr>
        <w:t>，分析软件系统在主要应用场景下的真实历史运行数据，细化应用场景下的事物、交互对象、交互方式，并以此为基础</w:t>
      </w:r>
      <w:r>
        <w:rPr>
          <w:b/>
          <w:bCs/>
          <w:sz w:val="24"/>
          <w:szCs w:val="24"/>
        </w:rPr>
        <w:t>构建</w:t>
      </w:r>
      <w:r>
        <w:rPr>
          <w:rFonts w:hint="eastAsia"/>
          <w:b/>
          <w:bCs/>
          <w:sz w:val="24"/>
          <w:szCs w:val="24"/>
        </w:rPr>
        <w:t>智能软件</w:t>
      </w:r>
      <w:r>
        <w:rPr>
          <w:b/>
          <w:bCs/>
          <w:sz w:val="24"/>
          <w:szCs w:val="24"/>
        </w:rPr>
        <w:t>在各应用场景下的</w:t>
      </w:r>
      <w:r>
        <w:rPr>
          <w:rFonts w:hint="eastAsia"/>
          <w:b/>
          <w:bCs/>
          <w:sz w:val="24"/>
          <w:szCs w:val="24"/>
        </w:rPr>
        <w:t>测试</w:t>
      </w:r>
      <w:r>
        <w:rPr>
          <w:b/>
          <w:bCs/>
          <w:sz w:val="24"/>
          <w:szCs w:val="24"/>
        </w:rPr>
        <w:t>模型</w:t>
      </w:r>
      <w:r>
        <w:rPr>
          <w:sz w:val="24"/>
          <w:szCs w:val="24"/>
        </w:rPr>
        <w:t>。</w:t>
      </w:r>
      <w:r>
        <w:rPr>
          <w:rFonts w:hint="eastAsia"/>
          <w:sz w:val="24"/>
          <w:szCs w:val="24"/>
        </w:rPr>
        <w:t>具体研究内容如下：</w:t>
      </w:r>
    </w:p>
    <w:p w14:paraId="0193A6C5" w14:textId="53C6F24F" w:rsidR="00E846E6" w:rsidRDefault="005F2C71">
      <w:pPr>
        <w:snapToGrid w:val="0"/>
        <w:spacing w:line="360" w:lineRule="auto"/>
        <w:ind w:left="6"/>
        <w:rPr>
          <w:sz w:val="24"/>
          <w:szCs w:val="24"/>
        </w:rPr>
      </w:pPr>
      <w:r>
        <w:rPr>
          <w:rFonts w:hint="eastAsia"/>
          <w:b/>
          <w:bCs/>
          <w:sz w:val="24"/>
          <w:szCs w:val="24"/>
        </w:rPr>
        <w:t>（</w:t>
      </w:r>
      <w:r>
        <w:rPr>
          <w:rFonts w:hint="eastAsia"/>
          <w:b/>
          <w:bCs/>
          <w:sz w:val="24"/>
          <w:szCs w:val="24"/>
        </w:rPr>
        <w:t>1</w:t>
      </w:r>
      <w:r>
        <w:rPr>
          <w:rFonts w:hint="eastAsia"/>
          <w:b/>
          <w:bCs/>
          <w:sz w:val="24"/>
          <w:szCs w:val="24"/>
        </w:rPr>
        <w:t>）传统软件建模技术研究：</w:t>
      </w:r>
      <w:r>
        <w:rPr>
          <w:rFonts w:hint="eastAsia"/>
          <w:sz w:val="24"/>
          <w:szCs w:val="24"/>
        </w:rPr>
        <w:t>智能软件与传统软件存在诸多差异，但传统软件的建模技术与经验同样值得借鉴</w:t>
      </w:r>
      <w:del w:id="662" w:author="付 安" w:date="2019-02-20T17:28:00Z">
        <w:r w:rsidDel="00E77AEC">
          <w:rPr>
            <w:rFonts w:hint="eastAsia"/>
            <w:sz w:val="24"/>
            <w:szCs w:val="24"/>
          </w:rPr>
          <w:delText>，</w:delText>
        </w:r>
      </w:del>
      <w:ins w:id="663" w:author="付 安" w:date="2019-02-20T17:28:00Z">
        <w:r w:rsidR="00E77AEC">
          <w:rPr>
            <w:rFonts w:hint="eastAsia"/>
            <w:sz w:val="24"/>
            <w:szCs w:val="24"/>
          </w:rPr>
          <w:t>。</w:t>
        </w:r>
      </w:ins>
      <w:del w:id="664" w:author="付 安" w:date="2019-02-20T17:28:00Z">
        <w:r w:rsidDel="00E77AEC">
          <w:rPr>
            <w:rFonts w:hint="eastAsia"/>
            <w:sz w:val="24"/>
            <w:szCs w:val="24"/>
          </w:rPr>
          <w:delText>我们</w:delText>
        </w:r>
      </w:del>
      <w:ins w:id="665" w:author="付 安" w:date="2019-02-20T17:28:00Z">
        <w:r w:rsidR="00E77AEC">
          <w:rPr>
            <w:rFonts w:hint="eastAsia"/>
            <w:sz w:val="24"/>
            <w:szCs w:val="24"/>
          </w:rPr>
          <w:t>本课题</w:t>
        </w:r>
      </w:ins>
      <w:proofErr w:type="gramStart"/>
      <w:r>
        <w:rPr>
          <w:rFonts w:hint="eastAsia"/>
          <w:sz w:val="24"/>
          <w:szCs w:val="24"/>
        </w:rPr>
        <w:t>拟研究</w:t>
      </w:r>
      <w:proofErr w:type="gramEnd"/>
      <w:r>
        <w:rPr>
          <w:rFonts w:hint="eastAsia"/>
          <w:sz w:val="24"/>
          <w:szCs w:val="24"/>
        </w:rPr>
        <w:t>软件测试方法体系中的具体测试建模技术，结合智能软件特征和模型特点建立合适的智能软件测试模型，例如利用等价类划分方法来整合智能软件不同模块之间的关系，将组合测试建模技术应用于对某一功能组合爆炸问题的充分性测试的建模中。</w:t>
      </w:r>
    </w:p>
    <w:p w14:paraId="18717BBB" w14:textId="52F2137C" w:rsidR="00E846E6" w:rsidRDefault="005F2C71">
      <w:pPr>
        <w:snapToGrid w:val="0"/>
        <w:spacing w:line="360" w:lineRule="auto"/>
        <w:rPr>
          <w:sz w:val="24"/>
          <w:szCs w:val="24"/>
        </w:rPr>
      </w:pPr>
      <w:r>
        <w:rPr>
          <w:rFonts w:hint="eastAsia"/>
          <w:b/>
          <w:sz w:val="24"/>
          <w:szCs w:val="24"/>
        </w:rPr>
        <w:t>（</w:t>
      </w:r>
      <w:r>
        <w:rPr>
          <w:rFonts w:hint="eastAsia"/>
          <w:b/>
          <w:sz w:val="24"/>
          <w:szCs w:val="24"/>
        </w:rPr>
        <w:t>2</w:t>
      </w:r>
      <w:r>
        <w:rPr>
          <w:rFonts w:hint="eastAsia"/>
          <w:b/>
          <w:sz w:val="24"/>
          <w:szCs w:val="24"/>
        </w:rPr>
        <w:t>）智能软件历史模型库研究</w:t>
      </w:r>
      <w:r>
        <w:rPr>
          <w:b/>
          <w:sz w:val="24"/>
          <w:szCs w:val="24"/>
        </w:rPr>
        <w:t>：</w:t>
      </w:r>
      <w:r>
        <w:rPr>
          <w:rFonts w:hint="eastAsia"/>
          <w:sz w:val="24"/>
          <w:szCs w:val="24"/>
        </w:rPr>
        <w:t>智能软件广泛应用于家居、出行、医疗、教育、科技、娱乐等诸多方面，虽然软件表现形式多样，但内在模型有一定的共通之处。</w:t>
      </w:r>
      <w:ins w:id="666" w:author="付 安" w:date="2019-02-20T17:28:00Z">
        <w:r w:rsidR="00E77AEC">
          <w:rPr>
            <w:rFonts w:hint="eastAsia"/>
            <w:sz w:val="24"/>
            <w:szCs w:val="24"/>
          </w:rPr>
          <w:t>本课题</w:t>
        </w:r>
      </w:ins>
      <w:del w:id="667" w:author="付 安" w:date="2019-02-20T17:28:00Z">
        <w:r w:rsidDel="00E77AEC">
          <w:rPr>
            <w:rFonts w:hint="eastAsia"/>
            <w:sz w:val="24"/>
            <w:szCs w:val="24"/>
          </w:rPr>
          <w:delText>我们</w:delText>
        </w:r>
      </w:del>
      <w:r>
        <w:rPr>
          <w:rFonts w:hint="eastAsia"/>
          <w:sz w:val="24"/>
          <w:szCs w:val="24"/>
        </w:rPr>
        <w:t>拟对智能软件模型进行具体分类，总结不同类别对应的显著特征，丰富智能软件历史模型库，归纳对于某一类别的智能软件的建模思路与建模案例分别有哪些。</w:t>
      </w:r>
    </w:p>
    <w:p w14:paraId="54A47632" w14:textId="5252C53C" w:rsidR="00E846E6" w:rsidRDefault="005F2C71">
      <w:pPr>
        <w:snapToGrid w:val="0"/>
        <w:spacing w:line="360" w:lineRule="auto"/>
        <w:ind w:left="6"/>
        <w:rPr>
          <w:sz w:val="24"/>
          <w:szCs w:val="24"/>
        </w:rPr>
      </w:pPr>
      <w:r>
        <w:rPr>
          <w:rFonts w:hint="eastAsia"/>
          <w:b/>
          <w:sz w:val="24"/>
          <w:szCs w:val="24"/>
        </w:rPr>
        <w:t>（</w:t>
      </w:r>
      <w:r>
        <w:rPr>
          <w:rFonts w:hint="eastAsia"/>
          <w:b/>
          <w:sz w:val="24"/>
          <w:szCs w:val="24"/>
        </w:rPr>
        <w:t>3</w:t>
      </w:r>
      <w:r>
        <w:rPr>
          <w:rFonts w:hint="eastAsia"/>
          <w:b/>
          <w:sz w:val="24"/>
          <w:szCs w:val="24"/>
        </w:rPr>
        <w:t>）智能软件待测任务描述</w:t>
      </w:r>
      <w:r>
        <w:rPr>
          <w:b/>
          <w:sz w:val="24"/>
          <w:szCs w:val="24"/>
        </w:rPr>
        <w:t>：</w:t>
      </w:r>
      <w:r>
        <w:rPr>
          <w:rFonts w:hint="eastAsia"/>
          <w:sz w:val="24"/>
          <w:szCs w:val="24"/>
        </w:rPr>
        <w:t>智能软件</w:t>
      </w:r>
      <w:r>
        <w:rPr>
          <w:sz w:val="24"/>
          <w:szCs w:val="24"/>
        </w:rPr>
        <w:t>有认知、学习、推理的能力，其功能随着应用场景与任务的变化、认知范围的增加和学习内容的改变而发生</w:t>
      </w:r>
      <w:proofErr w:type="gramStart"/>
      <w:r>
        <w:rPr>
          <w:sz w:val="24"/>
          <w:szCs w:val="24"/>
        </w:rPr>
        <w:t>变化与</w:t>
      </w:r>
      <w:r>
        <w:rPr>
          <w:rFonts w:hint="eastAsia"/>
          <w:sz w:val="24"/>
          <w:szCs w:val="24"/>
        </w:rPr>
        <w:t>衍进</w:t>
      </w:r>
      <w:proofErr w:type="gramEnd"/>
      <w:r>
        <w:rPr>
          <w:rFonts w:hint="eastAsia"/>
          <w:sz w:val="24"/>
          <w:szCs w:val="24"/>
        </w:rPr>
        <w:t>，</w:t>
      </w:r>
      <w:r>
        <w:rPr>
          <w:sz w:val="24"/>
          <w:szCs w:val="24"/>
        </w:rPr>
        <w:t>难以预测</w:t>
      </w:r>
      <w:r>
        <w:rPr>
          <w:rFonts w:hint="eastAsia"/>
          <w:sz w:val="24"/>
          <w:szCs w:val="24"/>
        </w:rPr>
        <w:t>且</w:t>
      </w:r>
      <w:r>
        <w:rPr>
          <w:sz w:val="24"/>
          <w:szCs w:val="24"/>
        </w:rPr>
        <w:t>呈现出智能性。</w:t>
      </w:r>
      <w:r>
        <w:rPr>
          <w:rFonts w:hint="eastAsia"/>
          <w:sz w:val="24"/>
          <w:szCs w:val="24"/>
        </w:rPr>
        <w:t>充分性测试需要深入浅出，由表及里，既要对智能软件的诸多功能进行完备测试，也要对功能与功能的交互进行充分测试</w:t>
      </w:r>
      <w:del w:id="668" w:author="付 安" w:date="2019-02-20T17:28:00Z">
        <w:r w:rsidDel="00E77AEC">
          <w:rPr>
            <w:rFonts w:hint="eastAsia"/>
            <w:sz w:val="24"/>
            <w:szCs w:val="24"/>
          </w:rPr>
          <w:delText>，</w:delText>
        </w:r>
      </w:del>
      <w:ins w:id="669" w:author="付 安" w:date="2019-02-20T17:28:00Z">
        <w:r w:rsidR="00E77AEC">
          <w:rPr>
            <w:rFonts w:hint="eastAsia"/>
            <w:sz w:val="24"/>
            <w:szCs w:val="24"/>
          </w:rPr>
          <w:t>。因此</w:t>
        </w:r>
        <w:r w:rsidR="00E77AEC">
          <w:rPr>
            <w:sz w:val="24"/>
            <w:szCs w:val="24"/>
          </w:rPr>
          <w:t>，本课题</w:t>
        </w:r>
      </w:ins>
      <w:del w:id="670" w:author="付 安" w:date="2019-02-20T17:28:00Z">
        <w:r w:rsidDel="00E77AEC">
          <w:rPr>
            <w:rFonts w:hint="eastAsia"/>
            <w:sz w:val="24"/>
            <w:szCs w:val="24"/>
          </w:rPr>
          <w:delText>所以我们</w:delText>
        </w:r>
      </w:del>
      <w:proofErr w:type="gramStart"/>
      <w:r>
        <w:rPr>
          <w:rFonts w:hint="eastAsia"/>
          <w:sz w:val="24"/>
          <w:szCs w:val="24"/>
        </w:rPr>
        <w:t>拟研究</w:t>
      </w:r>
      <w:proofErr w:type="gramEnd"/>
      <w:r>
        <w:rPr>
          <w:rFonts w:hint="eastAsia"/>
          <w:sz w:val="24"/>
          <w:szCs w:val="24"/>
        </w:rPr>
        <w:t>如何对智能软件待测功能进行细分，对待</w:t>
      </w:r>
      <w:proofErr w:type="gramStart"/>
      <w:r>
        <w:rPr>
          <w:rFonts w:hint="eastAsia"/>
          <w:sz w:val="24"/>
          <w:szCs w:val="24"/>
        </w:rPr>
        <w:t>测任</w:t>
      </w:r>
      <w:proofErr w:type="gramEnd"/>
      <w:r>
        <w:rPr>
          <w:rFonts w:hint="eastAsia"/>
          <w:sz w:val="24"/>
          <w:szCs w:val="24"/>
        </w:rPr>
        <w:t>务进行明确描述。</w:t>
      </w:r>
    </w:p>
    <w:p w14:paraId="44574986" w14:textId="7026E92D" w:rsidR="00E846E6" w:rsidRDefault="005F2C71">
      <w:pPr>
        <w:snapToGrid w:val="0"/>
        <w:spacing w:line="360" w:lineRule="auto"/>
        <w:ind w:left="6"/>
        <w:rPr>
          <w:b/>
          <w:sz w:val="24"/>
          <w:szCs w:val="24"/>
        </w:rPr>
      </w:pPr>
      <w:r>
        <w:rPr>
          <w:rFonts w:hint="eastAsia"/>
          <w:b/>
          <w:bCs/>
          <w:sz w:val="24"/>
          <w:szCs w:val="24"/>
        </w:rPr>
        <w:t>（</w:t>
      </w:r>
      <w:r>
        <w:rPr>
          <w:rFonts w:hint="eastAsia"/>
          <w:b/>
          <w:bCs/>
          <w:sz w:val="24"/>
          <w:szCs w:val="24"/>
        </w:rPr>
        <w:t>4</w:t>
      </w:r>
      <w:r>
        <w:rPr>
          <w:rFonts w:hint="eastAsia"/>
          <w:b/>
          <w:bCs/>
          <w:sz w:val="24"/>
          <w:szCs w:val="24"/>
        </w:rPr>
        <w:t>）智能软件模拟平台搭建：</w:t>
      </w:r>
      <w:r>
        <w:rPr>
          <w:sz w:val="24"/>
          <w:szCs w:val="24"/>
        </w:rPr>
        <w:t>针对真实环境下的</w:t>
      </w:r>
      <w:r>
        <w:rPr>
          <w:rFonts w:hint="eastAsia"/>
          <w:sz w:val="24"/>
          <w:szCs w:val="24"/>
        </w:rPr>
        <w:t>智能软件</w:t>
      </w:r>
      <w:r>
        <w:rPr>
          <w:sz w:val="24"/>
          <w:szCs w:val="24"/>
        </w:rPr>
        <w:t>测试存在高昂且难以负担的成本的问题</w:t>
      </w:r>
      <w:del w:id="671" w:author="付 安" w:date="2019-02-20T17:29:00Z">
        <w:r w:rsidDel="00A604F8">
          <w:rPr>
            <w:sz w:val="24"/>
            <w:szCs w:val="24"/>
          </w:rPr>
          <w:delText>，</w:delText>
        </w:r>
      </w:del>
      <w:ins w:id="672" w:author="付 安" w:date="2019-02-20T17:29:00Z">
        <w:r w:rsidR="00A604F8">
          <w:rPr>
            <w:rFonts w:hint="eastAsia"/>
            <w:sz w:val="24"/>
            <w:szCs w:val="24"/>
          </w:rPr>
          <w:t>。本课题</w:t>
        </w:r>
      </w:ins>
      <w:del w:id="673" w:author="付 安" w:date="2019-02-20T17:29:00Z">
        <w:r w:rsidDel="00A604F8">
          <w:rPr>
            <w:rFonts w:hint="eastAsia"/>
            <w:sz w:val="24"/>
            <w:szCs w:val="24"/>
          </w:rPr>
          <w:delText>我们</w:delText>
        </w:r>
      </w:del>
      <w:proofErr w:type="gramStart"/>
      <w:r>
        <w:rPr>
          <w:rFonts w:hint="eastAsia"/>
          <w:sz w:val="24"/>
          <w:szCs w:val="24"/>
        </w:rPr>
        <w:t>拟研究</w:t>
      </w:r>
      <w:proofErr w:type="gramEnd"/>
      <w:r>
        <w:rPr>
          <w:rFonts w:hint="eastAsia"/>
          <w:sz w:val="24"/>
          <w:szCs w:val="24"/>
        </w:rPr>
        <w:t>如何科学</w:t>
      </w:r>
      <w:r>
        <w:rPr>
          <w:sz w:val="24"/>
          <w:szCs w:val="24"/>
        </w:rPr>
        <w:t>搭建</w:t>
      </w:r>
      <w:r>
        <w:rPr>
          <w:rFonts w:hint="eastAsia"/>
          <w:sz w:val="24"/>
          <w:szCs w:val="24"/>
        </w:rPr>
        <w:t>智能软件</w:t>
      </w:r>
      <w:r>
        <w:rPr>
          <w:sz w:val="24"/>
          <w:szCs w:val="24"/>
        </w:rPr>
        <w:t>的模拟测试平台</w:t>
      </w:r>
      <w:r>
        <w:rPr>
          <w:rFonts w:hint="eastAsia"/>
          <w:sz w:val="24"/>
          <w:szCs w:val="24"/>
        </w:rPr>
        <w:t>，即</w:t>
      </w:r>
      <w:r>
        <w:rPr>
          <w:sz w:val="24"/>
          <w:szCs w:val="24"/>
        </w:rPr>
        <w:t>以</w:t>
      </w:r>
      <w:r>
        <w:rPr>
          <w:rFonts w:hint="eastAsia"/>
          <w:sz w:val="24"/>
          <w:szCs w:val="24"/>
        </w:rPr>
        <w:t>智能软件</w:t>
      </w:r>
      <w:r>
        <w:rPr>
          <w:sz w:val="24"/>
          <w:szCs w:val="24"/>
        </w:rPr>
        <w:t>的应用场景模型为指导，分析软件系统在主要应用场景下的真实历史运行数据，细化应用场景下的事物、交互对象、交互方式，并以此为基础构建</w:t>
      </w:r>
      <w:r>
        <w:rPr>
          <w:rFonts w:hint="eastAsia"/>
          <w:sz w:val="24"/>
          <w:szCs w:val="24"/>
        </w:rPr>
        <w:t>智能软件</w:t>
      </w:r>
      <w:r>
        <w:rPr>
          <w:sz w:val="24"/>
          <w:szCs w:val="24"/>
        </w:rPr>
        <w:t>在各应用场景下的模型</w:t>
      </w:r>
      <w:r>
        <w:rPr>
          <w:rFonts w:hint="eastAsia"/>
          <w:sz w:val="24"/>
          <w:szCs w:val="24"/>
        </w:rPr>
        <w:t>，</w:t>
      </w:r>
      <w:r>
        <w:rPr>
          <w:sz w:val="24"/>
          <w:szCs w:val="24"/>
        </w:rPr>
        <w:t>模拟系统实际应用环境下的各种事物及对象，</w:t>
      </w:r>
      <w:r>
        <w:rPr>
          <w:sz w:val="24"/>
          <w:szCs w:val="24"/>
        </w:rPr>
        <w:lastRenderedPageBreak/>
        <w:t>较为真实地构建</w:t>
      </w:r>
      <w:r>
        <w:rPr>
          <w:rFonts w:hint="eastAsia"/>
          <w:sz w:val="24"/>
          <w:szCs w:val="24"/>
        </w:rPr>
        <w:t>智能软件</w:t>
      </w:r>
      <w:r>
        <w:rPr>
          <w:sz w:val="24"/>
          <w:szCs w:val="24"/>
        </w:rPr>
        <w:t>的实际应用环境，为</w:t>
      </w:r>
      <w:r>
        <w:rPr>
          <w:rFonts w:hint="eastAsia"/>
          <w:sz w:val="24"/>
          <w:szCs w:val="24"/>
        </w:rPr>
        <w:t>智能软件</w:t>
      </w:r>
      <w:r>
        <w:rPr>
          <w:sz w:val="24"/>
          <w:szCs w:val="24"/>
        </w:rPr>
        <w:t>的测试奠定基础。</w:t>
      </w:r>
    </w:p>
    <w:p w14:paraId="63AC644E" w14:textId="77777777" w:rsidR="00E846E6" w:rsidRDefault="005F2C71">
      <w:pPr>
        <w:pStyle w:val="4"/>
        <w:spacing w:before="0" w:after="120" w:line="360" w:lineRule="auto"/>
        <w:pPrChange w:id="674" w:author="付 安" w:date="2019-02-20T17:23:00Z">
          <w:pPr>
            <w:pStyle w:val="4"/>
            <w:spacing w:before="0" w:after="0" w:line="360" w:lineRule="auto"/>
          </w:pPr>
        </w:pPrChange>
      </w:pPr>
      <w:r>
        <w:rPr>
          <w:rFonts w:hint="eastAsia"/>
        </w:rPr>
        <w:t>2.1.2</w:t>
      </w:r>
      <w:r>
        <w:rPr>
          <w:rFonts w:hint="eastAsia"/>
        </w:rPr>
        <w:t>测试用例的生成与优化</w:t>
      </w:r>
    </w:p>
    <w:p w14:paraId="6791013D" w14:textId="77777777" w:rsidR="00E846E6" w:rsidRDefault="005F2C71">
      <w:pPr>
        <w:snapToGrid w:val="0"/>
        <w:spacing w:line="360" w:lineRule="auto"/>
        <w:ind w:firstLine="420"/>
        <w:rPr>
          <w:sz w:val="24"/>
          <w:szCs w:val="24"/>
        </w:rPr>
      </w:pPr>
      <w:r>
        <w:rPr>
          <w:rFonts w:hint="eastAsia"/>
          <w:sz w:val="24"/>
          <w:szCs w:val="24"/>
        </w:rPr>
        <w:t>智能软件</w:t>
      </w:r>
      <w:r>
        <w:rPr>
          <w:sz w:val="24"/>
          <w:szCs w:val="24"/>
        </w:rPr>
        <w:t>测试的</w:t>
      </w:r>
      <w:r>
        <w:rPr>
          <w:rFonts w:hint="eastAsia"/>
          <w:sz w:val="24"/>
          <w:szCs w:val="24"/>
        </w:rPr>
        <w:t>两大关键任务</w:t>
      </w:r>
      <w:r>
        <w:rPr>
          <w:sz w:val="24"/>
          <w:szCs w:val="24"/>
        </w:rPr>
        <w:t>包括测试用例生成与测试</w:t>
      </w:r>
      <w:r>
        <w:rPr>
          <w:rFonts w:hint="eastAsia"/>
          <w:sz w:val="24"/>
          <w:szCs w:val="24"/>
        </w:rPr>
        <w:t>执行</w:t>
      </w:r>
      <w:r>
        <w:rPr>
          <w:sz w:val="24"/>
          <w:szCs w:val="24"/>
        </w:rPr>
        <w:t>判定</w:t>
      </w:r>
      <w:r>
        <w:rPr>
          <w:rFonts w:hint="eastAsia"/>
          <w:sz w:val="24"/>
          <w:szCs w:val="24"/>
        </w:rPr>
        <w:t>，</w:t>
      </w:r>
      <w:r>
        <w:rPr>
          <w:sz w:val="24"/>
          <w:szCs w:val="24"/>
        </w:rPr>
        <w:t>测试用例生成是</w:t>
      </w:r>
      <w:r>
        <w:rPr>
          <w:rFonts w:hint="eastAsia"/>
          <w:sz w:val="24"/>
          <w:szCs w:val="24"/>
        </w:rPr>
        <w:t>软件</w:t>
      </w:r>
      <w:r>
        <w:rPr>
          <w:sz w:val="24"/>
          <w:szCs w:val="24"/>
        </w:rPr>
        <w:t>测试领域</w:t>
      </w:r>
      <w:r>
        <w:rPr>
          <w:rFonts w:hint="eastAsia"/>
          <w:sz w:val="24"/>
          <w:szCs w:val="24"/>
        </w:rPr>
        <w:t>至关重要的研究</w:t>
      </w:r>
      <w:r>
        <w:rPr>
          <w:sz w:val="24"/>
          <w:szCs w:val="24"/>
        </w:rPr>
        <w:t>问题</w:t>
      </w:r>
      <w:r>
        <w:rPr>
          <w:rFonts w:hint="eastAsia"/>
          <w:sz w:val="24"/>
          <w:szCs w:val="24"/>
        </w:rPr>
        <w:t>，理想的测试用例集是以少量的用例数量覆盖尽可能大的测试场景，其次测试用例的生成也需要充分考虑用例的执行判定</w:t>
      </w:r>
      <w:r>
        <w:rPr>
          <w:sz w:val="24"/>
          <w:szCs w:val="24"/>
        </w:rPr>
        <w:t>。</w:t>
      </w:r>
      <w:r>
        <w:rPr>
          <w:rFonts w:hint="eastAsia"/>
          <w:sz w:val="24"/>
          <w:szCs w:val="24"/>
        </w:rPr>
        <w:t>智能软件</w:t>
      </w:r>
      <w:r>
        <w:rPr>
          <w:sz w:val="24"/>
          <w:szCs w:val="24"/>
        </w:rPr>
        <w:t>要求具有类似人类的智能行为，且大多数</w:t>
      </w:r>
      <w:r>
        <w:rPr>
          <w:rFonts w:hint="eastAsia"/>
          <w:sz w:val="24"/>
          <w:szCs w:val="24"/>
        </w:rPr>
        <w:t>智能软件</w:t>
      </w:r>
      <w:r>
        <w:rPr>
          <w:sz w:val="24"/>
          <w:szCs w:val="24"/>
        </w:rPr>
        <w:t>需要和外界进行频繁的交互，导致</w:t>
      </w:r>
      <w:r>
        <w:rPr>
          <w:rFonts w:hint="eastAsia"/>
          <w:sz w:val="24"/>
          <w:szCs w:val="24"/>
        </w:rPr>
        <w:t>智能软件</w:t>
      </w:r>
      <w:r>
        <w:rPr>
          <w:sz w:val="24"/>
          <w:szCs w:val="24"/>
        </w:rPr>
        <w:t>的输入域异常庞大、系统复杂性较高。显然，穷尽测试无法实现。生成有效的、多方位测试</w:t>
      </w:r>
      <w:r>
        <w:rPr>
          <w:rFonts w:hint="eastAsia"/>
          <w:sz w:val="24"/>
          <w:szCs w:val="24"/>
        </w:rPr>
        <w:t>智能软件</w:t>
      </w:r>
      <w:r>
        <w:rPr>
          <w:sz w:val="24"/>
          <w:szCs w:val="24"/>
        </w:rPr>
        <w:t>的测试用例是一项具有挑战性的工作。现有的</w:t>
      </w:r>
      <w:r>
        <w:rPr>
          <w:rFonts w:hint="eastAsia"/>
          <w:sz w:val="24"/>
          <w:szCs w:val="24"/>
        </w:rPr>
        <w:t>智能软件</w:t>
      </w:r>
      <w:r>
        <w:rPr>
          <w:sz w:val="24"/>
          <w:szCs w:val="24"/>
        </w:rPr>
        <w:t>测试技术利用随机或人工的方式生成测试用例并且主要依靠测试人员验证系统行为，导致测试效率可能不高。另一方面，现有的</w:t>
      </w:r>
      <w:r>
        <w:rPr>
          <w:rFonts w:hint="eastAsia"/>
          <w:sz w:val="24"/>
          <w:szCs w:val="24"/>
        </w:rPr>
        <w:t>智能软件</w:t>
      </w:r>
      <w:r>
        <w:rPr>
          <w:sz w:val="24"/>
          <w:szCs w:val="24"/>
        </w:rPr>
        <w:t>测试工作忽略了测试过程对测试效率的影响。在测试资源有限的情况下，利用数据驱动的方式（基于测试的历史信息），控制测试过程，提高测试效率。</w:t>
      </w:r>
    </w:p>
    <w:p w14:paraId="40E9797F" w14:textId="77777777" w:rsidR="00E846E6" w:rsidRDefault="005F2C71">
      <w:pPr>
        <w:snapToGrid w:val="0"/>
        <w:spacing w:line="360" w:lineRule="auto"/>
        <w:ind w:firstLine="420"/>
        <w:rPr>
          <w:sz w:val="24"/>
          <w:szCs w:val="24"/>
        </w:rPr>
      </w:pPr>
      <w:r>
        <w:rPr>
          <w:sz w:val="24"/>
          <w:szCs w:val="24"/>
        </w:rPr>
        <w:t>针对现有</w:t>
      </w:r>
      <w:r>
        <w:rPr>
          <w:rFonts w:hint="eastAsia"/>
          <w:sz w:val="24"/>
          <w:szCs w:val="24"/>
        </w:rPr>
        <w:t>智能软件</w:t>
      </w:r>
      <w:r>
        <w:rPr>
          <w:sz w:val="24"/>
          <w:szCs w:val="24"/>
        </w:rPr>
        <w:t>测试用例生成技术的诸多局限性，</w:t>
      </w:r>
      <w:r>
        <w:rPr>
          <w:bCs/>
          <w:sz w:val="24"/>
          <w:szCs w:val="24"/>
        </w:rPr>
        <w:t>考虑</w:t>
      </w:r>
      <w:r>
        <w:rPr>
          <w:rFonts w:hint="eastAsia"/>
          <w:bCs/>
          <w:sz w:val="24"/>
          <w:szCs w:val="24"/>
        </w:rPr>
        <w:t>智能软件</w:t>
      </w:r>
      <w:r>
        <w:rPr>
          <w:bCs/>
          <w:sz w:val="24"/>
          <w:szCs w:val="24"/>
        </w:rPr>
        <w:t>的特点，依据现有测试用例生成技术与相关理论，研究新型数据驱动的</w:t>
      </w:r>
      <w:r>
        <w:rPr>
          <w:rFonts w:hint="eastAsia"/>
          <w:bCs/>
          <w:sz w:val="24"/>
          <w:szCs w:val="24"/>
        </w:rPr>
        <w:t>智能软件</w:t>
      </w:r>
      <w:r>
        <w:rPr>
          <w:bCs/>
          <w:sz w:val="24"/>
          <w:szCs w:val="24"/>
        </w:rPr>
        <w:t>的测试用例生成技术</w:t>
      </w:r>
      <w:r>
        <w:rPr>
          <w:rFonts w:hint="eastAsia"/>
          <w:bCs/>
          <w:sz w:val="24"/>
          <w:szCs w:val="24"/>
        </w:rPr>
        <w:t>，</w:t>
      </w:r>
      <w:r>
        <w:rPr>
          <w:sz w:val="24"/>
          <w:szCs w:val="24"/>
        </w:rPr>
        <w:t>包括：测试用例生成与选择，测试用例执行与测试用例优先级排序等</w:t>
      </w:r>
      <w:r>
        <w:rPr>
          <w:rFonts w:hint="eastAsia"/>
          <w:sz w:val="24"/>
          <w:szCs w:val="24"/>
        </w:rPr>
        <w:t>，具体研究以下内容</w:t>
      </w:r>
      <w:r>
        <w:rPr>
          <w:sz w:val="24"/>
          <w:szCs w:val="24"/>
        </w:rPr>
        <w:t>：</w:t>
      </w:r>
    </w:p>
    <w:p w14:paraId="57E6CC09" w14:textId="208443BB" w:rsidR="00E846E6" w:rsidRDefault="005F2C71">
      <w:pPr>
        <w:snapToGrid w:val="0"/>
        <w:spacing w:line="360" w:lineRule="auto"/>
        <w:ind w:left="6"/>
        <w:rPr>
          <w:sz w:val="24"/>
          <w:szCs w:val="24"/>
        </w:rPr>
      </w:pPr>
      <w:r>
        <w:rPr>
          <w:rFonts w:hint="eastAsia"/>
          <w:b/>
          <w:sz w:val="24"/>
          <w:szCs w:val="24"/>
        </w:rPr>
        <w:t>（</w:t>
      </w:r>
      <w:r>
        <w:rPr>
          <w:rFonts w:hint="eastAsia"/>
          <w:b/>
          <w:sz w:val="24"/>
          <w:szCs w:val="24"/>
        </w:rPr>
        <w:t>1</w:t>
      </w:r>
      <w:r>
        <w:rPr>
          <w:rFonts w:hint="eastAsia"/>
          <w:b/>
          <w:sz w:val="24"/>
          <w:szCs w:val="24"/>
        </w:rPr>
        <w:t>）</w:t>
      </w:r>
      <w:r>
        <w:rPr>
          <w:b/>
          <w:sz w:val="24"/>
          <w:szCs w:val="24"/>
        </w:rPr>
        <w:t>在测试用例生成与选择方面：</w:t>
      </w:r>
      <w:r>
        <w:rPr>
          <w:rFonts w:hint="eastAsia"/>
          <w:sz w:val="24"/>
          <w:szCs w:val="24"/>
        </w:rPr>
        <w:t>智能软件</w:t>
      </w:r>
      <w:r>
        <w:rPr>
          <w:sz w:val="24"/>
          <w:szCs w:val="24"/>
        </w:rPr>
        <w:t>输入参数的多源性导致输入空间巨大。增加测试用例集的多样性有助于更有效地检测</w:t>
      </w:r>
      <w:r>
        <w:rPr>
          <w:rFonts w:hint="eastAsia"/>
          <w:sz w:val="24"/>
          <w:szCs w:val="24"/>
        </w:rPr>
        <w:t>智能软件</w:t>
      </w:r>
      <w:r>
        <w:rPr>
          <w:sz w:val="24"/>
          <w:szCs w:val="24"/>
        </w:rPr>
        <w:t>的异常行为。为了实现测试用例集多样性，探索满足某种覆盖准则的测试用例生成方法；结合场景与功能的测试用例生成技术，将场景测试数据与功能测试数据相结合来实现</w:t>
      </w:r>
      <w:r>
        <w:rPr>
          <w:rFonts w:hint="eastAsia"/>
          <w:sz w:val="24"/>
          <w:szCs w:val="24"/>
        </w:rPr>
        <w:t>智能软件</w:t>
      </w:r>
      <w:r>
        <w:rPr>
          <w:sz w:val="24"/>
          <w:szCs w:val="24"/>
        </w:rPr>
        <w:t>自顶向下的测试；基于参数组合优化的测试生成技术，实现减少测试用例数目的同时覆盖尽可能多的组合</w:t>
      </w:r>
      <w:r>
        <w:rPr>
          <w:rFonts w:hint="eastAsia"/>
          <w:sz w:val="24"/>
          <w:szCs w:val="24"/>
        </w:rPr>
        <w:t>。此外，</w:t>
      </w:r>
      <w:del w:id="675" w:author="付 安" w:date="2019-02-20T17:29:00Z">
        <w:r w:rsidDel="000129F0">
          <w:rPr>
            <w:rFonts w:hint="eastAsia"/>
            <w:sz w:val="24"/>
            <w:szCs w:val="24"/>
          </w:rPr>
          <w:delText>我们</w:delText>
        </w:r>
      </w:del>
      <w:ins w:id="676" w:author="付 安" w:date="2019-02-20T17:29:00Z">
        <w:r w:rsidR="000129F0">
          <w:rPr>
            <w:rFonts w:hint="eastAsia"/>
            <w:sz w:val="24"/>
            <w:szCs w:val="24"/>
          </w:rPr>
          <w:t>本课题</w:t>
        </w:r>
      </w:ins>
      <w:proofErr w:type="gramStart"/>
      <w:r>
        <w:rPr>
          <w:rFonts w:hint="eastAsia"/>
          <w:sz w:val="24"/>
          <w:szCs w:val="24"/>
        </w:rPr>
        <w:t>拟研究</w:t>
      </w:r>
      <w:proofErr w:type="gramEnd"/>
      <w:r>
        <w:rPr>
          <w:rFonts w:hint="eastAsia"/>
          <w:sz w:val="24"/>
          <w:szCs w:val="24"/>
        </w:rPr>
        <w:t>如何将用例生成算法与后续的结果判定结合起来，尽可能生成一系列易于判定或者为可判定的测试用例。</w:t>
      </w:r>
    </w:p>
    <w:p w14:paraId="4C2E5960" w14:textId="14EF8CD3" w:rsidR="00E846E6" w:rsidRDefault="005F2C71">
      <w:pPr>
        <w:snapToGrid w:val="0"/>
        <w:spacing w:line="360" w:lineRule="auto"/>
        <w:ind w:left="6"/>
        <w:rPr>
          <w:rFonts w:asciiTheme="minorEastAsia" w:eastAsiaTheme="minorEastAsia" w:hAnsiTheme="minorEastAsia" w:cstheme="minorEastAsia"/>
          <w:b/>
          <w:bCs/>
          <w:sz w:val="24"/>
          <w:szCs w:val="24"/>
        </w:rPr>
      </w:pPr>
      <w:r>
        <w:rPr>
          <w:rFonts w:hint="eastAsia"/>
          <w:b/>
          <w:sz w:val="24"/>
          <w:szCs w:val="24"/>
        </w:rPr>
        <w:t>（</w:t>
      </w:r>
      <w:r>
        <w:rPr>
          <w:rFonts w:hint="eastAsia"/>
          <w:b/>
          <w:sz w:val="24"/>
          <w:szCs w:val="24"/>
        </w:rPr>
        <w:t>2</w:t>
      </w:r>
      <w:r>
        <w:rPr>
          <w:rFonts w:hint="eastAsia"/>
          <w:b/>
          <w:sz w:val="24"/>
          <w:szCs w:val="24"/>
        </w:rPr>
        <w:t>）</w:t>
      </w:r>
      <w:r>
        <w:rPr>
          <w:b/>
          <w:sz w:val="24"/>
          <w:szCs w:val="24"/>
        </w:rPr>
        <w:t>在测试用例优</w:t>
      </w:r>
      <w:r>
        <w:rPr>
          <w:rFonts w:hint="eastAsia"/>
          <w:b/>
          <w:sz w:val="24"/>
          <w:szCs w:val="24"/>
        </w:rPr>
        <w:t>化</w:t>
      </w:r>
      <w:r>
        <w:rPr>
          <w:b/>
          <w:sz w:val="24"/>
          <w:szCs w:val="24"/>
        </w:rPr>
        <w:t>排序方面：</w:t>
      </w:r>
      <w:r>
        <w:rPr>
          <w:rFonts w:hint="eastAsia"/>
          <w:bCs/>
          <w:sz w:val="24"/>
          <w:szCs w:val="24"/>
        </w:rPr>
        <w:t>测试用例</w:t>
      </w:r>
      <w:proofErr w:type="gramStart"/>
      <w:r>
        <w:rPr>
          <w:rFonts w:hint="eastAsia"/>
          <w:bCs/>
          <w:sz w:val="24"/>
          <w:szCs w:val="24"/>
        </w:rPr>
        <w:t>集很多</w:t>
      </w:r>
      <w:proofErr w:type="gramEnd"/>
      <w:r>
        <w:rPr>
          <w:rFonts w:hint="eastAsia"/>
          <w:bCs/>
          <w:sz w:val="24"/>
          <w:szCs w:val="24"/>
        </w:rPr>
        <w:t>情况下存在着较大的优化空间，</w:t>
      </w:r>
      <w:ins w:id="677" w:author="付 安" w:date="2019-02-20T17:29:00Z">
        <w:r w:rsidR="000129F0">
          <w:rPr>
            <w:rFonts w:hint="eastAsia"/>
            <w:sz w:val="24"/>
            <w:szCs w:val="24"/>
          </w:rPr>
          <w:t>本课题</w:t>
        </w:r>
      </w:ins>
      <w:del w:id="678" w:author="付 安" w:date="2019-02-20T17:29:00Z">
        <w:r w:rsidDel="000129F0">
          <w:rPr>
            <w:rFonts w:hint="eastAsia"/>
            <w:bCs/>
            <w:sz w:val="24"/>
            <w:szCs w:val="24"/>
          </w:rPr>
          <w:delText>我们</w:delText>
        </w:r>
      </w:del>
      <w:r>
        <w:rPr>
          <w:rFonts w:hint="eastAsia"/>
          <w:bCs/>
          <w:sz w:val="24"/>
          <w:szCs w:val="24"/>
        </w:rPr>
        <w:t>可以通过真实场景分析及执行结果预测等方式删减一批冗余或者无效测试用例，在不影响测试效果的情况下，简化测试用例集，降低测试成本。另一方面，</w:t>
      </w:r>
      <w:r>
        <w:rPr>
          <w:sz w:val="24"/>
          <w:szCs w:val="24"/>
        </w:rPr>
        <w:t>通过改变测试用例的执行顺序以提早执行到揭示故障的测试用例。</w:t>
      </w:r>
      <w:r>
        <w:rPr>
          <w:rFonts w:hint="eastAsia"/>
          <w:sz w:val="24"/>
          <w:szCs w:val="24"/>
        </w:rPr>
        <w:t>基于此</w:t>
      </w:r>
      <w:r>
        <w:rPr>
          <w:sz w:val="24"/>
          <w:szCs w:val="24"/>
        </w:rPr>
        <w:t>，即将执行的测试用例应尽可能与已经执行的测试用例不同。通过测试用例距离度量的方式选择</w:t>
      </w:r>
      <w:r>
        <w:rPr>
          <w:rFonts w:hint="eastAsia"/>
          <w:sz w:val="24"/>
          <w:szCs w:val="24"/>
        </w:rPr>
        <w:t>差异最大</w:t>
      </w:r>
      <w:r>
        <w:rPr>
          <w:sz w:val="24"/>
          <w:szCs w:val="24"/>
        </w:rPr>
        <w:t>的测试用例，并以此为基础</w:t>
      </w:r>
      <w:r>
        <w:rPr>
          <w:rFonts w:hint="eastAsia"/>
          <w:sz w:val="24"/>
          <w:szCs w:val="24"/>
        </w:rPr>
        <w:t>，研究</w:t>
      </w:r>
      <w:r>
        <w:rPr>
          <w:sz w:val="24"/>
          <w:szCs w:val="24"/>
        </w:rPr>
        <w:t>基于距离的</w:t>
      </w:r>
      <w:r>
        <w:rPr>
          <w:rFonts w:hint="eastAsia"/>
          <w:sz w:val="24"/>
          <w:szCs w:val="24"/>
        </w:rPr>
        <w:t>智能软</w:t>
      </w:r>
      <w:r>
        <w:rPr>
          <w:rFonts w:hint="eastAsia"/>
          <w:sz w:val="24"/>
          <w:szCs w:val="24"/>
        </w:rPr>
        <w:lastRenderedPageBreak/>
        <w:t>件</w:t>
      </w:r>
      <w:r>
        <w:rPr>
          <w:sz w:val="24"/>
          <w:szCs w:val="24"/>
        </w:rPr>
        <w:t>测试用例优先级排序技术</w:t>
      </w:r>
      <w:r>
        <w:rPr>
          <w:rFonts w:hint="eastAsia"/>
          <w:sz w:val="24"/>
          <w:szCs w:val="24"/>
        </w:rPr>
        <w:t>等</w:t>
      </w:r>
      <w:r>
        <w:rPr>
          <w:sz w:val="24"/>
          <w:szCs w:val="24"/>
        </w:rPr>
        <w:t>。</w:t>
      </w:r>
    </w:p>
    <w:p w14:paraId="29278521" w14:textId="77777777" w:rsidR="00E846E6" w:rsidRDefault="005F2C71">
      <w:pPr>
        <w:pStyle w:val="4"/>
        <w:spacing w:before="0" w:after="0" w:line="360" w:lineRule="auto"/>
      </w:pPr>
      <w:r>
        <w:rPr>
          <w:rFonts w:hint="eastAsia"/>
        </w:rPr>
        <w:t>2.1.3</w:t>
      </w:r>
      <w:r>
        <w:rPr>
          <w:rFonts w:hint="eastAsia"/>
        </w:rPr>
        <w:t>测试用例的执行判定</w:t>
      </w:r>
    </w:p>
    <w:p w14:paraId="6C2B00E0" w14:textId="4DC75288" w:rsidR="00E846E6" w:rsidRDefault="005F2C71">
      <w:pPr>
        <w:spacing w:line="360" w:lineRule="auto"/>
        <w:ind w:firstLine="420"/>
        <w:rPr>
          <w:sz w:val="24"/>
          <w:szCs w:val="24"/>
        </w:rPr>
      </w:pPr>
      <w:del w:id="679" w:author="付 安" w:date="2019-02-20T17:24:00Z">
        <w:r w:rsidDel="00A42054">
          <w:rPr>
            <w:rFonts w:eastAsiaTheme="minorEastAsia" w:hint="eastAsia"/>
            <w:sz w:val="24"/>
            <w:szCs w:val="24"/>
          </w:rPr>
          <w:delText>大部分情况下，</w:delText>
        </w:r>
      </w:del>
      <w:r>
        <w:rPr>
          <w:rFonts w:eastAsiaTheme="minorEastAsia" w:hint="eastAsia"/>
          <w:sz w:val="24"/>
          <w:szCs w:val="24"/>
        </w:rPr>
        <w:t>智能软件</w:t>
      </w:r>
      <w:r>
        <w:rPr>
          <w:sz w:val="24"/>
          <w:szCs w:val="24"/>
        </w:rPr>
        <w:t>的测试</w:t>
      </w:r>
      <w:r>
        <w:rPr>
          <w:rFonts w:hint="eastAsia"/>
          <w:sz w:val="24"/>
          <w:szCs w:val="24"/>
        </w:rPr>
        <w:t>执行结果</w:t>
      </w:r>
      <w:ins w:id="680" w:author="付 安" w:date="2019-02-20T17:25:00Z">
        <w:r w:rsidR="00A42054">
          <w:rPr>
            <w:rFonts w:hint="eastAsia"/>
            <w:sz w:val="24"/>
            <w:szCs w:val="24"/>
          </w:rPr>
          <w:t>判定</w:t>
        </w:r>
      </w:ins>
      <w:r>
        <w:rPr>
          <w:sz w:val="24"/>
          <w:szCs w:val="24"/>
        </w:rPr>
        <w:t>主要通过测试人员</w:t>
      </w:r>
      <w:r>
        <w:rPr>
          <w:rFonts w:hint="eastAsia"/>
          <w:sz w:val="24"/>
          <w:szCs w:val="24"/>
        </w:rPr>
        <w:t>主观</w:t>
      </w:r>
      <w:r>
        <w:rPr>
          <w:sz w:val="24"/>
          <w:szCs w:val="24"/>
        </w:rPr>
        <w:t>判断系统行为是否正确</w:t>
      </w:r>
      <w:ins w:id="681" w:author="付 安" w:date="2019-02-20T17:25:00Z">
        <w:r w:rsidR="00A42054">
          <w:rPr>
            <w:rFonts w:hint="eastAsia"/>
            <w:sz w:val="24"/>
            <w:szCs w:val="24"/>
          </w:rPr>
          <w:t>来实现。</w:t>
        </w:r>
      </w:ins>
      <w:del w:id="682" w:author="付 安" w:date="2019-02-20T17:25:00Z">
        <w:r w:rsidDel="00A42054">
          <w:rPr>
            <w:sz w:val="24"/>
            <w:szCs w:val="24"/>
          </w:rPr>
          <w:delText>，</w:delText>
        </w:r>
        <w:r w:rsidDel="00A42054">
          <w:rPr>
            <w:rFonts w:hint="eastAsia"/>
            <w:sz w:val="24"/>
            <w:szCs w:val="24"/>
          </w:rPr>
          <w:delText>这样的</w:delText>
        </w:r>
      </w:del>
      <w:ins w:id="683" w:author="付 安" w:date="2019-02-20T17:25:00Z">
        <w:r w:rsidR="00A42054">
          <w:rPr>
            <w:rFonts w:hint="eastAsia"/>
            <w:sz w:val="24"/>
            <w:szCs w:val="24"/>
          </w:rPr>
          <w:t>然而</w:t>
        </w:r>
      </w:ins>
      <w:r>
        <w:rPr>
          <w:rFonts w:hint="eastAsia"/>
          <w:sz w:val="24"/>
          <w:szCs w:val="24"/>
        </w:rPr>
        <w:t>人工判定</w:t>
      </w:r>
      <w:r>
        <w:rPr>
          <w:sz w:val="24"/>
          <w:szCs w:val="24"/>
        </w:rPr>
        <w:t>方式不仅需要大量的测试资源</w:t>
      </w:r>
      <w:r>
        <w:rPr>
          <w:rFonts w:hint="eastAsia"/>
          <w:sz w:val="24"/>
          <w:szCs w:val="24"/>
        </w:rPr>
        <w:t>（大量的专业测试人员）</w:t>
      </w:r>
      <w:r>
        <w:rPr>
          <w:sz w:val="24"/>
          <w:szCs w:val="24"/>
        </w:rPr>
        <w:t>，还易出现误判的情况（将错误的行为判断为正确的行为）。</w:t>
      </w:r>
      <w:r>
        <w:rPr>
          <w:rFonts w:hint="eastAsia"/>
          <w:sz w:val="24"/>
          <w:szCs w:val="24"/>
        </w:rPr>
        <w:t>在传统软件测试过程中，测试人员主观判断的方式尽管也存在一定误判情况，但是总的来说是非常有效的测试结果判定方式，但是对于智能软件而言，测试执行之后，系统输出可能非常复杂，或者输出加密数据，或者数据随机性较大，或者根本没有显著结果，这都给测试人员主观判断带来极大的阻碍。因此</w:t>
      </w:r>
      <w:del w:id="684" w:author="付 安" w:date="2019-02-20T17:30:00Z">
        <w:r w:rsidDel="000129F0">
          <w:rPr>
            <w:rFonts w:hint="eastAsia"/>
            <w:sz w:val="24"/>
            <w:szCs w:val="24"/>
          </w:rPr>
          <w:delText>我们</w:delText>
        </w:r>
      </w:del>
      <w:ins w:id="685" w:author="付 安" w:date="2019-02-20T17:30:00Z">
        <w:r w:rsidR="000129F0">
          <w:rPr>
            <w:rFonts w:hint="eastAsia"/>
            <w:sz w:val="24"/>
            <w:szCs w:val="24"/>
          </w:rPr>
          <w:t>本课题</w:t>
        </w:r>
      </w:ins>
      <w:r>
        <w:rPr>
          <w:rFonts w:hint="eastAsia"/>
          <w:sz w:val="24"/>
          <w:szCs w:val="24"/>
        </w:rPr>
        <w:t>旨在研究测试用例的自动化执行判定的相关内容，利用辅助算法或程序，对待测用例的执行结果进行尽可能准确的判定，</w:t>
      </w:r>
      <w:commentRangeStart w:id="686"/>
      <w:del w:id="687" w:author="付 安" w:date="2019-02-20T17:30:00Z">
        <w:r w:rsidDel="000129F0">
          <w:rPr>
            <w:rFonts w:hint="eastAsia"/>
            <w:sz w:val="24"/>
            <w:szCs w:val="24"/>
          </w:rPr>
          <w:delText>我们</w:delText>
        </w:r>
      </w:del>
      <w:ins w:id="688" w:author="付 安" w:date="2019-02-20T17:30:00Z">
        <w:del w:id="689" w:author="phantom Dai" w:date="2019-02-21T21:57:00Z">
          <w:r w:rsidR="000129F0" w:rsidDel="00E22B18">
            <w:rPr>
              <w:rFonts w:hint="eastAsia"/>
              <w:sz w:val="24"/>
              <w:szCs w:val="24"/>
            </w:rPr>
            <w:delText>本课题</w:delText>
          </w:r>
        </w:del>
      </w:ins>
      <w:commentRangeEnd w:id="686"/>
      <w:r w:rsidR="00E22B18">
        <w:rPr>
          <w:rStyle w:val="af0"/>
        </w:rPr>
        <w:commentReference w:id="686"/>
      </w:r>
      <w:proofErr w:type="gramStart"/>
      <w:r>
        <w:rPr>
          <w:rFonts w:hint="eastAsia"/>
          <w:sz w:val="24"/>
          <w:szCs w:val="24"/>
        </w:rPr>
        <w:t>拟研究</w:t>
      </w:r>
      <w:proofErr w:type="gramEnd"/>
      <w:r>
        <w:rPr>
          <w:sz w:val="24"/>
          <w:szCs w:val="24"/>
        </w:rPr>
        <w:t>自动化验证系统行为的方法，</w:t>
      </w:r>
      <w:r>
        <w:rPr>
          <w:rFonts w:hint="eastAsia"/>
          <w:sz w:val="24"/>
          <w:szCs w:val="24"/>
        </w:rPr>
        <w:t>进而</w:t>
      </w:r>
      <w:r>
        <w:rPr>
          <w:sz w:val="24"/>
          <w:szCs w:val="24"/>
        </w:rPr>
        <w:t>提高测试效率与准确度</w:t>
      </w:r>
      <w:r>
        <w:rPr>
          <w:rFonts w:hint="eastAsia"/>
          <w:sz w:val="24"/>
          <w:szCs w:val="24"/>
        </w:rPr>
        <w:t>，具体研究内容如下所示</w:t>
      </w:r>
      <w:r>
        <w:rPr>
          <w:sz w:val="24"/>
          <w:szCs w:val="24"/>
        </w:rPr>
        <w:t>：</w:t>
      </w:r>
    </w:p>
    <w:p w14:paraId="48CD92ED" w14:textId="77777777" w:rsidR="00E846E6" w:rsidRDefault="005F2C71">
      <w:pPr>
        <w:snapToGrid w:val="0"/>
        <w:spacing w:before="120" w:line="360" w:lineRule="auto"/>
        <w:ind w:left="6"/>
        <w:rPr>
          <w:sz w:val="24"/>
          <w:szCs w:val="24"/>
        </w:rPr>
        <w:pPrChange w:id="690" w:author="付 安" w:date="2019-02-20T17:25:00Z">
          <w:pPr>
            <w:snapToGrid w:val="0"/>
            <w:spacing w:line="360" w:lineRule="auto"/>
            <w:ind w:left="6"/>
          </w:pPr>
        </w:pPrChange>
      </w:pPr>
      <w:r>
        <w:rPr>
          <w:rFonts w:hint="eastAsia"/>
          <w:b/>
          <w:sz w:val="24"/>
          <w:szCs w:val="24"/>
        </w:rPr>
        <w:t>（</w:t>
      </w:r>
      <w:r>
        <w:rPr>
          <w:rFonts w:hint="eastAsia"/>
          <w:b/>
          <w:sz w:val="24"/>
          <w:szCs w:val="24"/>
        </w:rPr>
        <w:t>1</w:t>
      </w:r>
      <w:r>
        <w:rPr>
          <w:rFonts w:hint="eastAsia"/>
          <w:b/>
          <w:sz w:val="24"/>
          <w:szCs w:val="24"/>
        </w:rPr>
        <w:t>）研究</w:t>
      </w:r>
      <w:r>
        <w:rPr>
          <w:b/>
          <w:sz w:val="24"/>
          <w:szCs w:val="24"/>
        </w:rPr>
        <w:t>自动或者直观的</w:t>
      </w:r>
      <w:r>
        <w:rPr>
          <w:rFonts w:hint="eastAsia"/>
          <w:b/>
          <w:sz w:val="24"/>
          <w:szCs w:val="24"/>
        </w:rPr>
        <w:t>执行判定</w:t>
      </w:r>
      <w:r>
        <w:rPr>
          <w:b/>
          <w:sz w:val="24"/>
          <w:szCs w:val="24"/>
        </w:rPr>
        <w:t>方式：</w:t>
      </w:r>
      <w:del w:id="691" w:author="phantom Dai" w:date="2019-02-21T17:06:00Z">
        <w:r w:rsidDel="0058099F">
          <w:rPr>
            <w:sz w:val="24"/>
            <w:szCs w:val="24"/>
          </w:rPr>
          <w:delText xml:space="preserve"> </w:delText>
        </w:r>
      </w:del>
      <w:r>
        <w:rPr>
          <w:sz w:val="24"/>
          <w:szCs w:val="24"/>
        </w:rPr>
        <w:t>人工验证系统行为的方式不仅需要占用大量的测试资源而且不能保证判断的准确度。因此，提出一种自动地验证系统行为的方式是有必要的。传统软件测试中缓解测试预期问题的技术有很多（例如：</w:t>
      </w:r>
      <w:r>
        <w:rPr>
          <w:sz w:val="24"/>
          <w:szCs w:val="24"/>
        </w:rPr>
        <w:t>N</w:t>
      </w:r>
      <w:r>
        <w:rPr>
          <w:sz w:val="24"/>
          <w:szCs w:val="24"/>
        </w:rPr>
        <w:t>版本、断言等），其中一些技术运用到</w:t>
      </w:r>
      <w:r>
        <w:rPr>
          <w:rFonts w:hint="eastAsia"/>
          <w:sz w:val="24"/>
          <w:szCs w:val="24"/>
        </w:rPr>
        <w:t>智能软件</w:t>
      </w:r>
      <w:r>
        <w:rPr>
          <w:sz w:val="24"/>
          <w:szCs w:val="24"/>
        </w:rPr>
        <w:t>测试效果可能不好。例如，断言技术需要在代码中插入一些可以获取执行信息的代码，但很多</w:t>
      </w:r>
      <w:r>
        <w:rPr>
          <w:rFonts w:hint="eastAsia"/>
          <w:sz w:val="24"/>
          <w:szCs w:val="24"/>
        </w:rPr>
        <w:t>智能软件</w:t>
      </w:r>
      <w:r>
        <w:rPr>
          <w:sz w:val="24"/>
          <w:szCs w:val="24"/>
        </w:rPr>
        <w:t>的执行逻辑不是由程序控制的。考虑将</w:t>
      </w:r>
      <w:r>
        <w:rPr>
          <w:sz w:val="24"/>
          <w:szCs w:val="24"/>
        </w:rPr>
        <w:t>N</w:t>
      </w:r>
      <w:r>
        <w:rPr>
          <w:sz w:val="24"/>
          <w:szCs w:val="24"/>
        </w:rPr>
        <w:t>版本以及交叉验证的方式作为验证系统行为的机制。</w:t>
      </w:r>
    </w:p>
    <w:p w14:paraId="118A6A30" w14:textId="77777777" w:rsidR="00E846E6" w:rsidRDefault="005F2C71">
      <w:pPr>
        <w:snapToGrid w:val="0"/>
        <w:spacing w:line="360" w:lineRule="auto"/>
        <w:ind w:left="6"/>
        <w:rPr>
          <w:rFonts w:asciiTheme="minorEastAsia" w:eastAsiaTheme="minorEastAsia" w:hAnsiTheme="minorEastAsia" w:cstheme="minorEastAsia"/>
          <w:b/>
          <w:bCs/>
          <w:sz w:val="24"/>
          <w:szCs w:val="24"/>
        </w:rPr>
      </w:pPr>
      <w:r>
        <w:rPr>
          <w:rFonts w:hint="eastAsia"/>
          <w:b/>
          <w:sz w:val="24"/>
          <w:szCs w:val="24"/>
        </w:rPr>
        <w:t>（</w:t>
      </w:r>
      <w:r>
        <w:rPr>
          <w:rFonts w:hint="eastAsia"/>
          <w:b/>
          <w:sz w:val="24"/>
          <w:szCs w:val="24"/>
        </w:rPr>
        <w:t>2</w:t>
      </w:r>
      <w:r>
        <w:rPr>
          <w:rFonts w:hint="eastAsia"/>
          <w:b/>
          <w:sz w:val="24"/>
          <w:szCs w:val="24"/>
        </w:rPr>
        <w:t>）研究</w:t>
      </w:r>
      <w:r>
        <w:rPr>
          <w:b/>
          <w:sz w:val="24"/>
          <w:szCs w:val="24"/>
        </w:rPr>
        <w:t>基于蜕变测试的</w:t>
      </w:r>
      <w:r>
        <w:rPr>
          <w:rFonts w:hint="eastAsia"/>
          <w:b/>
          <w:sz w:val="24"/>
          <w:szCs w:val="24"/>
        </w:rPr>
        <w:t>智能软件</w:t>
      </w:r>
      <w:r>
        <w:rPr>
          <w:b/>
          <w:sz w:val="24"/>
          <w:szCs w:val="24"/>
        </w:rPr>
        <w:t>的测试结果验证技术：</w:t>
      </w:r>
      <w:r>
        <w:rPr>
          <w:sz w:val="24"/>
          <w:szCs w:val="24"/>
        </w:rPr>
        <w:t>蜕变测试是一种无需测试预期的软件测试技术，在待测软件的测试预期不存在的情况下也能对其进行有效测试。该测试技术通过判断待测软件的多个测试用例之间是否满足一些必要的属性来测试程序。研究基于蜕变测试的</w:t>
      </w:r>
      <w:r>
        <w:rPr>
          <w:rFonts w:hint="eastAsia"/>
          <w:sz w:val="24"/>
          <w:szCs w:val="24"/>
        </w:rPr>
        <w:t>智能软件</w:t>
      </w:r>
      <w:r>
        <w:rPr>
          <w:sz w:val="24"/>
          <w:szCs w:val="24"/>
        </w:rPr>
        <w:t>测试结果验证技术，需要研究如下内容：</w:t>
      </w:r>
      <w:r>
        <w:rPr>
          <w:bCs/>
          <w:sz w:val="24"/>
          <w:szCs w:val="24"/>
        </w:rPr>
        <w:t>（</w:t>
      </w:r>
      <w:r>
        <w:rPr>
          <w:bCs/>
          <w:sz w:val="24"/>
          <w:szCs w:val="24"/>
        </w:rPr>
        <w:t>a</w:t>
      </w:r>
      <w:r>
        <w:rPr>
          <w:bCs/>
          <w:sz w:val="24"/>
          <w:szCs w:val="24"/>
        </w:rPr>
        <w:t>）面向</w:t>
      </w:r>
      <w:r>
        <w:rPr>
          <w:rFonts w:hint="eastAsia"/>
          <w:bCs/>
          <w:sz w:val="24"/>
          <w:szCs w:val="24"/>
        </w:rPr>
        <w:t>智能软件</w:t>
      </w:r>
      <w:r>
        <w:rPr>
          <w:bCs/>
          <w:sz w:val="24"/>
          <w:szCs w:val="24"/>
        </w:rPr>
        <w:t>的蜕变关系识别方法：</w:t>
      </w:r>
      <w:r>
        <w:rPr>
          <w:rFonts w:hint="eastAsia"/>
          <w:bCs/>
          <w:sz w:val="24"/>
          <w:szCs w:val="24"/>
        </w:rPr>
        <w:t>智能软件</w:t>
      </w:r>
      <w:r>
        <w:rPr>
          <w:bCs/>
          <w:sz w:val="24"/>
          <w:szCs w:val="24"/>
        </w:rPr>
        <w:t>中隐含的蜕变关系是验证测试结果的关键。如何从</w:t>
      </w:r>
      <w:r>
        <w:rPr>
          <w:rFonts w:hint="eastAsia"/>
          <w:bCs/>
          <w:sz w:val="24"/>
          <w:szCs w:val="24"/>
        </w:rPr>
        <w:t>智能软件</w:t>
      </w:r>
      <w:r>
        <w:rPr>
          <w:bCs/>
          <w:sz w:val="24"/>
          <w:szCs w:val="24"/>
        </w:rPr>
        <w:t>中识别蜕变关系是一个重要的问题。研究基于范畴划分方法的和基于数据变异的</w:t>
      </w:r>
      <w:r>
        <w:rPr>
          <w:rFonts w:hint="eastAsia"/>
          <w:bCs/>
          <w:sz w:val="24"/>
          <w:szCs w:val="24"/>
        </w:rPr>
        <w:t>智能软件</w:t>
      </w:r>
      <w:r>
        <w:rPr>
          <w:bCs/>
          <w:sz w:val="24"/>
          <w:szCs w:val="24"/>
        </w:rPr>
        <w:t>蜕变关系识别方法；（</w:t>
      </w:r>
      <w:r>
        <w:rPr>
          <w:bCs/>
          <w:sz w:val="24"/>
          <w:szCs w:val="24"/>
        </w:rPr>
        <w:t>b</w:t>
      </w:r>
      <w:r>
        <w:rPr>
          <w:bCs/>
          <w:sz w:val="24"/>
          <w:szCs w:val="24"/>
        </w:rPr>
        <w:t>）基于蜕变测试的</w:t>
      </w:r>
      <w:r>
        <w:rPr>
          <w:rFonts w:hint="eastAsia"/>
          <w:bCs/>
          <w:sz w:val="24"/>
          <w:szCs w:val="24"/>
        </w:rPr>
        <w:t>智能软件</w:t>
      </w:r>
      <w:r>
        <w:rPr>
          <w:bCs/>
          <w:sz w:val="24"/>
          <w:szCs w:val="24"/>
        </w:rPr>
        <w:t>测试结果验证实现机理：</w:t>
      </w:r>
      <w:del w:id="692" w:author="phantom Dai" w:date="2019-02-21T21:58:00Z">
        <w:r w:rsidDel="00E22B18">
          <w:rPr>
            <w:bCs/>
            <w:sz w:val="24"/>
            <w:szCs w:val="24"/>
          </w:rPr>
          <w:delText xml:space="preserve"> </w:delText>
        </w:r>
      </w:del>
      <w:r>
        <w:rPr>
          <w:bCs/>
          <w:sz w:val="24"/>
          <w:szCs w:val="24"/>
        </w:rPr>
        <w:t>通过判断蜕变关系所涉及测试用例的输出结果之间是否满足蜕变关系，实现</w:t>
      </w:r>
      <w:r>
        <w:rPr>
          <w:rFonts w:hint="eastAsia"/>
          <w:bCs/>
          <w:sz w:val="24"/>
          <w:szCs w:val="24"/>
        </w:rPr>
        <w:t>智能软件</w:t>
      </w:r>
      <w:r>
        <w:rPr>
          <w:sz w:val="24"/>
          <w:szCs w:val="24"/>
        </w:rPr>
        <w:t>测试结果的验证，判断待测软件是否满足功能需求。</w:t>
      </w:r>
    </w:p>
    <w:p w14:paraId="06186FFC" w14:textId="77777777" w:rsidR="00E846E6" w:rsidRDefault="005F2C71">
      <w:pPr>
        <w:pStyle w:val="4"/>
        <w:spacing w:before="0" w:after="120" w:line="360" w:lineRule="auto"/>
        <w:pPrChange w:id="693" w:author="付 安" w:date="2019-02-20T17:23:00Z">
          <w:pPr>
            <w:pStyle w:val="4"/>
            <w:spacing w:before="0" w:after="0" w:line="360" w:lineRule="auto"/>
          </w:pPr>
        </w:pPrChange>
      </w:pPr>
      <w:r>
        <w:rPr>
          <w:rFonts w:hint="eastAsia"/>
        </w:rPr>
        <w:lastRenderedPageBreak/>
        <w:t>2.1.4</w:t>
      </w:r>
      <w:r>
        <w:rPr>
          <w:rFonts w:hint="eastAsia"/>
        </w:rPr>
        <w:t>测试充分性评估</w:t>
      </w:r>
    </w:p>
    <w:p w14:paraId="728CC107" w14:textId="2646E089" w:rsidR="00E846E6" w:rsidRDefault="005F2C71">
      <w:pPr>
        <w:snapToGrid w:val="0"/>
        <w:spacing w:line="360" w:lineRule="auto"/>
        <w:ind w:firstLine="420"/>
        <w:rPr>
          <w:bCs/>
          <w:sz w:val="24"/>
          <w:szCs w:val="24"/>
        </w:rPr>
      </w:pPr>
      <w:r>
        <w:rPr>
          <w:rFonts w:hint="eastAsia"/>
          <w:bCs/>
          <w:sz w:val="24"/>
          <w:szCs w:val="24"/>
        </w:rPr>
        <w:t>测试用例执行之后，</w:t>
      </w:r>
      <w:del w:id="694" w:author="付 安" w:date="2019-02-20T17:24:00Z">
        <w:r w:rsidDel="00A42054">
          <w:rPr>
            <w:rFonts w:hint="eastAsia"/>
            <w:bCs/>
            <w:sz w:val="24"/>
            <w:szCs w:val="24"/>
          </w:rPr>
          <w:delText>我们拟</w:delText>
        </w:r>
      </w:del>
      <w:r>
        <w:rPr>
          <w:rFonts w:hint="eastAsia"/>
          <w:bCs/>
          <w:sz w:val="24"/>
          <w:szCs w:val="24"/>
        </w:rPr>
        <w:t>对测试结果进行有效评估，评估测试用例</w:t>
      </w:r>
      <w:proofErr w:type="gramStart"/>
      <w:r>
        <w:rPr>
          <w:rFonts w:hint="eastAsia"/>
          <w:bCs/>
          <w:sz w:val="24"/>
          <w:szCs w:val="24"/>
        </w:rPr>
        <w:t>集是否</w:t>
      </w:r>
      <w:proofErr w:type="gramEnd"/>
      <w:r>
        <w:rPr>
          <w:rFonts w:hint="eastAsia"/>
          <w:bCs/>
          <w:sz w:val="24"/>
          <w:szCs w:val="24"/>
        </w:rPr>
        <w:t>达到充分完全的覆盖，评估是否存在遗漏的测试场景，评估是否需要针对某些场景生成额外的测试用例，评估未通过的测试用例集中是否包含隐藏故障，评估待测软件在容错性质量上是否达标等。</w:t>
      </w:r>
      <w:r>
        <w:rPr>
          <w:sz w:val="24"/>
          <w:szCs w:val="24"/>
        </w:rPr>
        <w:t>传统软件测试中的测试充分性指标（语句覆盖、分支覆盖和</w:t>
      </w:r>
      <w:r>
        <w:rPr>
          <w:sz w:val="24"/>
          <w:szCs w:val="24"/>
        </w:rPr>
        <w:t>MC/DC</w:t>
      </w:r>
      <w:r>
        <w:rPr>
          <w:sz w:val="24"/>
          <w:szCs w:val="24"/>
        </w:rPr>
        <w:t>覆盖等）不能完全适用于</w:t>
      </w:r>
      <w:r>
        <w:rPr>
          <w:rFonts w:hint="eastAsia"/>
          <w:sz w:val="24"/>
          <w:szCs w:val="24"/>
        </w:rPr>
        <w:t>智能软件</w:t>
      </w:r>
      <w:r>
        <w:rPr>
          <w:sz w:val="24"/>
          <w:szCs w:val="24"/>
        </w:rPr>
        <w:t>测试。原因是在</w:t>
      </w:r>
      <w:r>
        <w:rPr>
          <w:rFonts w:hint="eastAsia"/>
          <w:sz w:val="24"/>
          <w:szCs w:val="24"/>
        </w:rPr>
        <w:t>智能软件</w:t>
      </w:r>
      <w:r>
        <w:rPr>
          <w:sz w:val="24"/>
          <w:szCs w:val="24"/>
        </w:rPr>
        <w:t>测试中，不仅要考虑数据处理模块、决策模块等对应的代码是否正确实现，还需要考虑影响决策逻辑的内部因素（神经元、激活函数和阈值等）。另一方面，由于</w:t>
      </w:r>
      <w:r>
        <w:rPr>
          <w:rFonts w:hint="eastAsia"/>
          <w:sz w:val="24"/>
          <w:szCs w:val="24"/>
        </w:rPr>
        <w:t>智能软件</w:t>
      </w:r>
      <w:r>
        <w:rPr>
          <w:sz w:val="24"/>
          <w:szCs w:val="24"/>
        </w:rPr>
        <w:t>获取逻辑的方式，传统软件测试中评估测试用例集充分性的技术（变异分析</w:t>
      </w:r>
      <w:r>
        <w:rPr>
          <w:rFonts w:hint="eastAsia"/>
          <w:sz w:val="24"/>
          <w:szCs w:val="24"/>
        </w:rPr>
        <w:t>和各种覆盖准则</w:t>
      </w:r>
      <w:r>
        <w:rPr>
          <w:sz w:val="24"/>
          <w:szCs w:val="24"/>
        </w:rPr>
        <w:t>）也不能完全适用于</w:t>
      </w:r>
      <w:r>
        <w:rPr>
          <w:rFonts w:hint="eastAsia"/>
          <w:sz w:val="24"/>
          <w:szCs w:val="24"/>
        </w:rPr>
        <w:t>智能软件</w:t>
      </w:r>
      <w:r>
        <w:rPr>
          <w:sz w:val="24"/>
          <w:szCs w:val="24"/>
        </w:rPr>
        <w:t>。</w:t>
      </w:r>
      <w:del w:id="695" w:author="付 安" w:date="2019-02-20T17:30:00Z">
        <w:r w:rsidDel="000129F0">
          <w:rPr>
            <w:rFonts w:hint="eastAsia"/>
            <w:bCs/>
            <w:sz w:val="24"/>
            <w:szCs w:val="24"/>
          </w:rPr>
          <w:delText>我们</w:delText>
        </w:r>
      </w:del>
      <w:ins w:id="696" w:author="付 安" w:date="2019-02-20T17:30:00Z">
        <w:r w:rsidR="000129F0">
          <w:rPr>
            <w:rFonts w:hint="eastAsia"/>
            <w:bCs/>
            <w:sz w:val="24"/>
            <w:szCs w:val="24"/>
          </w:rPr>
          <w:t>本课题</w:t>
        </w:r>
      </w:ins>
      <w:r>
        <w:rPr>
          <w:rFonts w:hint="eastAsia"/>
          <w:bCs/>
          <w:sz w:val="24"/>
          <w:szCs w:val="24"/>
        </w:rPr>
        <w:t>拟结合传统软件测试方法体系中的评估指标，例如语句覆盖率</w:t>
      </w:r>
      <w:ins w:id="697" w:author="phantom Dai" w:date="2019-02-21T21:59:00Z">
        <w:r w:rsidR="00E22B18">
          <w:rPr>
            <w:rFonts w:hint="eastAsia"/>
            <w:bCs/>
            <w:sz w:val="24"/>
            <w:szCs w:val="24"/>
          </w:rPr>
          <w:t>、</w:t>
        </w:r>
      </w:ins>
      <w:del w:id="698" w:author="phantom Dai" w:date="2019-02-21T21:59:00Z">
        <w:r w:rsidDel="00E22B18">
          <w:rPr>
            <w:rFonts w:hint="eastAsia"/>
            <w:bCs/>
            <w:sz w:val="24"/>
            <w:szCs w:val="24"/>
          </w:rPr>
          <w:delText>，</w:delText>
        </w:r>
      </w:del>
      <w:r>
        <w:rPr>
          <w:rFonts w:hint="eastAsia"/>
          <w:bCs/>
          <w:sz w:val="24"/>
          <w:szCs w:val="24"/>
        </w:rPr>
        <w:t>条件覆盖率等，</w:t>
      </w:r>
      <w:ins w:id="699" w:author="phantom Dai" w:date="2019-02-21T21:59:00Z">
        <w:r w:rsidR="00E22B18">
          <w:rPr>
            <w:rFonts w:hint="eastAsia"/>
            <w:bCs/>
            <w:sz w:val="24"/>
            <w:szCs w:val="24"/>
          </w:rPr>
          <w:t>提出</w:t>
        </w:r>
      </w:ins>
      <w:del w:id="700" w:author="phantom Dai" w:date="2019-02-21T21:59:00Z">
        <w:r w:rsidDel="00E22B18">
          <w:rPr>
            <w:rFonts w:hint="eastAsia"/>
            <w:bCs/>
            <w:sz w:val="24"/>
            <w:szCs w:val="24"/>
          </w:rPr>
          <w:delText>确定合适的</w:delText>
        </w:r>
      </w:del>
      <w:r>
        <w:rPr>
          <w:rFonts w:hint="eastAsia"/>
          <w:bCs/>
          <w:sz w:val="24"/>
          <w:szCs w:val="24"/>
        </w:rPr>
        <w:t>面向智能软件的充分性测试评估指标，该评估指标可以针对某一维度，给出待测软件的测试用例集的覆盖情况和遗漏的测试场景等，最终从多个维度给出待测软件的可信度或可靠度分析。</w:t>
      </w:r>
    </w:p>
    <w:p w14:paraId="1CD62960" w14:textId="77777777" w:rsidR="00E846E6" w:rsidRDefault="005F2C71">
      <w:pPr>
        <w:snapToGrid w:val="0"/>
        <w:spacing w:line="360" w:lineRule="auto"/>
        <w:ind w:firstLine="420"/>
        <w:rPr>
          <w:bCs/>
          <w:sz w:val="24"/>
          <w:szCs w:val="24"/>
        </w:rPr>
      </w:pPr>
      <w:r>
        <w:rPr>
          <w:rFonts w:hint="eastAsia"/>
          <w:bCs/>
          <w:sz w:val="24"/>
          <w:szCs w:val="24"/>
        </w:rPr>
        <w:t>测试评估是对整个测试流程的评估，评估的结果并不取决于发现问题的多少，而是在于某一维度下，测试用例</w:t>
      </w:r>
      <w:proofErr w:type="gramStart"/>
      <w:r>
        <w:rPr>
          <w:rFonts w:hint="eastAsia"/>
          <w:bCs/>
          <w:sz w:val="24"/>
          <w:szCs w:val="24"/>
        </w:rPr>
        <w:t>集是否</w:t>
      </w:r>
      <w:proofErr w:type="gramEnd"/>
      <w:r>
        <w:rPr>
          <w:rFonts w:hint="eastAsia"/>
          <w:bCs/>
          <w:sz w:val="24"/>
          <w:szCs w:val="24"/>
        </w:rPr>
        <w:t>达到了充分覆盖，是否存在重要场景遗漏的情况。若评估未通过，则进入数据驱动式测试阶段（图</w:t>
      </w:r>
      <w:r>
        <w:rPr>
          <w:rFonts w:hint="eastAsia"/>
          <w:bCs/>
          <w:sz w:val="24"/>
          <w:szCs w:val="24"/>
        </w:rPr>
        <w:t>2-1</w:t>
      </w:r>
      <w:r>
        <w:rPr>
          <w:rFonts w:hint="eastAsia"/>
          <w:bCs/>
          <w:sz w:val="24"/>
          <w:szCs w:val="24"/>
        </w:rPr>
        <w:t>所示），重新优化测试模型，生成算法及判定策略等，开启新一轮测试，直到测试评估结果达到预期。</w:t>
      </w:r>
    </w:p>
    <w:p w14:paraId="5EFDF6DA" w14:textId="77777777" w:rsidR="00E846E6" w:rsidRDefault="005F2C71">
      <w:pPr>
        <w:pStyle w:val="4"/>
        <w:spacing w:before="0" w:after="120" w:line="360" w:lineRule="auto"/>
        <w:rPr>
          <w:rFonts w:asciiTheme="minorEastAsia" w:hAnsiTheme="minorEastAsia" w:cstheme="minorEastAsia"/>
          <w:szCs w:val="24"/>
        </w:rPr>
        <w:pPrChange w:id="701" w:author="付 安" w:date="2019-02-20T17:23:00Z">
          <w:pPr>
            <w:pStyle w:val="4"/>
            <w:spacing w:before="0" w:after="0" w:line="360" w:lineRule="auto"/>
          </w:pPr>
        </w:pPrChange>
      </w:pPr>
      <w:r>
        <w:rPr>
          <w:rFonts w:hint="eastAsia"/>
        </w:rPr>
        <w:t>2.1.5</w:t>
      </w:r>
      <w:r>
        <w:rPr>
          <w:rFonts w:hint="eastAsia"/>
        </w:rPr>
        <w:t>故障识别与处理</w:t>
      </w:r>
    </w:p>
    <w:p w14:paraId="4FF40520" w14:textId="78B5DA0A" w:rsidR="00587BAB" w:rsidRDefault="00587BAB" w:rsidP="00587BAB">
      <w:pPr>
        <w:snapToGrid w:val="0"/>
        <w:spacing w:line="360" w:lineRule="auto"/>
        <w:ind w:left="6" w:firstLine="420"/>
        <w:rPr>
          <w:rFonts w:asciiTheme="minorEastAsia" w:eastAsiaTheme="minorEastAsia" w:hAnsiTheme="minorEastAsia" w:cstheme="minorEastAsia"/>
          <w:sz w:val="24"/>
          <w:szCs w:val="24"/>
        </w:rPr>
      </w:pPr>
      <w:r>
        <w:rPr>
          <w:rFonts w:hint="eastAsia"/>
          <w:bCs/>
          <w:sz w:val="24"/>
          <w:szCs w:val="24"/>
        </w:rPr>
        <w:t>为了保障智能化软件等安全关键系统的可靠性和安全性，</w:t>
      </w:r>
      <w:del w:id="702" w:author="付 安" w:date="2019-02-20T17:26:00Z">
        <w:r w:rsidDel="00A42054">
          <w:rPr>
            <w:rFonts w:hint="eastAsia"/>
            <w:bCs/>
            <w:sz w:val="24"/>
            <w:szCs w:val="24"/>
          </w:rPr>
          <w:delText>我们</w:delText>
        </w:r>
      </w:del>
      <w:r>
        <w:rPr>
          <w:rFonts w:hint="eastAsia"/>
          <w:bCs/>
          <w:sz w:val="24"/>
          <w:szCs w:val="24"/>
        </w:rPr>
        <w:t>不仅要通过软件测试发现软件系统内部的故障，还要能够辅助系统开发和维护人员快速识别出那些隐藏在软件中的不易被软件测试识别和发现的安全漏洞</w:t>
      </w:r>
      <w:ins w:id="703" w:author="phantom Dai" w:date="2019-02-21T22:02:00Z">
        <w:r w:rsidR="00E22B18">
          <w:rPr>
            <w:rFonts w:hint="eastAsia"/>
            <w:bCs/>
            <w:sz w:val="24"/>
            <w:szCs w:val="24"/>
          </w:rPr>
          <w:t>。</w:t>
        </w:r>
      </w:ins>
      <w:del w:id="704" w:author="phantom Dai" w:date="2019-02-21T22:02:00Z">
        <w:r w:rsidDel="00E22B18">
          <w:rPr>
            <w:rFonts w:hint="eastAsia"/>
            <w:bCs/>
            <w:sz w:val="24"/>
            <w:szCs w:val="24"/>
          </w:rPr>
          <w:delText>，</w:delText>
        </w:r>
      </w:del>
      <w:r>
        <w:rPr>
          <w:rFonts w:hint="eastAsia"/>
          <w:bCs/>
          <w:sz w:val="24"/>
          <w:szCs w:val="24"/>
        </w:rPr>
        <w:t>尽管安全性测试方法和工具可以帮助测试人员识别软件中潜在的安全性缺陷，但是安全性测试并不能最终证明软件是安全可靠的，不可避免地存在一些漏报或误报</w:t>
      </w:r>
      <w:ins w:id="705" w:author="phantom Dai" w:date="2019-02-21T22:02:00Z">
        <w:r w:rsidR="00E22B18">
          <w:rPr>
            <w:rFonts w:hint="eastAsia"/>
            <w:bCs/>
            <w:sz w:val="24"/>
            <w:szCs w:val="24"/>
          </w:rPr>
          <w:t>。</w:t>
        </w:r>
      </w:ins>
      <w:del w:id="706" w:author="phantom Dai" w:date="2019-02-21T22:02:00Z">
        <w:r w:rsidDel="00E22B18">
          <w:rPr>
            <w:rFonts w:hint="eastAsia"/>
            <w:bCs/>
            <w:sz w:val="24"/>
            <w:szCs w:val="24"/>
          </w:rPr>
          <w:delText>，</w:delText>
        </w:r>
      </w:del>
      <w:r>
        <w:rPr>
          <w:rFonts w:hint="eastAsia"/>
          <w:bCs/>
          <w:sz w:val="24"/>
          <w:szCs w:val="24"/>
        </w:rPr>
        <w:t>软件安全工程师在对测试报告的缺陷进行确认时，如果</w:t>
      </w:r>
      <w:commentRangeStart w:id="707"/>
      <w:ins w:id="708" w:author="phantom Dai" w:date="2019-02-21T22:03:00Z">
        <w:r w:rsidR="00C1646D">
          <w:rPr>
            <w:rFonts w:hint="eastAsia"/>
            <w:bCs/>
            <w:sz w:val="24"/>
            <w:szCs w:val="24"/>
          </w:rPr>
          <w:t>缺乏</w:t>
        </w:r>
      </w:ins>
      <w:commentRangeEnd w:id="707"/>
      <w:ins w:id="709" w:author="phantom Dai" w:date="2019-02-21T22:04:00Z">
        <w:r w:rsidR="00C1646D">
          <w:rPr>
            <w:rStyle w:val="af0"/>
          </w:rPr>
          <w:commentReference w:id="707"/>
        </w:r>
      </w:ins>
      <w:del w:id="710" w:author="phantom Dai" w:date="2019-02-21T22:03:00Z">
        <w:r w:rsidDel="00C1646D">
          <w:rPr>
            <w:rFonts w:hint="eastAsia"/>
            <w:bCs/>
            <w:sz w:val="24"/>
            <w:szCs w:val="24"/>
          </w:rPr>
          <w:delText>其对</w:delText>
        </w:r>
      </w:del>
      <w:r>
        <w:rPr>
          <w:rFonts w:hint="eastAsia"/>
          <w:bCs/>
          <w:sz w:val="24"/>
          <w:szCs w:val="24"/>
        </w:rPr>
        <w:t>安全相关的专业领域知识</w:t>
      </w:r>
      <w:del w:id="711" w:author="phantom Dai" w:date="2019-02-21T22:03:00Z">
        <w:r w:rsidDel="00C1646D">
          <w:rPr>
            <w:rFonts w:hint="eastAsia"/>
            <w:bCs/>
            <w:sz w:val="24"/>
            <w:szCs w:val="24"/>
          </w:rPr>
          <w:delText>缺乏</w:delText>
        </w:r>
      </w:del>
      <w:r>
        <w:rPr>
          <w:rFonts w:hint="eastAsia"/>
          <w:bCs/>
          <w:sz w:val="24"/>
          <w:szCs w:val="24"/>
        </w:rPr>
        <w:t>，则安全相关的缺陷有可能会被误报为</w:t>
      </w:r>
      <w:proofErr w:type="gramStart"/>
      <w:r>
        <w:rPr>
          <w:rFonts w:hint="eastAsia"/>
          <w:bCs/>
          <w:sz w:val="24"/>
          <w:szCs w:val="24"/>
        </w:rPr>
        <w:t>非安全</w:t>
      </w:r>
      <w:proofErr w:type="gramEnd"/>
      <w:r>
        <w:rPr>
          <w:rFonts w:hint="eastAsia"/>
          <w:bCs/>
          <w:sz w:val="24"/>
          <w:szCs w:val="24"/>
        </w:rPr>
        <w:t>相关的缺陷，从而给软件带来严重的安全隐患。为了降低漏报和误报对软件安全可靠性造成的影响，</w:t>
      </w:r>
      <w:r>
        <w:rPr>
          <w:rFonts w:ascii="宋体" w:hAnsi="宋体" w:hint="eastAsia"/>
          <w:sz w:val="24"/>
          <w:szCs w:val="24"/>
        </w:rPr>
        <w:t>控制软件开发过程中可能出现的软件安全漏洞，</w:t>
      </w:r>
      <w:r>
        <w:rPr>
          <w:rFonts w:asciiTheme="minorEastAsia" w:eastAsiaTheme="minorEastAsia" w:hAnsiTheme="minorEastAsia" w:cstheme="minorEastAsia" w:hint="eastAsia"/>
          <w:sz w:val="24"/>
          <w:szCs w:val="24"/>
        </w:rPr>
        <w:t>减少智能软件系统可能面临的安全风险，</w:t>
      </w:r>
      <w:del w:id="712" w:author="付 安" w:date="2019-02-20T17:30:00Z">
        <w:r w:rsidDel="000129F0">
          <w:rPr>
            <w:rFonts w:hint="eastAsia"/>
            <w:bCs/>
            <w:sz w:val="24"/>
            <w:szCs w:val="24"/>
          </w:rPr>
          <w:lastRenderedPageBreak/>
          <w:delText>我们</w:delText>
        </w:r>
      </w:del>
      <w:ins w:id="713" w:author="付 安" w:date="2019-02-20T17:30:00Z">
        <w:r w:rsidR="000129F0">
          <w:rPr>
            <w:rFonts w:hint="eastAsia"/>
            <w:bCs/>
            <w:sz w:val="24"/>
            <w:szCs w:val="24"/>
          </w:rPr>
          <w:t>本课题</w:t>
        </w:r>
      </w:ins>
      <w:r>
        <w:rPr>
          <w:rFonts w:hint="eastAsia"/>
          <w:bCs/>
          <w:sz w:val="24"/>
          <w:szCs w:val="24"/>
        </w:rPr>
        <w:t>拟从与软件测试相互补充的角度研究安全漏洞的检测与识别方法，帮助软件安全工程师准确识别软件中存在的与安全相关的缺陷，避免安全漏洞的漏报和误报给智能软件系统安全可靠工作带来的严重影响，从而</w:t>
      </w:r>
      <w:r>
        <w:rPr>
          <w:rFonts w:ascii="宋体" w:hAnsi="宋体" w:hint="eastAsia"/>
          <w:sz w:val="24"/>
          <w:szCs w:val="24"/>
        </w:rPr>
        <w:t>保障软件的质量</w:t>
      </w:r>
      <w:r>
        <w:rPr>
          <w:rFonts w:hint="eastAsia"/>
          <w:bCs/>
          <w:sz w:val="24"/>
          <w:szCs w:val="24"/>
        </w:rPr>
        <w:t>。</w:t>
      </w:r>
    </w:p>
    <w:p w14:paraId="5F758719" w14:textId="1C602EBA" w:rsidR="00587BAB" w:rsidRDefault="00587BAB" w:rsidP="00587BAB">
      <w:pPr>
        <w:spacing w:line="360" w:lineRule="auto"/>
        <w:ind w:firstLine="42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为了与软件测试手段相互补充，确保</w:t>
      </w:r>
      <w:r>
        <w:rPr>
          <w:rFonts w:asciiTheme="minorEastAsia" w:eastAsiaTheme="minorEastAsia" w:hAnsiTheme="minorEastAsia" w:cstheme="minorEastAsia" w:hint="eastAsia"/>
          <w:b/>
          <w:sz w:val="24"/>
          <w:szCs w:val="24"/>
        </w:rPr>
        <w:t>软件的自身安全（S</w:t>
      </w:r>
      <w:r>
        <w:rPr>
          <w:rFonts w:asciiTheme="minorEastAsia" w:eastAsiaTheme="minorEastAsia" w:hAnsiTheme="minorEastAsia" w:cstheme="minorEastAsia"/>
          <w:b/>
          <w:sz w:val="24"/>
          <w:szCs w:val="24"/>
        </w:rPr>
        <w:t>afety</w:t>
      </w:r>
      <w:r>
        <w:rPr>
          <w:rFonts w:asciiTheme="minorEastAsia" w:eastAsiaTheme="minorEastAsia" w:hAnsiTheme="minorEastAsia" w:cstheme="minorEastAsia" w:hint="eastAsia"/>
          <w:sz w:val="24"/>
          <w:szCs w:val="24"/>
        </w:rPr>
        <w:t>）和</w:t>
      </w:r>
      <w:r>
        <w:rPr>
          <w:rFonts w:asciiTheme="minorEastAsia" w:eastAsiaTheme="minorEastAsia" w:hAnsiTheme="minorEastAsia" w:cstheme="minorEastAsia" w:hint="eastAsia"/>
          <w:b/>
          <w:sz w:val="24"/>
          <w:szCs w:val="24"/>
        </w:rPr>
        <w:t>软件的信息安全（S</w:t>
      </w:r>
      <w:r>
        <w:rPr>
          <w:rFonts w:asciiTheme="minorEastAsia" w:eastAsiaTheme="minorEastAsia" w:hAnsiTheme="minorEastAsia" w:cstheme="minorEastAsia"/>
          <w:b/>
          <w:sz w:val="24"/>
          <w:szCs w:val="24"/>
        </w:rPr>
        <w:t>ecurity</w:t>
      </w:r>
      <w:r>
        <w:rPr>
          <w:rFonts w:asciiTheme="minorEastAsia" w:eastAsiaTheme="minorEastAsia" w:hAnsiTheme="minorEastAsia" w:cstheme="minorEastAsia" w:hint="eastAsia"/>
          <w:b/>
          <w:sz w:val="24"/>
          <w:szCs w:val="24"/>
        </w:rPr>
        <w:t>），</w:t>
      </w:r>
      <w:del w:id="714" w:author="付 安" w:date="2019-02-20T17:30:00Z">
        <w:r w:rsidDel="000129F0">
          <w:rPr>
            <w:rFonts w:asciiTheme="minorEastAsia" w:eastAsiaTheme="minorEastAsia" w:hAnsiTheme="minorEastAsia" w:cstheme="minorEastAsia" w:hint="eastAsia"/>
            <w:sz w:val="24"/>
            <w:szCs w:val="24"/>
          </w:rPr>
          <w:delText>我们</w:delText>
        </w:r>
      </w:del>
      <w:ins w:id="715" w:author="付 安" w:date="2019-02-20T17:30:00Z">
        <w:r w:rsidR="000129F0">
          <w:rPr>
            <w:rFonts w:asciiTheme="minorEastAsia" w:eastAsiaTheme="minorEastAsia" w:hAnsiTheme="minorEastAsia" w:cstheme="minorEastAsia" w:hint="eastAsia"/>
            <w:sz w:val="24"/>
            <w:szCs w:val="24"/>
          </w:rPr>
          <w:t>本课题</w:t>
        </w:r>
      </w:ins>
      <w:r>
        <w:rPr>
          <w:rFonts w:asciiTheme="minorEastAsia" w:eastAsiaTheme="minorEastAsia" w:hAnsiTheme="minorEastAsia" w:cstheme="minorEastAsia" w:hint="eastAsia"/>
          <w:sz w:val="24"/>
          <w:szCs w:val="24"/>
        </w:rPr>
        <w:t>拟从程序代码和缺陷报告两个角度，研究安全漏洞的识别技术。一是基于程序源码研究软件自身安全漏洞的检测方法，二是基于缺陷追踪系统中的缺陷报告研究安全缺陷报告的识别与定位方法</w:t>
      </w:r>
      <w:r>
        <w:rPr>
          <w:rFonts w:ascii="宋体" w:hAnsi="宋体" w:hint="eastAsia"/>
          <w:sz w:val="24"/>
          <w:szCs w:val="24"/>
        </w:rPr>
        <w:t>。</w:t>
      </w:r>
      <w:r>
        <w:rPr>
          <w:rFonts w:asciiTheme="minorEastAsia" w:eastAsiaTheme="minorEastAsia" w:hAnsiTheme="minorEastAsia" w:cstheme="minorEastAsia" w:hint="eastAsia"/>
          <w:sz w:val="24"/>
          <w:szCs w:val="24"/>
        </w:rPr>
        <w:t>具体研究内容如下：</w:t>
      </w:r>
    </w:p>
    <w:p w14:paraId="3ACCA831" w14:textId="77777777" w:rsidR="00587BAB" w:rsidRDefault="00587BAB" w:rsidP="00587BAB">
      <w:pPr>
        <w:spacing w:line="36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hint="eastAsia"/>
          <w:b/>
          <w:sz w:val="24"/>
          <w:szCs w:val="24"/>
        </w:rPr>
        <w:t>（1）代码安全漏洞识别方法研究</w:t>
      </w:r>
      <w:r>
        <w:rPr>
          <w:rFonts w:asciiTheme="minorEastAsia" w:eastAsiaTheme="minorEastAsia" w:hAnsiTheme="minorEastAsia" w:cstheme="minorEastAsia" w:hint="eastAsia"/>
          <w:sz w:val="24"/>
          <w:szCs w:val="24"/>
        </w:rPr>
        <w:t>：研究结合深度学习和程序分析技术的代码安全漏洞预测框架。具体包括：安全漏洞特征模式库的创建，代码的结构和语义表示方法研究，适合安全漏洞预测的深度学习框架。</w:t>
      </w:r>
    </w:p>
    <w:p w14:paraId="585D3F09" w14:textId="77777777" w:rsidR="00587BAB" w:rsidRDefault="00587BAB" w:rsidP="00587BAB">
      <w:pPr>
        <w:snapToGrid w:val="0"/>
        <w:spacing w:line="360" w:lineRule="auto"/>
        <w:ind w:left="6"/>
        <w:rPr>
          <w:rFonts w:asciiTheme="minorEastAsia" w:eastAsiaTheme="minorEastAsia" w:hAnsiTheme="minorEastAsia" w:cstheme="minorEastAsia"/>
          <w:b/>
          <w:bCs/>
          <w:sz w:val="24"/>
          <w:szCs w:val="24"/>
        </w:rPr>
      </w:pPr>
      <w:r>
        <w:rPr>
          <w:rFonts w:ascii="宋体" w:hAnsi="宋体" w:hint="eastAsia"/>
          <w:b/>
          <w:sz w:val="24"/>
          <w:szCs w:val="24"/>
        </w:rPr>
        <w:t>（</w:t>
      </w:r>
      <w:r>
        <w:rPr>
          <w:rFonts w:ascii="宋体" w:hAnsi="宋体"/>
          <w:b/>
          <w:sz w:val="24"/>
          <w:szCs w:val="24"/>
        </w:rPr>
        <w:t>2）</w:t>
      </w:r>
      <w:r>
        <w:rPr>
          <w:rFonts w:ascii="宋体" w:hAnsi="宋体" w:hint="eastAsia"/>
          <w:b/>
          <w:sz w:val="24"/>
          <w:szCs w:val="24"/>
        </w:rPr>
        <w:t>安全缺陷报告的识别方法研究：</w:t>
      </w:r>
      <w:r>
        <w:rPr>
          <w:rFonts w:hint="eastAsia"/>
          <w:sz w:val="24"/>
          <w:szCs w:val="24"/>
        </w:rPr>
        <w:t>研究结合排序学习和词嵌入模型的安全缺陷报告识别方法。具体包括：训练数据集的</w:t>
      </w:r>
      <w:proofErr w:type="gramStart"/>
      <w:r>
        <w:rPr>
          <w:rFonts w:hint="eastAsia"/>
          <w:sz w:val="24"/>
          <w:szCs w:val="24"/>
        </w:rPr>
        <w:t>去噪方法</w:t>
      </w:r>
      <w:proofErr w:type="gramEnd"/>
      <w:r>
        <w:rPr>
          <w:rFonts w:hint="eastAsia"/>
          <w:sz w:val="24"/>
          <w:szCs w:val="24"/>
        </w:rPr>
        <w:t>研究，缺陷报告的分布式向量表示方法研究，基于机器学习的预测模型研究，基于迁移学习的</w:t>
      </w:r>
      <w:proofErr w:type="gramStart"/>
      <w:r>
        <w:rPr>
          <w:rFonts w:hint="eastAsia"/>
          <w:sz w:val="24"/>
          <w:szCs w:val="24"/>
        </w:rPr>
        <w:t>跨项</w:t>
      </w:r>
      <w:proofErr w:type="gramEnd"/>
      <w:r>
        <w:rPr>
          <w:rFonts w:hint="eastAsia"/>
          <w:sz w:val="24"/>
          <w:szCs w:val="24"/>
        </w:rPr>
        <w:t>目预测模型研究。</w:t>
      </w:r>
    </w:p>
    <w:p w14:paraId="0C4810F1" w14:textId="77777777" w:rsidR="00E846E6" w:rsidRDefault="005F2C71">
      <w:pPr>
        <w:pStyle w:val="4"/>
        <w:spacing w:before="0" w:after="0" w:line="360" w:lineRule="auto"/>
      </w:pPr>
      <w:r>
        <w:rPr>
          <w:rFonts w:hint="eastAsia"/>
        </w:rPr>
        <w:t>2.1.6</w:t>
      </w:r>
      <w:r>
        <w:rPr>
          <w:rFonts w:hint="eastAsia"/>
        </w:rPr>
        <w:t>数据驱动式测试</w:t>
      </w:r>
    </w:p>
    <w:p w14:paraId="43BEAAC4" w14:textId="19B0A7B1" w:rsidR="00E846E6" w:rsidRDefault="005F2C71">
      <w:pPr>
        <w:spacing w:line="360" w:lineRule="auto"/>
        <w:ind w:firstLine="420"/>
        <w:rPr>
          <w:rFonts w:ascii="宋体" w:cs="宋体"/>
          <w:sz w:val="24"/>
          <w:szCs w:val="24"/>
        </w:rPr>
      </w:pPr>
      <w:r>
        <w:rPr>
          <w:rFonts w:ascii="宋体" w:cs="宋体" w:hint="eastAsia"/>
          <w:sz w:val="24"/>
          <w:szCs w:val="24"/>
        </w:rPr>
        <w:t>随着互联网软件服务的普及，软件数据的种类更加丰富，规模也越来越大。软件生命周期中会产生大量的、各种类型的数据，例如开发过程中的源代码、需求文档、缺陷报告、测试用例；系统运行中的运行日志、性能度量、事件记录；用户</w:t>
      </w:r>
      <w:proofErr w:type="gramStart"/>
      <w:r>
        <w:rPr>
          <w:rFonts w:ascii="宋体" w:cs="宋体" w:hint="eastAsia"/>
          <w:sz w:val="24"/>
          <w:szCs w:val="24"/>
        </w:rPr>
        <w:t>交互中</w:t>
      </w:r>
      <w:proofErr w:type="gramEnd"/>
      <w:r>
        <w:rPr>
          <w:rFonts w:ascii="宋体" w:cs="宋体" w:hint="eastAsia"/>
          <w:sz w:val="24"/>
          <w:szCs w:val="24"/>
        </w:rPr>
        <w:t>使用行为序列、调查问卷、社交媒体反馈，软件版本信息、更新日志等等。其次，在智能软件测试过程中，也会产生很多数据，例如测试日志、测试数据、测试用例集及执行结果、故障报告、安全报告、故障诊断与修复日志等等。</w:t>
      </w:r>
      <w:del w:id="716" w:author="付 安" w:date="2019-02-20T17:30:00Z">
        <w:r w:rsidDel="000129F0">
          <w:rPr>
            <w:rFonts w:ascii="宋体" w:cs="宋体" w:hint="eastAsia"/>
            <w:sz w:val="24"/>
            <w:szCs w:val="24"/>
          </w:rPr>
          <w:delText>我们</w:delText>
        </w:r>
      </w:del>
      <w:ins w:id="717" w:author="付 安" w:date="2019-02-20T17:30:00Z">
        <w:r w:rsidR="000129F0">
          <w:rPr>
            <w:rFonts w:ascii="宋体" w:cs="宋体" w:hint="eastAsia"/>
            <w:sz w:val="24"/>
            <w:szCs w:val="24"/>
          </w:rPr>
          <w:t>本课题</w:t>
        </w:r>
      </w:ins>
      <w:proofErr w:type="gramStart"/>
      <w:r>
        <w:rPr>
          <w:rFonts w:ascii="宋体" w:cs="宋体" w:hint="eastAsia"/>
          <w:sz w:val="24"/>
          <w:szCs w:val="24"/>
        </w:rPr>
        <w:t>拟研究</w:t>
      </w:r>
      <w:proofErr w:type="gramEnd"/>
      <w:r>
        <w:rPr>
          <w:rFonts w:ascii="宋体" w:cs="宋体" w:hint="eastAsia"/>
          <w:sz w:val="24"/>
          <w:szCs w:val="24"/>
        </w:rPr>
        <w:t>数据驱动式测试，对于软件生命周期中涉及的数据（如训练数据集、输入数据集、输出数据集、日志报告等）和测试过程中产生的数据（如测试报告等）进行系统处理，</w:t>
      </w:r>
      <w:proofErr w:type="gramStart"/>
      <w:r>
        <w:rPr>
          <w:rFonts w:ascii="宋体" w:cs="宋体" w:hint="eastAsia"/>
          <w:sz w:val="24"/>
          <w:szCs w:val="24"/>
        </w:rPr>
        <w:t>拟研</w:t>
      </w:r>
      <w:proofErr w:type="gramEnd"/>
      <w:r>
        <w:rPr>
          <w:rFonts w:ascii="宋体" w:cs="宋体" w:hint="eastAsia"/>
          <w:sz w:val="24"/>
          <w:szCs w:val="24"/>
        </w:rPr>
        <w:t>究如何利用数据挖掘算法提取海量数据中潜在的价值，研究如何利用这一类数据信息，丰富数据驱动式测试技术，完善智能软件测试框架，提升智能软件测试能力。具体研究内容如下：</w:t>
      </w:r>
    </w:p>
    <w:p w14:paraId="04AA0A68" w14:textId="7A09C188" w:rsidR="00E846E6" w:rsidRDefault="005F2C71">
      <w:pPr>
        <w:snapToGrid w:val="0"/>
        <w:spacing w:line="360" w:lineRule="auto"/>
        <w:ind w:left="6"/>
        <w:rPr>
          <w:rFonts w:asciiTheme="minorEastAsia" w:eastAsiaTheme="minorEastAsia" w:hAnsiTheme="minorEastAsia" w:cstheme="minorEastAsia"/>
          <w:b/>
          <w:bCs/>
          <w:sz w:val="24"/>
          <w:szCs w:val="24"/>
        </w:rPr>
      </w:pPr>
      <w:r>
        <w:rPr>
          <w:rFonts w:ascii="宋体" w:hAnsi="宋体" w:hint="eastAsia"/>
          <w:b/>
          <w:sz w:val="24"/>
          <w:szCs w:val="24"/>
        </w:rPr>
        <w:t>（1）数据筛选方法</w:t>
      </w:r>
      <w:r>
        <w:rPr>
          <w:b/>
          <w:sz w:val="24"/>
          <w:szCs w:val="24"/>
        </w:rPr>
        <w:t>：</w:t>
      </w:r>
      <w:r>
        <w:rPr>
          <w:rFonts w:ascii="宋体" w:cs="宋体" w:hint="eastAsia"/>
          <w:sz w:val="24"/>
          <w:szCs w:val="24"/>
        </w:rPr>
        <w:t>大数据的五个基本特征为</w:t>
      </w:r>
      <w:r>
        <w:rPr>
          <w:rFonts w:hint="eastAsia"/>
          <w:sz w:val="24"/>
          <w:szCs w:val="24"/>
        </w:rPr>
        <w:t>大量、高速、多样、价值、真实，对于多样且庞大的数据集，</w:t>
      </w:r>
      <w:del w:id="718" w:author="付 安" w:date="2019-02-20T17:30:00Z">
        <w:r w:rsidDel="000129F0">
          <w:rPr>
            <w:rFonts w:hint="eastAsia"/>
            <w:sz w:val="24"/>
            <w:szCs w:val="24"/>
          </w:rPr>
          <w:delText>我们</w:delText>
        </w:r>
      </w:del>
      <w:ins w:id="719" w:author="付 安" w:date="2019-02-20T17:30:00Z">
        <w:r w:rsidR="000129F0">
          <w:rPr>
            <w:rFonts w:hint="eastAsia"/>
            <w:sz w:val="24"/>
            <w:szCs w:val="24"/>
          </w:rPr>
          <w:t>本课题</w:t>
        </w:r>
      </w:ins>
      <w:proofErr w:type="gramStart"/>
      <w:r>
        <w:rPr>
          <w:rFonts w:hint="eastAsia"/>
          <w:sz w:val="24"/>
          <w:szCs w:val="24"/>
        </w:rPr>
        <w:t>拟研究</w:t>
      </w:r>
      <w:proofErr w:type="gramEnd"/>
      <w:r>
        <w:rPr>
          <w:rFonts w:hint="eastAsia"/>
          <w:sz w:val="24"/>
          <w:szCs w:val="24"/>
        </w:rPr>
        <w:t>如何甄别高价值数据，过滤无效数据或噪音数据，</w:t>
      </w:r>
      <w:proofErr w:type="gramStart"/>
      <w:r>
        <w:rPr>
          <w:rFonts w:hint="eastAsia"/>
          <w:sz w:val="24"/>
          <w:szCs w:val="24"/>
        </w:rPr>
        <w:t>拟研</w:t>
      </w:r>
      <w:proofErr w:type="gramEnd"/>
      <w:r>
        <w:rPr>
          <w:rFonts w:hint="eastAsia"/>
          <w:sz w:val="24"/>
          <w:szCs w:val="24"/>
        </w:rPr>
        <w:t>究如何科学存储海量数据。</w:t>
      </w:r>
    </w:p>
    <w:p w14:paraId="0A5DEC29" w14:textId="6E73FC8E" w:rsidR="00E846E6" w:rsidRDefault="005F2C71">
      <w:pPr>
        <w:snapToGrid w:val="0"/>
        <w:spacing w:line="360" w:lineRule="auto"/>
        <w:ind w:left="6"/>
        <w:rPr>
          <w:rFonts w:asciiTheme="minorEastAsia" w:hAnsiTheme="minorEastAsia" w:cstheme="minorEastAsia"/>
          <w:b/>
          <w:bCs/>
          <w:sz w:val="24"/>
          <w:szCs w:val="24"/>
        </w:rPr>
      </w:pPr>
      <w:r>
        <w:rPr>
          <w:rFonts w:hint="eastAsia"/>
          <w:b/>
          <w:bCs/>
          <w:sz w:val="24"/>
          <w:szCs w:val="24"/>
        </w:rPr>
        <w:lastRenderedPageBreak/>
        <w:t>（</w:t>
      </w:r>
      <w:r>
        <w:rPr>
          <w:rFonts w:hint="eastAsia"/>
          <w:b/>
          <w:bCs/>
          <w:sz w:val="24"/>
          <w:szCs w:val="24"/>
        </w:rPr>
        <w:t>2</w:t>
      </w:r>
      <w:r>
        <w:rPr>
          <w:rFonts w:hint="eastAsia"/>
          <w:b/>
          <w:bCs/>
          <w:sz w:val="24"/>
          <w:szCs w:val="24"/>
        </w:rPr>
        <w:t>）基于数据挖掘技术的数据处理：</w:t>
      </w:r>
      <w:del w:id="720" w:author="付 安" w:date="2019-02-20T17:30:00Z">
        <w:r w:rsidDel="000129F0">
          <w:rPr>
            <w:rFonts w:hint="eastAsia"/>
            <w:sz w:val="24"/>
            <w:szCs w:val="24"/>
          </w:rPr>
          <w:delText>我们</w:delText>
        </w:r>
      </w:del>
      <w:ins w:id="721" w:author="付 安" w:date="2019-02-20T17:30:00Z">
        <w:r w:rsidR="000129F0">
          <w:rPr>
            <w:rFonts w:hint="eastAsia"/>
            <w:sz w:val="24"/>
            <w:szCs w:val="24"/>
          </w:rPr>
          <w:t>本课题</w:t>
        </w:r>
      </w:ins>
      <w:proofErr w:type="gramStart"/>
      <w:r>
        <w:rPr>
          <w:rFonts w:hint="eastAsia"/>
          <w:sz w:val="24"/>
          <w:szCs w:val="24"/>
        </w:rPr>
        <w:t>拟研究</w:t>
      </w:r>
      <w:proofErr w:type="gramEnd"/>
      <w:r>
        <w:rPr>
          <w:rFonts w:hint="eastAsia"/>
          <w:sz w:val="24"/>
          <w:szCs w:val="24"/>
        </w:rPr>
        <w:t>如何利用数据挖掘技术，提取数据集智能蕴含的数据价值，构建合适的数据模型。</w:t>
      </w:r>
    </w:p>
    <w:p w14:paraId="50399319" w14:textId="12421A60" w:rsidR="00E846E6" w:rsidRDefault="005F2C71">
      <w:pPr>
        <w:snapToGrid w:val="0"/>
        <w:spacing w:line="360" w:lineRule="auto"/>
        <w:ind w:left="6"/>
        <w:rPr>
          <w:rFonts w:ascii="宋体" w:cs="宋体"/>
          <w:sz w:val="24"/>
          <w:szCs w:val="24"/>
        </w:rPr>
      </w:pPr>
      <w:r>
        <w:rPr>
          <w:rFonts w:asciiTheme="minorEastAsia" w:eastAsiaTheme="minorEastAsia" w:hAnsiTheme="minorEastAsia" w:cstheme="minorEastAsia" w:hint="eastAsia"/>
          <w:b/>
          <w:bCs/>
          <w:sz w:val="24"/>
          <w:szCs w:val="24"/>
        </w:rPr>
        <w:t>（3）优化测试框架及改进测试技术：</w:t>
      </w:r>
      <w:r>
        <w:rPr>
          <w:rFonts w:ascii="宋体" w:cs="宋体" w:hint="eastAsia"/>
          <w:sz w:val="24"/>
          <w:szCs w:val="24"/>
        </w:rPr>
        <w:t>直观而言，软件数据及测试数据可以帮助软件测试人员重现缺陷，识别缺陷以及定位缺陷</w:t>
      </w:r>
      <w:ins w:id="722" w:author="phantom Dai" w:date="2019-02-21T22:11:00Z">
        <w:r w:rsidR="00C1646D">
          <w:rPr>
            <w:rFonts w:ascii="宋体" w:cs="宋体" w:hint="eastAsia"/>
            <w:sz w:val="24"/>
            <w:szCs w:val="24"/>
          </w:rPr>
          <w:t>，</w:t>
        </w:r>
      </w:ins>
      <w:del w:id="723" w:author="phantom Dai" w:date="2019-02-21T22:11:00Z">
        <w:r w:rsidDel="00C1646D">
          <w:rPr>
            <w:rFonts w:ascii="宋体" w:cs="宋体" w:hint="eastAsia"/>
            <w:sz w:val="24"/>
            <w:szCs w:val="24"/>
          </w:rPr>
          <w:delText>。</w:delText>
        </w:r>
      </w:del>
      <w:r>
        <w:rPr>
          <w:rFonts w:ascii="宋体" w:cs="宋体" w:hint="eastAsia"/>
          <w:sz w:val="24"/>
          <w:szCs w:val="24"/>
        </w:rPr>
        <w:t>甚至可以对软件质量及可靠性做出有效评估。</w:t>
      </w:r>
      <w:del w:id="724" w:author="phantom Dai" w:date="2019-02-21T22:11:00Z">
        <w:r w:rsidDel="00C1646D">
          <w:rPr>
            <w:rFonts w:ascii="宋体" w:cs="宋体" w:hint="eastAsia"/>
            <w:sz w:val="24"/>
            <w:szCs w:val="24"/>
          </w:rPr>
          <w:delText>深层次而言，</w:delText>
        </w:r>
      </w:del>
      <w:r>
        <w:rPr>
          <w:rFonts w:ascii="宋体" w:cs="宋体" w:hint="eastAsia"/>
          <w:sz w:val="24"/>
          <w:szCs w:val="24"/>
        </w:rPr>
        <w:t>基于这些海量数据，软件从业者可以提取</w:t>
      </w:r>
      <w:del w:id="725" w:author="phantom Dai" w:date="2019-02-21T22:11:00Z">
        <w:r w:rsidDel="00C1646D">
          <w:rPr>
            <w:rFonts w:ascii="宋体" w:cs="宋体" w:hint="eastAsia"/>
            <w:sz w:val="24"/>
            <w:szCs w:val="24"/>
          </w:rPr>
          <w:delText>出</w:delText>
        </w:r>
      </w:del>
      <w:r>
        <w:rPr>
          <w:rFonts w:ascii="宋体" w:cs="宋体" w:hint="eastAsia"/>
          <w:sz w:val="24"/>
          <w:szCs w:val="24"/>
        </w:rPr>
        <w:t>关于软件质量和开发动态的重要信息</w:t>
      </w:r>
      <w:ins w:id="726" w:author="phantom Dai" w:date="2019-02-21T22:11:00Z">
        <w:r w:rsidR="00C1646D">
          <w:rPr>
            <w:rFonts w:ascii="宋体" w:cs="宋体" w:hint="eastAsia"/>
            <w:sz w:val="24"/>
            <w:szCs w:val="24"/>
          </w:rPr>
          <w:t>，</w:t>
        </w:r>
      </w:ins>
      <w:del w:id="727" w:author="phantom Dai" w:date="2019-02-21T22:11:00Z">
        <w:r w:rsidDel="00C1646D">
          <w:rPr>
            <w:rFonts w:ascii="宋体" w:cs="宋体" w:hint="eastAsia"/>
            <w:sz w:val="24"/>
            <w:szCs w:val="24"/>
          </w:rPr>
          <w:delText>。再</w:delText>
        </w:r>
      </w:del>
      <w:r>
        <w:rPr>
          <w:rFonts w:ascii="宋体" w:cs="宋体" w:hint="eastAsia"/>
          <w:sz w:val="24"/>
          <w:szCs w:val="24"/>
        </w:rPr>
        <w:t>依靠这些信息</w:t>
      </w:r>
      <w:del w:id="728" w:author="phantom Dai" w:date="2019-02-21T22:12:00Z">
        <w:r w:rsidDel="00C1646D">
          <w:rPr>
            <w:rFonts w:ascii="宋体" w:cs="宋体" w:hint="eastAsia"/>
            <w:sz w:val="24"/>
            <w:szCs w:val="24"/>
          </w:rPr>
          <w:delText>，</w:delText>
        </w:r>
      </w:del>
      <w:r>
        <w:rPr>
          <w:rFonts w:ascii="宋体" w:cs="宋体" w:hint="eastAsia"/>
          <w:sz w:val="24"/>
          <w:szCs w:val="24"/>
        </w:rPr>
        <w:t>指导</w:t>
      </w:r>
      <w:del w:id="729" w:author="付 安" w:date="2019-02-20T17:30:00Z">
        <w:r w:rsidDel="000129F0">
          <w:rPr>
            <w:rFonts w:ascii="宋体" w:cs="宋体" w:hint="eastAsia"/>
            <w:sz w:val="24"/>
            <w:szCs w:val="24"/>
          </w:rPr>
          <w:delText>我们</w:delText>
        </w:r>
      </w:del>
      <w:ins w:id="730" w:author="付 安" w:date="2019-02-20T17:30:00Z">
        <w:r w:rsidR="000129F0">
          <w:rPr>
            <w:rFonts w:ascii="宋体" w:cs="宋体" w:hint="eastAsia"/>
            <w:sz w:val="24"/>
            <w:szCs w:val="24"/>
          </w:rPr>
          <w:t>本课题</w:t>
        </w:r>
      </w:ins>
      <w:del w:id="731" w:author="phantom Dai" w:date="2019-02-21T22:14:00Z">
        <w:r w:rsidDel="007F45DF">
          <w:rPr>
            <w:rFonts w:ascii="宋体" w:cs="宋体" w:hint="eastAsia"/>
            <w:sz w:val="24"/>
            <w:szCs w:val="24"/>
          </w:rPr>
          <w:delText>进行高效测试，</w:delText>
        </w:r>
      </w:del>
      <w:r>
        <w:rPr>
          <w:rFonts w:ascii="宋体" w:cs="宋体" w:hint="eastAsia"/>
          <w:sz w:val="24"/>
          <w:szCs w:val="24"/>
        </w:rPr>
        <w:t>制定数据驱动式的测试框架，达到对智能软件的高效测试。具体包括</w:t>
      </w:r>
      <w:ins w:id="732" w:author="phantom Dai" w:date="2019-02-21T22:14:00Z">
        <w:r w:rsidR="007F45DF">
          <w:rPr>
            <w:rFonts w:ascii="宋体" w:cs="宋体" w:hint="eastAsia"/>
            <w:sz w:val="24"/>
            <w:szCs w:val="24"/>
          </w:rPr>
          <w:t>：</w:t>
        </w:r>
      </w:ins>
      <w:r>
        <w:rPr>
          <w:rFonts w:ascii="宋体" w:cs="宋体" w:hint="eastAsia"/>
          <w:b/>
          <w:bCs/>
          <w:sz w:val="24"/>
          <w:szCs w:val="24"/>
        </w:rPr>
        <w:t>(a)改进测试模型：</w:t>
      </w:r>
      <w:r>
        <w:rPr>
          <w:rFonts w:ascii="宋体" w:cs="宋体" w:hint="eastAsia"/>
          <w:sz w:val="24"/>
          <w:szCs w:val="24"/>
        </w:rPr>
        <w:t>智能软件的测试建模不是一成不变的，第一次建模也不是尽善尽美的，</w:t>
      </w:r>
      <w:del w:id="733" w:author="付 安" w:date="2019-02-20T17:30:00Z">
        <w:r w:rsidDel="000129F0">
          <w:rPr>
            <w:rFonts w:ascii="宋体" w:cs="宋体" w:hint="eastAsia"/>
            <w:sz w:val="24"/>
            <w:szCs w:val="24"/>
          </w:rPr>
          <w:delText>我们</w:delText>
        </w:r>
      </w:del>
      <w:ins w:id="734" w:author="付 安" w:date="2019-02-20T17:30:00Z">
        <w:r w:rsidR="000129F0">
          <w:rPr>
            <w:rFonts w:ascii="宋体" w:cs="宋体" w:hint="eastAsia"/>
            <w:sz w:val="24"/>
            <w:szCs w:val="24"/>
          </w:rPr>
          <w:t>本课题</w:t>
        </w:r>
      </w:ins>
      <w:r>
        <w:rPr>
          <w:rFonts w:ascii="宋体" w:cs="宋体" w:hint="eastAsia"/>
          <w:sz w:val="24"/>
          <w:szCs w:val="24"/>
        </w:rPr>
        <w:t>需要根据对测试不足的分析，动态修改建模方式，进一步完善测试模型</w:t>
      </w:r>
      <w:ins w:id="735" w:author="phantom Dai" w:date="2019-02-21T22:15:00Z">
        <w:r w:rsidR="007F45DF">
          <w:rPr>
            <w:rFonts w:ascii="宋体" w:cs="宋体" w:hint="eastAsia"/>
            <w:sz w:val="24"/>
            <w:szCs w:val="24"/>
          </w:rPr>
          <w:t>；</w:t>
        </w:r>
      </w:ins>
      <w:del w:id="736" w:author="phantom Dai" w:date="2019-02-21T22:15:00Z">
        <w:r w:rsidDel="007F45DF">
          <w:rPr>
            <w:rFonts w:ascii="宋体" w:cs="宋体" w:hint="eastAsia"/>
            <w:sz w:val="24"/>
            <w:szCs w:val="24"/>
          </w:rPr>
          <w:delText>，</w:delText>
        </w:r>
      </w:del>
      <w:r>
        <w:rPr>
          <w:rFonts w:ascii="宋体" w:cs="宋体" w:hint="eastAsia"/>
          <w:b/>
          <w:bCs/>
          <w:sz w:val="24"/>
          <w:szCs w:val="24"/>
        </w:rPr>
        <w:t>(b)优化生成算法：</w:t>
      </w:r>
      <w:r>
        <w:rPr>
          <w:rFonts w:ascii="宋体" w:cs="宋体" w:hint="eastAsia"/>
          <w:sz w:val="24"/>
          <w:szCs w:val="24"/>
        </w:rPr>
        <w:t>测试用例的生成基于测试模型和软件测试方法体系，在智能软件测试中，生成测试用例也需要灵活的根据测试场景及对象的差异而动态调整，数据驱动式测试旨在进一步优化生成算法，在效率上增强生成算法的竞争力</w:t>
      </w:r>
      <w:ins w:id="737" w:author="phantom Dai" w:date="2019-02-21T22:15:00Z">
        <w:r w:rsidR="007F45DF">
          <w:rPr>
            <w:rFonts w:ascii="宋体" w:cs="宋体" w:hint="eastAsia"/>
            <w:sz w:val="24"/>
            <w:szCs w:val="24"/>
          </w:rPr>
          <w:t>；</w:t>
        </w:r>
      </w:ins>
      <w:del w:id="738" w:author="phantom Dai" w:date="2019-02-21T22:15:00Z">
        <w:r w:rsidDel="007F45DF">
          <w:rPr>
            <w:rFonts w:ascii="宋体" w:cs="宋体" w:hint="eastAsia"/>
            <w:sz w:val="24"/>
            <w:szCs w:val="24"/>
          </w:rPr>
          <w:delText>。</w:delText>
        </w:r>
      </w:del>
      <w:r>
        <w:rPr>
          <w:rFonts w:ascii="宋体" w:cs="宋体" w:hint="eastAsia"/>
          <w:b/>
          <w:bCs/>
          <w:sz w:val="24"/>
          <w:szCs w:val="24"/>
        </w:rPr>
        <w:t>(c)完善判定策略：</w:t>
      </w:r>
      <w:r>
        <w:rPr>
          <w:rFonts w:ascii="宋体" w:cs="宋体" w:hint="eastAsia"/>
          <w:sz w:val="24"/>
          <w:szCs w:val="24"/>
        </w:rPr>
        <w:t>结果判定问题是测试执行的关键，而判定策略</w:t>
      </w:r>
      <w:del w:id="739" w:author="phantom Dai" w:date="2019-02-21T22:17:00Z">
        <w:r w:rsidDel="007F45DF">
          <w:rPr>
            <w:rFonts w:ascii="宋体" w:cs="宋体" w:hint="eastAsia"/>
            <w:sz w:val="24"/>
            <w:szCs w:val="24"/>
          </w:rPr>
          <w:delText>更多的</w:delText>
        </w:r>
      </w:del>
      <w:r>
        <w:rPr>
          <w:rFonts w:ascii="宋体" w:cs="宋体" w:hint="eastAsia"/>
          <w:sz w:val="24"/>
          <w:szCs w:val="24"/>
        </w:rPr>
        <w:t>基于对待</w:t>
      </w:r>
      <w:proofErr w:type="gramStart"/>
      <w:r>
        <w:rPr>
          <w:rFonts w:ascii="宋体" w:cs="宋体" w:hint="eastAsia"/>
          <w:sz w:val="24"/>
          <w:szCs w:val="24"/>
        </w:rPr>
        <w:t>测软件</w:t>
      </w:r>
      <w:proofErr w:type="gramEnd"/>
      <w:r>
        <w:rPr>
          <w:rFonts w:ascii="宋体" w:cs="宋体" w:hint="eastAsia"/>
          <w:sz w:val="24"/>
          <w:szCs w:val="24"/>
        </w:rPr>
        <w:t>的研究</w:t>
      </w:r>
      <w:proofErr w:type="gramStart"/>
      <w:r>
        <w:rPr>
          <w:rFonts w:ascii="宋体" w:cs="宋体" w:hint="eastAsia"/>
          <w:sz w:val="24"/>
          <w:szCs w:val="24"/>
        </w:rPr>
        <w:t>不断深</w:t>
      </w:r>
      <w:proofErr w:type="gramEnd"/>
      <w:r>
        <w:rPr>
          <w:rFonts w:ascii="宋体" w:cs="宋体" w:hint="eastAsia"/>
          <w:sz w:val="24"/>
          <w:szCs w:val="24"/>
        </w:rPr>
        <w:t>入</w:t>
      </w:r>
      <w:del w:id="740" w:author="phantom Dai" w:date="2019-02-21T22:17:00Z">
        <w:r w:rsidDel="007F45DF">
          <w:rPr>
            <w:rFonts w:ascii="宋体" w:cs="宋体" w:hint="eastAsia"/>
            <w:sz w:val="24"/>
            <w:szCs w:val="24"/>
          </w:rPr>
          <w:delText>而</w:delText>
        </w:r>
      </w:del>
      <w:r>
        <w:rPr>
          <w:rFonts w:ascii="宋体" w:cs="宋体" w:hint="eastAsia"/>
          <w:sz w:val="24"/>
          <w:szCs w:val="24"/>
        </w:rPr>
        <w:t>逐步完善，例如</w:t>
      </w:r>
      <w:ins w:id="741" w:author="phantom Dai" w:date="2019-02-21T22:18:00Z">
        <w:r w:rsidR="007F45DF">
          <w:rPr>
            <w:rFonts w:ascii="宋体" w:cs="宋体" w:hint="eastAsia"/>
            <w:sz w:val="24"/>
            <w:szCs w:val="24"/>
          </w:rPr>
          <w:t>利用蜕变关系验证</w:t>
        </w:r>
      </w:ins>
      <w:ins w:id="742" w:author="phantom Dai" w:date="2019-02-21T22:19:00Z">
        <w:r w:rsidR="007F45DF">
          <w:rPr>
            <w:rFonts w:ascii="宋体" w:cs="宋体" w:hint="eastAsia"/>
            <w:sz w:val="24"/>
            <w:szCs w:val="24"/>
          </w:rPr>
          <w:t>系统行为是否符合预期</w:t>
        </w:r>
      </w:ins>
      <w:commentRangeStart w:id="743"/>
      <w:del w:id="744" w:author="phantom Dai" w:date="2019-02-21T22:18:00Z">
        <w:r w:rsidDel="007F45DF">
          <w:rPr>
            <w:rFonts w:ascii="宋体" w:cs="宋体" w:hint="eastAsia"/>
            <w:sz w:val="24"/>
            <w:szCs w:val="24"/>
          </w:rPr>
          <w:delText>蜕变关系的提取</w:delText>
        </w:r>
      </w:del>
      <w:commentRangeEnd w:id="743"/>
      <w:r w:rsidR="007F45DF">
        <w:rPr>
          <w:rStyle w:val="af0"/>
        </w:rPr>
        <w:commentReference w:id="743"/>
      </w:r>
      <w:r>
        <w:rPr>
          <w:rFonts w:ascii="宋体" w:cs="宋体" w:hint="eastAsia"/>
          <w:sz w:val="24"/>
          <w:szCs w:val="24"/>
        </w:rPr>
        <w:t>等，</w:t>
      </w:r>
      <w:del w:id="745" w:author="phantom Dai" w:date="2019-02-21T22:20:00Z">
        <w:r w:rsidDel="007F45DF">
          <w:rPr>
            <w:rFonts w:ascii="宋体" w:cs="宋体" w:hint="eastAsia"/>
            <w:sz w:val="24"/>
            <w:szCs w:val="24"/>
          </w:rPr>
          <w:delText>但</w:delText>
        </w:r>
      </w:del>
      <w:r>
        <w:rPr>
          <w:rFonts w:ascii="宋体" w:cs="宋体" w:hint="eastAsia"/>
          <w:sz w:val="24"/>
          <w:szCs w:val="24"/>
        </w:rPr>
        <w:t>判定策略</w:t>
      </w:r>
      <w:del w:id="746" w:author="phantom Dai" w:date="2019-02-21T22:20:00Z">
        <w:r w:rsidDel="007F45DF">
          <w:rPr>
            <w:rFonts w:ascii="宋体" w:cs="宋体" w:hint="eastAsia"/>
            <w:sz w:val="24"/>
            <w:szCs w:val="24"/>
          </w:rPr>
          <w:delText>的完善也不是一蹴而就的，</w:delText>
        </w:r>
      </w:del>
      <w:r>
        <w:rPr>
          <w:rFonts w:ascii="宋体" w:cs="宋体" w:hint="eastAsia"/>
          <w:sz w:val="24"/>
          <w:szCs w:val="24"/>
        </w:rPr>
        <w:t>需要根据测试数据不断优化，</w:t>
      </w:r>
      <w:del w:id="747" w:author="phantom Dai" w:date="2019-02-21T22:20:00Z">
        <w:r w:rsidDel="007F45DF">
          <w:rPr>
            <w:rFonts w:ascii="宋体" w:cs="宋体" w:hint="eastAsia"/>
            <w:sz w:val="24"/>
            <w:szCs w:val="24"/>
          </w:rPr>
          <w:delText>很多之前</w:delText>
        </w:r>
      </w:del>
      <w:ins w:id="748" w:author="phantom Dai" w:date="2019-02-21T22:20:00Z">
        <w:r w:rsidR="007F45DF">
          <w:rPr>
            <w:rFonts w:ascii="宋体" w:cs="宋体" w:hint="eastAsia"/>
            <w:sz w:val="24"/>
            <w:szCs w:val="24"/>
          </w:rPr>
          <w:t>将</w:t>
        </w:r>
      </w:ins>
      <w:r>
        <w:rPr>
          <w:rFonts w:ascii="宋体" w:cs="宋体" w:hint="eastAsia"/>
          <w:sz w:val="24"/>
          <w:szCs w:val="24"/>
        </w:rPr>
        <w:t>难以判定的测试场景</w:t>
      </w:r>
      <w:del w:id="749" w:author="phantom Dai" w:date="2019-02-21T22:20:00Z">
        <w:r w:rsidDel="007F45DF">
          <w:rPr>
            <w:rFonts w:ascii="宋体" w:cs="宋体" w:hint="eastAsia"/>
            <w:sz w:val="24"/>
            <w:szCs w:val="24"/>
          </w:rPr>
          <w:delText>可以</w:delText>
        </w:r>
      </w:del>
      <w:r>
        <w:rPr>
          <w:rFonts w:ascii="宋体" w:cs="宋体" w:hint="eastAsia"/>
          <w:sz w:val="24"/>
          <w:szCs w:val="24"/>
        </w:rPr>
        <w:t>在之后的测试中加以判断</w:t>
      </w:r>
      <w:ins w:id="750" w:author="phantom Dai" w:date="2019-02-21T22:15:00Z">
        <w:r w:rsidR="007F45DF">
          <w:rPr>
            <w:rFonts w:ascii="宋体" w:cs="宋体" w:hint="eastAsia"/>
            <w:sz w:val="24"/>
            <w:szCs w:val="24"/>
          </w:rPr>
          <w:t>；</w:t>
        </w:r>
      </w:ins>
      <w:del w:id="751" w:author="phantom Dai" w:date="2019-02-21T22:15:00Z">
        <w:r w:rsidDel="007F45DF">
          <w:rPr>
            <w:rFonts w:ascii="宋体" w:cs="宋体" w:hint="eastAsia"/>
            <w:sz w:val="24"/>
            <w:szCs w:val="24"/>
          </w:rPr>
          <w:delText>。</w:delText>
        </w:r>
      </w:del>
      <w:r>
        <w:rPr>
          <w:rFonts w:ascii="宋体" w:cs="宋体" w:hint="eastAsia"/>
          <w:b/>
          <w:bCs/>
          <w:sz w:val="24"/>
          <w:szCs w:val="24"/>
        </w:rPr>
        <w:t>(d)提升故障诊断与定位能力：</w:t>
      </w:r>
      <w:del w:id="752" w:author="phantom Dai" w:date="2019-02-21T22:21:00Z">
        <w:r w:rsidDel="007F45DF">
          <w:rPr>
            <w:rFonts w:ascii="宋体" w:cs="宋体" w:hint="eastAsia"/>
            <w:sz w:val="24"/>
            <w:szCs w:val="24"/>
          </w:rPr>
          <w:delText>因为</w:delText>
        </w:r>
      </w:del>
      <w:r>
        <w:rPr>
          <w:rFonts w:ascii="宋体" w:cs="宋体" w:hint="eastAsia"/>
          <w:sz w:val="24"/>
          <w:szCs w:val="24"/>
        </w:rPr>
        <w:t>智能软件</w:t>
      </w:r>
      <w:ins w:id="753" w:author="phantom Dai" w:date="2019-02-21T22:21:00Z">
        <w:r w:rsidR="007F45DF">
          <w:rPr>
            <w:rFonts w:ascii="宋体" w:cs="宋体" w:hint="eastAsia"/>
            <w:sz w:val="24"/>
            <w:szCs w:val="24"/>
          </w:rPr>
          <w:t>复杂性</w:t>
        </w:r>
      </w:ins>
      <w:del w:id="754" w:author="phantom Dai" w:date="2019-02-21T22:21:00Z">
        <w:r w:rsidDel="007F45DF">
          <w:rPr>
            <w:rFonts w:ascii="宋体" w:cs="宋体" w:hint="eastAsia"/>
            <w:sz w:val="24"/>
            <w:szCs w:val="24"/>
          </w:rPr>
          <w:delText>可靠性</w:delText>
        </w:r>
      </w:del>
      <w:r>
        <w:rPr>
          <w:rFonts w:ascii="宋体" w:cs="宋体" w:hint="eastAsia"/>
          <w:sz w:val="24"/>
          <w:szCs w:val="24"/>
        </w:rPr>
        <w:t>与冗余性较高，</w:t>
      </w:r>
      <w:ins w:id="755" w:author="phantom Dai" w:date="2019-02-21T22:21:00Z">
        <w:r w:rsidR="007F45DF">
          <w:rPr>
            <w:rFonts w:ascii="宋体" w:cs="宋体" w:hint="eastAsia"/>
            <w:sz w:val="24"/>
            <w:szCs w:val="24"/>
          </w:rPr>
          <w:t>导致</w:t>
        </w:r>
      </w:ins>
      <w:del w:id="756" w:author="phantom Dai" w:date="2019-02-21T22:21:00Z">
        <w:r w:rsidDel="007F45DF">
          <w:rPr>
            <w:rFonts w:ascii="宋体" w:cs="宋体" w:hint="eastAsia"/>
            <w:sz w:val="24"/>
            <w:szCs w:val="24"/>
          </w:rPr>
          <w:delText>故</w:delText>
        </w:r>
      </w:del>
      <w:r>
        <w:rPr>
          <w:rFonts w:ascii="宋体" w:cs="宋体" w:hint="eastAsia"/>
          <w:sz w:val="24"/>
          <w:szCs w:val="24"/>
        </w:rPr>
        <w:t>智能软件故障</w:t>
      </w:r>
      <w:ins w:id="757" w:author="phantom Dai" w:date="2019-02-21T22:21:00Z">
        <w:r w:rsidR="007F45DF">
          <w:rPr>
            <w:rFonts w:ascii="宋体" w:cs="宋体" w:hint="eastAsia"/>
            <w:sz w:val="24"/>
            <w:szCs w:val="24"/>
          </w:rPr>
          <w:t>难以揭示</w:t>
        </w:r>
      </w:ins>
      <w:del w:id="758" w:author="phantom Dai" w:date="2019-02-21T22:21:00Z">
        <w:r w:rsidDel="007F45DF">
          <w:rPr>
            <w:rFonts w:ascii="宋体" w:cs="宋体" w:hint="eastAsia"/>
            <w:sz w:val="24"/>
            <w:szCs w:val="24"/>
          </w:rPr>
          <w:delText>隐蔽性较高</w:delText>
        </w:r>
      </w:del>
      <w:r>
        <w:rPr>
          <w:rFonts w:ascii="宋体" w:cs="宋体" w:hint="eastAsia"/>
          <w:sz w:val="24"/>
          <w:szCs w:val="24"/>
        </w:rPr>
        <w:t>，而</w:t>
      </w:r>
      <w:commentRangeStart w:id="759"/>
      <w:r>
        <w:rPr>
          <w:rFonts w:ascii="宋体" w:cs="宋体" w:hint="eastAsia"/>
          <w:sz w:val="24"/>
          <w:szCs w:val="24"/>
        </w:rPr>
        <w:t>算法的故障诊断能力也随着测试的不断进行，数据的不断挖掘会不断提升，故障定位能力可能也会由可疑模块定位转向精确模块定位，甚至提升到代码定位等</w:t>
      </w:r>
      <w:commentRangeEnd w:id="759"/>
      <w:r w:rsidR="007F45DF">
        <w:rPr>
          <w:rStyle w:val="af0"/>
        </w:rPr>
        <w:commentReference w:id="759"/>
      </w:r>
      <w:r>
        <w:rPr>
          <w:rFonts w:ascii="宋体" w:cs="宋体" w:hint="eastAsia"/>
          <w:sz w:val="24"/>
          <w:szCs w:val="24"/>
        </w:rPr>
        <w:t>。</w:t>
      </w:r>
    </w:p>
    <w:p w14:paraId="4BCCF462" w14:textId="77777777" w:rsidR="00E846E6" w:rsidRDefault="005F2C71">
      <w:pPr>
        <w:pStyle w:val="3"/>
        <w:spacing w:before="0" w:after="0" w:line="360" w:lineRule="auto"/>
        <w:rPr>
          <w:color w:val="0070C0"/>
        </w:rPr>
      </w:pPr>
      <w:r>
        <w:rPr>
          <w:color w:val="0070C0"/>
        </w:rPr>
        <w:t>2.</w:t>
      </w:r>
      <w:r>
        <w:rPr>
          <w:rFonts w:hint="eastAsia"/>
          <w:color w:val="0070C0"/>
        </w:rPr>
        <w:t>2</w:t>
      </w:r>
      <w:r>
        <w:rPr>
          <w:color w:val="0070C0"/>
        </w:rPr>
        <w:t xml:space="preserve"> </w:t>
      </w:r>
      <w:r>
        <w:rPr>
          <w:color w:val="0070C0"/>
        </w:rPr>
        <w:t>研究目标</w:t>
      </w:r>
    </w:p>
    <w:p w14:paraId="10C82653" w14:textId="6873D5C2" w:rsidR="00E846E6" w:rsidRDefault="005F2C71">
      <w:pPr>
        <w:spacing w:line="360" w:lineRule="auto"/>
        <w:ind w:firstLine="420"/>
        <w:rPr>
          <w:sz w:val="24"/>
          <w:szCs w:val="24"/>
        </w:rPr>
      </w:pPr>
      <w:r>
        <w:rPr>
          <w:rFonts w:hint="eastAsia"/>
          <w:sz w:val="24"/>
          <w:szCs w:val="24"/>
        </w:rPr>
        <w:t>针对上述诸多研究内容</w:t>
      </w:r>
      <w:r>
        <w:rPr>
          <w:sz w:val="24"/>
          <w:szCs w:val="24"/>
        </w:rPr>
        <w:t>，</w:t>
      </w:r>
      <w:del w:id="760" w:author="付 安" w:date="2019-02-20T17:30:00Z">
        <w:r w:rsidDel="000129F0">
          <w:rPr>
            <w:rFonts w:hint="eastAsia"/>
            <w:sz w:val="24"/>
            <w:szCs w:val="24"/>
          </w:rPr>
          <w:delText>我们</w:delText>
        </w:r>
      </w:del>
      <w:ins w:id="761" w:author="付 安" w:date="2019-02-20T17:30:00Z">
        <w:r w:rsidR="000129F0">
          <w:rPr>
            <w:rFonts w:hint="eastAsia"/>
            <w:sz w:val="24"/>
            <w:szCs w:val="24"/>
          </w:rPr>
          <w:t>本课题</w:t>
        </w:r>
      </w:ins>
      <w:r>
        <w:rPr>
          <w:rFonts w:hint="eastAsia"/>
          <w:sz w:val="24"/>
          <w:szCs w:val="24"/>
        </w:rPr>
        <w:t>拟达到以下研究目标：</w:t>
      </w:r>
    </w:p>
    <w:p w14:paraId="69730602" w14:textId="77777777" w:rsidR="00E846E6" w:rsidRDefault="005F2C71">
      <w:pPr>
        <w:pStyle w:val="4"/>
        <w:spacing w:before="0" w:after="0" w:line="360" w:lineRule="auto"/>
      </w:pPr>
      <w:r>
        <w:rPr>
          <w:rFonts w:hint="eastAsia"/>
        </w:rPr>
        <w:t>2.2.1</w:t>
      </w:r>
      <w:r>
        <w:rPr>
          <w:rFonts w:hint="eastAsia"/>
        </w:rPr>
        <w:t>建立完备的智能软件测试建模理论体系</w:t>
      </w:r>
    </w:p>
    <w:p w14:paraId="7CBA5BFB" w14:textId="0C185121" w:rsidR="00E846E6" w:rsidRDefault="005F2C71">
      <w:pPr>
        <w:spacing w:line="360" w:lineRule="auto"/>
        <w:ind w:firstLine="420"/>
        <w:rPr>
          <w:sz w:val="24"/>
          <w:szCs w:val="24"/>
        </w:rPr>
      </w:pPr>
      <w:r>
        <w:rPr>
          <w:rFonts w:hint="eastAsia"/>
          <w:sz w:val="24"/>
          <w:szCs w:val="24"/>
        </w:rPr>
        <w:t>智能软件数量庞大，种类众多，</w:t>
      </w:r>
      <w:del w:id="762" w:author="付 安" w:date="2019-02-20T17:30:00Z">
        <w:r w:rsidDel="000129F0">
          <w:rPr>
            <w:rFonts w:hint="eastAsia"/>
            <w:sz w:val="24"/>
            <w:szCs w:val="24"/>
          </w:rPr>
          <w:delText>我们</w:delText>
        </w:r>
      </w:del>
      <w:ins w:id="763" w:author="付 安" w:date="2019-02-20T17:30:00Z">
        <w:r w:rsidR="000129F0">
          <w:rPr>
            <w:rFonts w:hint="eastAsia"/>
            <w:sz w:val="24"/>
            <w:szCs w:val="24"/>
          </w:rPr>
          <w:t>本课题</w:t>
        </w:r>
      </w:ins>
      <w:r>
        <w:rPr>
          <w:rFonts w:hint="eastAsia"/>
          <w:sz w:val="24"/>
          <w:szCs w:val="24"/>
        </w:rPr>
        <w:t>拟通过归纳不同智能软件的特点，</w:t>
      </w:r>
      <w:commentRangeStart w:id="764"/>
      <w:ins w:id="765" w:author="phantom Dai" w:date="2019-02-21T23:10:00Z">
        <w:r w:rsidR="000F45C7">
          <w:rPr>
            <w:rFonts w:hint="eastAsia"/>
            <w:sz w:val="24"/>
            <w:szCs w:val="24"/>
          </w:rPr>
          <w:t>总结</w:t>
        </w:r>
      </w:ins>
      <w:del w:id="766" w:author="phantom Dai" w:date="2019-02-21T23:10:00Z">
        <w:r w:rsidDel="000F45C7">
          <w:rPr>
            <w:rFonts w:hint="eastAsia"/>
            <w:sz w:val="24"/>
            <w:szCs w:val="24"/>
          </w:rPr>
          <w:delText>对</w:delText>
        </w:r>
      </w:del>
      <w:r>
        <w:rPr>
          <w:rFonts w:hint="eastAsia"/>
          <w:sz w:val="24"/>
          <w:szCs w:val="24"/>
        </w:rPr>
        <w:t>智能软件的架构</w:t>
      </w:r>
      <w:del w:id="767" w:author="phantom Dai" w:date="2019-02-21T23:10:00Z">
        <w:r w:rsidDel="00FE5310">
          <w:rPr>
            <w:rFonts w:hint="eastAsia"/>
            <w:sz w:val="24"/>
            <w:szCs w:val="24"/>
          </w:rPr>
          <w:delText>方式与</w:delText>
        </w:r>
      </w:del>
      <w:ins w:id="768" w:author="phantom Dai" w:date="2019-02-21T23:10:00Z">
        <w:r w:rsidR="00FE5310">
          <w:rPr>
            <w:rFonts w:hint="eastAsia"/>
            <w:sz w:val="24"/>
            <w:szCs w:val="24"/>
          </w:rPr>
          <w:t>与</w:t>
        </w:r>
      </w:ins>
      <w:r>
        <w:rPr>
          <w:rFonts w:hint="eastAsia"/>
          <w:sz w:val="24"/>
          <w:szCs w:val="24"/>
        </w:rPr>
        <w:t>开发运行方式</w:t>
      </w:r>
      <w:del w:id="769" w:author="phantom Dai" w:date="2019-02-21T23:10:00Z">
        <w:r w:rsidDel="00FE5310">
          <w:rPr>
            <w:rFonts w:hint="eastAsia"/>
            <w:sz w:val="24"/>
            <w:szCs w:val="24"/>
          </w:rPr>
          <w:delText>进行有效总结</w:delText>
        </w:r>
      </w:del>
      <w:r>
        <w:rPr>
          <w:rFonts w:hint="eastAsia"/>
          <w:sz w:val="24"/>
          <w:szCs w:val="24"/>
        </w:rPr>
        <w:t>，</w:t>
      </w:r>
      <w:ins w:id="770" w:author="phantom Dai" w:date="2019-02-21T23:11:00Z">
        <w:r w:rsidR="00FE5310">
          <w:rPr>
            <w:rFonts w:hint="eastAsia"/>
            <w:sz w:val="24"/>
            <w:szCs w:val="24"/>
          </w:rPr>
          <w:t>划分智能软件的类别</w:t>
        </w:r>
      </w:ins>
      <w:del w:id="771" w:author="phantom Dai" w:date="2019-02-21T23:11:00Z">
        <w:r w:rsidDel="00FE5310">
          <w:rPr>
            <w:rFonts w:hint="eastAsia"/>
            <w:sz w:val="24"/>
            <w:szCs w:val="24"/>
          </w:rPr>
          <w:delText>对多样的智能软件进行科学分类</w:delText>
        </w:r>
      </w:del>
      <w:r>
        <w:rPr>
          <w:rFonts w:hint="eastAsia"/>
          <w:sz w:val="24"/>
          <w:szCs w:val="24"/>
        </w:rPr>
        <w:t>，</w:t>
      </w:r>
      <w:ins w:id="772" w:author="phantom Dai" w:date="2019-02-21T23:11:00Z">
        <w:r w:rsidR="00FE5310">
          <w:rPr>
            <w:rFonts w:hint="eastAsia"/>
            <w:sz w:val="24"/>
            <w:szCs w:val="24"/>
          </w:rPr>
          <w:t>科学描述</w:t>
        </w:r>
      </w:ins>
      <w:ins w:id="773" w:author="phantom Dai" w:date="2019-02-21T23:12:00Z">
        <w:r w:rsidR="00FE5310">
          <w:rPr>
            <w:rFonts w:hint="eastAsia"/>
            <w:sz w:val="24"/>
            <w:szCs w:val="24"/>
          </w:rPr>
          <w:t>智能软件的待测任务</w:t>
        </w:r>
      </w:ins>
      <w:del w:id="774" w:author="phantom Dai" w:date="2019-02-21T23:12:00Z">
        <w:r w:rsidDel="00FE5310">
          <w:rPr>
            <w:rFonts w:hint="eastAsia"/>
            <w:sz w:val="24"/>
            <w:szCs w:val="24"/>
          </w:rPr>
          <w:delText>对智能软件待测任务进行科学化描述</w:delText>
        </w:r>
      </w:del>
      <w:commentRangeEnd w:id="764"/>
      <w:r w:rsidR="00FE5310">
        <w:rPr>
          <w:rStyle w:val="af0"/>
        </w:rPr>
        <w:commentReference w:id="764"/>
      </w:r>
      <w:r>
        <w:rPr>
          <w:rFonts w:hint="eastAsia"/>
          <w:sz w:val="24"/>
          <w:szCs w:val="24"/>
        </w:rPr>
        <w:t>，建立完备的智能软件测试建模理论体系。具体目标如下：</w:t>
      </w:r>
    </w:p>
    <w:p w14:paraId="1467A38C" w14:textId="77777777" w:rsidR="00E846E6" w:rsidRDefault="005F2C71">
      <w:pPr>
        <w:snapToGrid w:val="0"/>
        <w:spacing w:line="360" w:lineRule="auto"/>
        <w:ind w:left="6"/>
        <w:rPr>
          <w:sz w:val="24"/>
          <w:szCs w:val="24"/>
        </w:rPr>
      </w:pPr>
      <w:r>
        <w:rPr>
          <w:rFonts w:hint="eastAsia"/>
          <w:b/>
          <w:bCs/>
          <w:sz w:val="24"/>
          <w:szCs w:val="24"/>
        </w:rPr>
        <w:t>（</w:t>
      </w:r>
      <w:r>
        <w:rPr>
          <w:rFonts w:hint="eastAsia"/>
          <w:b/>
          <w:bCs/>
          <w:sz w:val="24"/>
          <w:szCs w:val="24"/>
        </w:rPr>
        <w:t>1</w:t>
      </w:r>
      <w:r>
        <w:rPr>
          <w:rFonts w:hint="eastAsia"/>
          <w:b/>
          <w:bCs/>
          <w:sz w:val="24"/>
          <w:szCs w:val="24"/>
        </w:rPr>
        <w:t>）基于传统软件测试建模技术，总结智能软件建模方案集：</w:t>
      </w:r>
      <w:r>
        <w:rPr>
          <w:rFonts w:hint="eastAsia"/>
          <w:sz w:val="24"/>
          <w:szCs w:val="24"/>
        </w:rPr>
        <w:t>从传统的软件测试方法体系中提取适合本课题的建模理论与技术，提出一系列可能的软件建模方</w:t>
      </w:r>
      <w:r>
        <w:rPr>
          <w:rFonts w:hint="eastAsia"/>
          <w:sz w:val="24"/>
          <w:szCs w:val="24"/>
        </w:rPr>
        <w:lastRenderedPageBreak/>
        <w:t>案，在后续的测试开展中加以比较和修改，最后加以综合。</w:t>
      </w:r>
    </w:p>
    <w:p w14:paraId="66F9F2F8" w14:textId="77777777" w:rsidR="00E846E6" w:rsidRDefault="005F2C71">
      <w:pPr>
        <w:snapToGrid w:val="0"/>
        <w:spacing w:line="360" w:lineRule="auto"/>
        <w:ind w:left="6"/>
        <w:rPr>
          <w:sz w:val="24"/>
          <w:szCs w:val="24"/>
        </w:rPr>
      </w:pPr>
      <w:r>
        <w:rPr>
          <w:rFonts w:hint="eastAsia"/>
          <w:b/>
          <w:sz w:val="24"/>
          <w:szCs w:val="24"/>
        </w:rPr>
        <w:t>（</w:t>
      </w:r>
      <w:r>
        <w:rPr>
          <w:rFonts w:hint="eastAsia"/>
          <w:b/>
          <w:sz w:val="24"/>
          <w:szCs w:val="24"/>
        </w:rPr>
        <w:t>2</w:t>
      </w:r>
      <w:r>
        <w:rPr>
          <w:rFonts w:hint="eastAsia"/>
          <w:b/>
          <w:sz w:val="24"/>
          <w:szCs w:val="24"/>
        </w:rPr>
        <w:t>）建立一个完备的科学的智能软件模型库</w:t>
      </w:r>
      <w:r>
        <w:rPr>
          <w:b/>
          <w:sz w:val="24"/>
          <w:szCs w:val="24"/>
        </w:rPr>
        <w:t>：</w:t>
      </w:r>
      <w:r>
        <w:rPr>
          <w:rFonts w:hint="eastAsia"/>
          <w:bCs/>
          <w:sz w:val="24"/>
          <w:szCs w:val="24"/>
        </w:rPr>
        <w:t>该模型库包含典型的智能软件的建模案例，在建模科学性方面有详细论述，可用于对某具体智能软件的建模指导。</w:t>
      </w:r>
    </w:p>
    <w:p w14:paraId="1DEB0E61" w14:textId="77777777" w:rsidR="00E846E6" w:rsidRDefault="005F2C71">
      <w:pPr>
        <w:snapToGrid w:val="0"/>
        <w:spacing w:line="360" w:lineRule="auto"/>
        <w:ind w:left="6"/>
        <w:rPr>
          <w:sz w:val="24"/>
          <w:szCs w:val="24"/>
        </w:rPr>
      </w:pPr>
      <w:r>
        <w:rPr>
          <w:rFonts w:hint="eastAsia"/>
          <w:b/>
          <w:sz w:val="24"/>
          <w:szCs w:val="24"/>
        </w:rPr>
        <w:t>（</w:t>
      </w:r>
      <w:r>
        <w:rPr>
          <w:rFonts w:hint="eastAsia"/>
          <w:b/>
          <w:sz w:val="24"/>
          <w:szCs w:val="24"/>
        </w:rPr>
        <w:t>3</w:t>
      </w:r>
      <w:r>
        <w:rPr>
          <w:rFonts w:hint="eastAsia"/>
          <w:b/>
          <w:sz w:val="24"/>
          <w:szCs w:val="24"/>
        </w:rPr>
        <w:t>）构建科学的智能软件待测任务描述方式</w:t>
      </w:r>
      <w:r>
        <w:rPr>
          <w:b/>
          <w:sz w:val="24"/>
          <w:szCs w:val="24"/>
        </w:rPr>
        <w:t>：</w:t>
      </w:r>
      <w:r>
        <w:rPr>
          <w:rFonts w:hint="eastAsia"/>
          <w:bCs/>
          <w:sz w:val="24"/>
          <w:szCs w:val="24"/>
        </w:rPr>
        <w:t>可根据</w:t>
      </w:r>
      <w:r>
        <w:rPr>
          <w:rFonts w:ascii="宋体" w:hAnsi="宋体"/>
          <w:sz w:val="24"/>
          <w:szCs w:val="24"/>
        </w:rPr>
        <w:t>某一场景</w:t>
      </w:r>
      <w:r>
        <w:rPr>
          <w:rFonts w:ascii="宋体" w:hAnsi="宋体" w:hint="eastAsia"/>
          <w:sz w:val="24"/>
          <w:szCs w:val="24"/>
        </w:rPr>
        <w:t>或</w:t>
      </w:r>
      <w:r>
        <w:rPr>
          <w:rFonts w:ascii="宋体" w:hAnsi="宋体"/>
          <w:sz w:val="24"/>
          <w:szCs w:val="24"/>
        </w:rPr>
        <w:t>任务下的</w:t>
      </w:r>
      <w:r>
        <w:rPr>
          <w:rFonts w:ascii="宋体" w:hAnsi="宋体" w:hint="eastAsia"/>
          <w:sz w:val="24"/>
          <w:szCs w:val="24"/>
        </w:rPr>
        <w:t>智能软件典型</w:t>
      </w:r>
      <w:r>
        <w:rPr>
          <w:rFonts w:ascii="宋体" w:hAnsi="宋体"/>
          <w:sz w:val="24"/>
          <w:szCs w:val="24"/>
        </w:rPr>
        <w:t>特征</w:t>
      </w:r>
      <w:r>
        <w:rPr>
          <w:rFonts w:ascii="宋体" w:hAnsi="宋体" w:hint="eastAsia"/>
          <w:sz w:val="24"/>
          <w:szCs w:val="24"/>
        </w:rPr>
        <w:t>，分析出智能软件</w:t>
      </w:r>
      <w:r>
        <w:rPr>
          <w:rFonts w:ascii="宋体" w:hAnsi="宋体"/>
          <w:sz w:val="24"/>
          <w:szCs w:val="24"/>
        </w:rPr>
        <w:t>为适应或满足这一特征而必须满足的运行时特性</w:t>
      </w:r>
      <w:r>
        <w:rPr>
          <w:rFonts w:ascii="宋体" w:hAnsi="宋体" w:hint="eastAsia"/>
          <w:sz w:val="24"/>
          <w:szCs w:val="24"/>
        </w:rPr>
        <w:t>，利用这些特性描述</w:t>
      </w:r>
      <w:r>
        <w:rPr>
          <w:rFonts w:hint="eastAsia"/>
          <w:bCs/>
          <w:sz w:val="24"/>
          <w:szCs w:val="24"/>
        </w:rPr>
        <w:t>智能软件的待测任务。</w:t>
      </w:r>
    </w:p>
    <w:p w14:paraId="5D93637F" w14:textId="77777777" w:rsidR="00E846E6" w:rsidRDefault="005F2C71">
      <w:pPr>
        <w:snapToGrid w:val="0"/>
        <w:spacing w:line="360" w:lineRule="auto"/>
        <w:ind w:left="6"/>
        <w:rPr>
          <w:sz w:val="24"/>
          <w:szCs w:val="24"/>
        </w:rPr>
      </w:pPr>
      <w:r>
        <w:rPr>
          <w:rFonts w:hint="eastAsia"/>
          <w:b/>
          <w:bCs/>
          <w:sz w:val="24"/>
          <w:szCs w:val="24"/>
        </w:rPr>
        <w:t>（</w:t>
      </w:r>
      <w:r>
        <w:rPr>
          <w:rFonts w:hint="eastAsia"/>
          <w:b/>
          <w:bCs/>
          <w:sz w:val="24"/>
          <w:szCs w:val="24"/>
        </w:rPr>
        <w:t>4</w:t>
      </w:r>
      <w:r>
        <w:rPr>
          <w:rFonts w:hint="eastAsia"/>
          <w:b/>
          <w:bCs/>
          <w:sz w:val="24"/>
          <w:szCs w:val="24"/>
        </w:rPr>
        <w:t>）搭建一个真实可靠的测试平台：</w:t>
      </w:r>
      <w:r>
        <w:rPr>
          <w:rFonts w:hint="eastAsia"/>
          <w:sz w:val="24"/>
          <w:szCs w:val="24"/>
        </w:rPr>
        <w:t>模拟测试平台是基于真实智能软件</w:t>
      </w:r>
      <w:proofErr w:type="gramStart"/>
      <w:r>
        <w:rPr>
          <w:rFonts w:hint="eastAsia"/>
          <w:sz w:val="24"/>
          <w:szCs w:val="24"/>
        </w:rPr>
        <w:t>搭建且</w:t>
      </w:r>
      <w:proofErr w:type="gramEnd"/>
      <w:r>
        <w:rPr>
          <w:rFonts w:hint="eastAsia"/>
          <w:sz w:val="24"/>
          <w:szCs w:val="24"/>
        </w:rPr>
        <w:t>真实可靠，抽象模型可应用在测试平台之上，对于诸多待测功能与模块，在模拟测试平台上都有对应的近似方法以保证真实性、可靠性与可扩展性，为开展模拟测试奠定基础。</w:t>
      </w:r>
    </w:p>
    <w:p w14:paraId="7A5CEB2E" w14:textId="77777777" w:rsidR="00E846E6" w:rsidRDefault="005F2C71">
      <w:pPr>
        <w:pStyle w:val="4"/>
        <w:spacing w:before="0" w:after="0" w:line="360" w:lineRule="auto"/>
      </w:pPr>
      <w:r>
        <w:rPr>
          <w:rFonts w:hint="eastAsia"/>
        </w:rPr>
        <w:t>2.2.2</w:t>
      </w:r>
      <w:r>
        <w:rPr>
          <w:rFonts w:hint="eastAsia"/>
        </w:rPr>
        <w:t>建立完备的智能软件测试用例生成与优化方法库</w:t>
      </w:r>
    </w:p>
    <w:p w14:paraId="59B74111" w14:textId="09A59B46" w:rsidR="00E846E6" w:rsidRDefault="005F2C71">
      <w:pPr>
        <w:snapToGrid w:val="0"/>
        <w:spacing w:line="360" w:lineRule="auto"/>
        <w:ind w:firstLine="420"/>
        <w:rPr>
          <w:sz w:val="24"/>
          <w:szCs w:val="24"/>
        </w:rPr>
      </w:pPr>
      <w:del w:id="775" w:author="付 安" w:date="2019-02-20T17:30:00Z">
        <w:r w:rsidDel="000129F0">
          <w:rPr>
            <w:rFonts w:hint="eastAsia"/>
            <w:sz w:val="24"/>
            <w:szCs w:val="24"/>
          </w:rPr>
          <w:delText>我们</w:delText>
        </w:r>
      </w:del>
      <w:ins w:id="776" w:author="付 安" w:date="2019-02-20T17:30:00Z">
        <w:r w:rsidR="000129F0">
          <w:rPr>
            <w:rFonts w:hint="eastAsia"/>
            <w:sz w:val="24"/>
            <w:szCs w:val="24"/>
          </w:rPr>
          <w:t>本课题</w:t>
        </w:r>
      </w:ins>
      <w:r>
        <w:rPr>
          <w:rFonts w:hint="eastAsia"/>
          <w:sz w:val="24"/>
          <w:szCs w:val="24"/>
        </w:rPr>
        <w:t>拟通过分析智能软件测试模型</w:t>
      </w:r>
      <w:r>
        <w:rPr>
          <w:bCs/>
          <w:sz w:val="24"/>
          <w:szCs w:val="24"/>
        </w:rPr>
        <w:t>的</w:t>
      </w:r>
      <w:r>
        <w:rPr>
          <w:rFonts w:hint="eastAsia"/>
          <w:bCs/>
          <w:sz w:val="24"/>
          <w:szCs w:val="24"/>
        </w:rPr>
        <w:t>特征及待测任务的特点</w:t>
      </w:r>
      <w:r>
        <w:rPr>
          <w:bCs/>
          <w:sz w:val="24"/>
          <w:szCs w:val="24"/>
        </w:rPr>
        <w:t>，依据现有测试用例生成技术与相关理论</w:t>
      </w:r>
      <w:r>
        <w:rPr>
          <w:rFonts w:hint="eastAsia"/>
          <w:bCs/>
          <w:sz w:val="24"/>
          <w:szCs w:val="24"/>
        </w:rPr>
        <w:t>，</w:t>
      </w:r>
      <w:r>
        <w:rPr>
          <w:bCs/>
          <w:sz w:val="24"/>
          <w:szCs w:val="24"/>
        </w:rPr>
        <w:t>研究新型数据驱动的</w:t>
      </w:r>
      <w:r>
        <w:rPr>
          <w:rFonts w:hint="eastAsia"/>
          <w:bCs/>
          <w:sz w:val="24"/>
          <w:szCs w:val="24"/>
        </w:rPr>
        <w:t>智能软件</w:t>
      </w:r>
      <w:r>
        <w:rPr>
          <w:bCs/>
          <w:sz w:val="24"/>
          <w:szCs w:val="24"/>
        </w:rPr>
        <w:t>的测试用例生成技术</w:t>
      </w:r>
      <w:r>
        <w:rPr>
          <w:rFonts w:hint="eastAsia"/>
          <w:bCs/>
          <w:sz w:val="24"/>
          <w:szCs w:val="24"/>
        </w:rPr>
        <w:t>及</w:t>
      </w:r>
      <w:r>
        <w:rPr>
          <w:sz w:val="24"/>
          <w:szCs w:val="24"/>
        </w:rPr>
        <w:t>优化技术，</w:t>
      </w:r>
      <w:r>
        <w:rPr>
          <w:rFonts w:hint="eastAsia"/>
          <w:sz w:val="24"/>
          <w:szCs w:val="24"/>
        </w:rPr>
        <w:t>具体目标如下：</w:t>
      </w:r>
    </w:p>
    <w:p w14:paraId="6647FEAB" w14:textId="77777777" w:rsidR="00E846E6" w:rsidRDefault="005F2C71">
      <w:pPr>
        <w:snapToGrid w:val="0"/>
        <w:spacing w:line="360" w:lineRule="auto"/>
        <w:rPr>
          <w:sz w:val="24"/>
          <w:szCs w:val="24"/>
        </w:rPr>
      </w:pPr>
      <w:r>
        <w:rPr>
          <w:rFonts w:hint="eastAsia"/>
          <w:b/>
          <w:sz w:val="24"/>
          <w:szCs w:val="24"/>
        </w:rPr>
        <w:t>（</w:t>
      </w:r>
      <w:r>
        <w:rPr>
          <w:rFonts w:hint="eastAsia"/>
          <w:b/>
          <w:sz w:val="24"/>
          <w:szCs w:val="24"/>
        </w:rPr>
        <w:t>1</w:t>
      </w:r>
      <w:r>
        <w:rPr>
          <w:rFonts w:hint="eastAsia"/>
          <w:b/>
          <w:sz w:val="24"/>
          <w:szCs w:val="24"/>
        </w:rPr>
        <w:t>）完善面向智能软件测试的测试用例生成方法库</w:t>
      </w:r>
      <w:r>
        <w:rPr>
          <w:b/>
          <w:sz w:val="24"/>
          <w:szCs w:val="24"/>
        </w:rPr>
        <w:t>：</w:t>
      </w:r>
      <w:r>
        <w:rPr>
          <w:rFonts w:hint="eastAsia"/>
          <w:bCs/>
          <w:sz w:val="24"/>
          <w:szCs w:val="24"/>
        </w:rPr>
        <w:t>该用例生成方法库可以根据不同的覆盖指标生成相应的可判定的测试用例集，该用例集可以在某一指标下，对智能软件中进行多角度，全方位进行充分性测试，满足场景与功能相结合技术。</w:t>
      </w:r>
    </w:p>
    <w:p w14:paraId="7301C9A0" w14:textId="77777777" w:rsidR="00E846E6" w:rsidRDefault="005F2C71">
      <w:pPr>
        <w:snapToGrid w:val="0"/>
        <w:spacing w:line="360" w:lineRule="auto"/>
        <w:ind w:left="6"/>
        <w:rPr>
          <w:rFonts w:asciiTheme="minorEastAsia" w:eastAsiaTheme="minorEastAsia" w:hAnsiTheme="minorEastAsia" w:cstheme="minorEastAsia"/>
          <w:b/>
          <w:bCs/>
          <w:sz w:val="24"/>
          <w:szCs w:val="24"/>
        </w:rPr>
      </w:pPr>
      <w:r>
        <w:rPr>
          <w:rFonts w:hint="eastAsia"/>
          <w:b/>
          <w:sz w:val="24"/>
          <w:szCs w:val="24"/>
        </w:rPr>
        <w:t>（</w:t>
      </w:r>
      <w:r>
        <w:rPr>
          <w:rFonts w:hint="eastAsia"/>
          <w:b/>
          <w:sz w:val="24"/>
          <w:szCs w:val="24"/>
        </w:rPr>
        <w:t>2</w:t>
      </w:r>
      <w:r>
        <w:rPr>
          <w:rFonts w:hint="eastAsia"/>
          <w:b/>
          <w:sz w:val="24"/>
          <w:szCs w:val="24"/>
        </w:rPr>
        <w:t>）完善面向智能软件测试的测试用例优化方法库</w:t>
      </w:r>
      <w:r>
        <w:rPr>
          <w:b/>
          <w:sz w:val="24"/>
          <w:szCs w:val="24"/>
        </w:rPr>
        <w:t>：</w:t>
      </w:r>
      <w:r>
        <w:rPr>
          <w:rFonts w:hint="eastAsia"/>
          <w:bCs/>
          <w:sz w:val="24"/>
          <w:szCs w:val="24"/>
        </w:rPr>
        <w:t>该优化方法库可以通过真实场景分析及执行结果预测等方式删减一批冗余或者无效测试用例，简化测试用例集，降低测试成本。另外，可以提供一系列排序方案，利用测试用例执行顺序的改变尽早揭示软件系统内部可能存在的故障和缺陷。</w:t>
      </w:r>
    </w:p>
    <w:p w14:paraId="26A0E15C" w14:textId="77777777" w:rsidR="00E846E6" w:rsidRDefault="005F2C71">
      <w:pPr>
        <w:pStyle w:val="4"/>
        <w:spacing w:before="0" w:after="0" w:line="360" w:lineRule="auto"/>
      </w:pPr>
      <w:r>
        <w:rPr>
          <w:rFonts w:hint="eastAsia"/>
        </w:rPr>
        <w:t>2.2.3</w:t>
      </w:r>
      <w:r>
        <w:rPr>
          <w:rFonts w:hint="eastAsia"/>
        </w:rPr>
        <w:t>建立执行结果的智能化判定方法体系</w:t>
      </w:r>
    </w:p>
    <w:p w14:paraId="04F23EFF" w14:textId="171E3EAC" w:rsidR="00E846E6" w:rsidRDefault="005F2C71">
      <w:pPr>
        <w:spacing w:line="360" w:lineRule="auto"/>
        <w:ind w:firstLine="420"/>
        <w:rPr>
          <w:sz w:val="24"/>
          <w:szCs w:val="24"/>
        </w:rPr>
      </w:pPr>
      <w:r>
        <w:rPr>
          <w:rFonts w:hint="eastAsia"/>
          <w:sz w:val="24"/>
          <w:szCs w:val="24"/>
        </w:rPr>
        <w:t>智能化是软件测试的发展趋势，针对智能软件执行结果判定困难的问题，</w:t>
      </w:r>
      <w:del w:id="777" w:author="付 安" w:date="2019-02-20T17:30:00Z">
        <w:r w:rsidDel="000129F0">
          <w:rPr>
            <w:rFonts w:hint="eastAsia"/>
            <w:sz w:val="24"/>
            <w:szCs w:val="24"/>
          </w:rPr>
          <w:delText>我们</w:delText>
        </w:r>
      </w:del>
      <w:ins w:id="778" w:author="付 安" w:date="2019-02-20T17:30:00Z">
        <w:r w:rsidR="000129F0">
          <w:rPr>
            <w:rFonts w:hint="eastAsia"/>
            <w:sz w:val="24"/>
            <w:szCs w:val="24"/>
          </w:rPr>
          <w:t>本课题</w:t>
        </w:r>
      </w:ins>
      <w:r>
        <w:rPr>
          <w:rFonts w:hint="eastAsia"/>
          <w:sz w:val="24"/>
          <w:szCs w:val="24"/>
        </w:rPr>
        <w:t>拟建立智能化判定方法体系，在原有的判定基础上，逐步丰富和发展其他的智能化判定方法。智能化判定方法体系可以帮助</w:t>
      </w:r>
      <w:del w:id="779" w:author="付 安" w:date="2019-02-20T17:30:00Z">
        <w:r w:rsidDel="000129F0">
          <w:rPr>
            <w:rFonts w:hint="eastAsia"/>
            <w:sz w:val="24"/>
            <w:szCs w:val="24"/>
          </w:rPr>
          <w:delText>我们</w:delText>
        </w:r>
      </w:del>
      <w:ins w:id="780" w:author="付 安" w:date="2019-02-20T17:30:00Z">
        <w:r w:rsidR="000129F0">
          <w:rPr>
            <w:rFonts w:hint="eastAsia"/>
            <w:sz w:val="24"/>
            <w:szCs w:val="24"/>
          </w:rPr>
          <w:t>本课题</w:t>
        </w:r>
      </w:ins>
      <w:r>
        <w:rPr>
          <w:rFonts w:hint="eastAsia"/>
          <w:sz w:val="24"/>
          <w:szCs w:val="24"/>
        </w:rPr>
        <w:t>根据实际情况，对执行结果采取最合适的判定方法。对于判定不明的情况，</w:t>
      </w:r>
      <w:del w:id="781" w:author="付 安" w:date="2019-02-20T17:31:00Z">
        <w:r w:rsidDel="000129F0">
          <w:rPr>
            <w:rFonts w:hint="eastAsia"/>
            <w:sz w:val="24"/>
            <w:szCs w:val="24"/>
          </w:rPr>
          <w:delText>我们</w:delText>
        </w:r>
      </w:del>
      <w:ins w:id="782" w:author="付 安" w:date="2019-02-20T17:31:00Z">
        <w:r w:rsidR="000129F0">
          <w:rPr>
            <w:rFonts w:hint="eastAsia"/>
            <w:sz w:val="24"/>
            <w:szCs w:val="24"/>
          </w:rPr>
          <w:t>本课题</w:t>
        </w:r>
      </w:ins>
      <w:r>
        <w:rPr>
          <w:rFonts w:hint="eastAsia"/>
          <w:sz w:val="24"/>
          <w:szCs w:val="24"/>
        </w:rPr>
        <w:t>可能采用机器学习的方式，对执行结果进行预判定或者部分判定，继而使用人力或者其他方式进行逐一分析，可能的判定方法如下：</w:t>
      </w:r>
    </w:p>
    <w:p w14:paraId="5C67756E" w14:textId="6C94BBCB" w:rsidR="00E846E6" w:rsidRDefault="005F2C71">
      <w:pPr>
        <w:snapToGrid w:val="0"/>
        <w:spacing w:line="360" w:lineRule="auto"/>
        <w:ind w:left="6"/>
        <w:rPr>
          <w:sz w:val="24"/>
          <w:szCs w:val="24"/>
        </w:rPr>
      </w:pPr>
      <w:r>
        <w:rPr>
          <w:rFonts w:hint="eastAsia"/>
          <w:b/>
          <w:sz w:val="24"/>
          <w:szCs w:val="24"/>
        </w:rPr>
        <w:t>（</w:t>
      </w:r>
      <w:r>
        <w:rPr>
          <w:rFonts w:hint="eastAsia"/>
          <w:b/>
          <w:sz w:val="24"/>
          <w:szCs w:val="24"/>
        </w:rPr>
        <w:t>1</w:t>
      </w:r>
      <w:r>
        <w:rPr>
          <w:rFonts w:hint="eastAsia"/>
          <w:b/>
          <w:sz w:val="24"/>
          <w:szCs w:val="24"/>
        </w:rPr>
        <w:t>）自动或者直观判断的结果判定方法</w:t>
      </w:r>
      <w:r>
        <w:rPr>
          <w:b/>
          <w:sz w:val="24"/>
          <w:szCs w:val="24"/>
        </w:rPr>
        <w:t>：</w:t>
      </w:r>
      <w:r>
        <w:rPr>
          <w:sz w:val="24"/>
          <w:szCs w:val="24"/>
        </w:rPr>
        <w:t xml:space="preserve"> </w:t>
      </w:r>
      <w:r>
        <w:rPr>
          <w:rFonts w:hint="eastAsia"/>
          <w:sz w:val="24"/>
          <w:szCs w:val="24"/>
        </w:rPr>
        <w:t>自动判断或直观判断并不是一定不适用于智能软件的执行判定的，相反在某些场景或某些条件下，直观判断或自动判</w:t>
      </w:r>
      <w:r>
        <w:rPr>
          <w:rFonts w:hint="eastAsia"/>
          <w:sz w:val="24"/>
          <w:szCs w:val="24"/>
        </w:rPr>
        <w:lastRenderedPageBreak/>
        <w:t>断却是最有效的方法。</w:t>
      </w:r>
      <w:del w:id="783" w:author="付 安" w:date="2019-02-20T17:31:00Z">
        <w:r w:rsidDel="000129F0">
          <w:rPr>
            <w:rFonts w:hint="eastAsia"/>
            <w:sz w:val="24"/>
            <w:szCs w:val="24"/>
          </w:rPr>
          <w:delText>我们</w:delText>
        </w:r>
      </w:del>
      <w:ins w:id="784" w:author="付 安" w:date="2019-02-20T17:31:00Z">
        <w:r w:rsidR="000129F0">
          <w:rPr>
            <w:rFonts w:hint="eastAsia"/>
            <w:sz w:val="24"/>
            <w:szCs w:val="24"/>
          </w:rPr>
          <w:t>本课题</w:t>
        </w:r>
      </w:ins>
      <w:r>
        <w:rPr>
          <w:rFonts w:hint="eastAsia"/>
          <w:sz w:val="24"/>
          <w:szCs w:val="24"/>
        </w:rPr>
        <w:t>通过对一批易于直观判断执行结果的软件或场景进行归纳，归纳出适合于此的场景或条件。</w:t>
      </w:r>
    </w:p>
    <w:p w14:paraId="0810F107" w14:textId="77777777" w:rsidR="00E846E6" w:rsidRDefault="005F2C71">
      <w:pPr>
        <w:snapToGrid w:val="0"/>
        <w:spacing w:line="360" w:lineRule="auto"/>
        <w:ind w:left="6"/>
        <w:rPr>
          <w:sz w:val="24"/>
          <w:szCs w:val="24"/>
        </w:rPr>
      </w:pPr>
      <w:r>
        <w:rPr>
          <w:rFonts w:hint="eastAsia"/>
          <w:b/>
          <w:sz w:val="24"/>
          <w:szCs w:val="24"/>
        </w:rPr>
        <w:t>（</w:t>
      </w:r>
      <w:r>
        <w:rPr>
          <w:rFonts w:hint="eastAsia"/>
          <w:b/>
          <w:sz w:val="24"/>
          <w:szCs w:val="24"/>
        </w:rPr>
        <w:t>2</w:t>
      </w:r>
      <w:r>
        <w:rPr>
          <w:rFonts w:hint="eastAsia"/>
          <w:b/>
          <w:sz w:val="24"/>
          <w:szCs w:val="24"/>
        </w:rPr>
        <w:t>）基于蜕变</w:t>
      </w:r>
      <w:r>
        <w:rPr>
          <w:b/>
          <w:sz w:val="24"/>
          <w:szCs w:val="24"/>
        </w:rPr>
        <w:t>测试的结果验证</w:t>
      </w:r>
      <w:r>
        <w:rPr>
          <w:rFonts w:hint="eastAsia"/>
          <w:b/>
          <w:sz w:val="24"/>
          <w:szCs w:val="24"/>
        </w:rPr>
        <w:t>方法</w:t>
      </w:r>
      <w:r>
        <w:rPr>
          <w:b/>
          <w:sz w:val="24"/>
          <w:szCs w:val="24"/>
        </w:rPr>
        <w:t>：</w:t>
      </w:r>
      <w:r>
        <w:rPr>
          <w:sz w:val="24"/>
          <w:szCs w:val="24"/>
        </w:rPr>
        <w:t xml:space="preserve"> </w:t>
      </w:r>
      <w:r>
        <w:rPr>
          <w:rFonts w:hint="eastAsia"/>
          <w:sz w:val="24"/>
          <w:szCs w:val="24"/>
        </w:rPr>
        <w:t>基于蜕变测试的结果验证技术是智能化执行判定的重要法宝，该方法可以指导测试人员快速识别出隐藏在智能软件内部的蜕变关系，对于满足某一蜕变关系的一批测试用例集的执行结果集进行合理性分析。</w:t>
      </w:r>
    </w:p>
    <w:p w14:paraId="0CFB5AE2" w14:textId="49223715" w:rsidR="00E846E6" w:rsidRDefault="005F2C71">
      <w:pPr>
        <w:snapToGrid w:val="0"/>
        <w:spacing w:line="360" w:lineRule="auto"/>
        <w:ind w:left="6"/>
        <w:rPr>
          <w:b/>
          <w:bCs/>
          <w:sz w:val="24"/>
          <w:szCs w:val="24"/>
        </w:rPr>
      </w:pPr>
      <w:r>
        <w:rPr>
          <w:rFonts w:hint="eastAsia"/>
          <w:b/>
          <w:bCs/>
          <w:sz w:val="24"/>
          <w:szCs w:val="24"/>
        </w:rPr>
        <w:t>（</w:t>
      </w:r>
      <w:r>
        <w:rPr>
          <w:rFonts w:hint="eastAsia"/>
          <w:b/>
          <w:bCs/>
          <w:sz w:val="24"/>
          <w:szCs w:val="24"/>
        </w:rPr>
        <w:t>3</w:t>
      </w:r>
      <w:r>
        <w:rPr>
          <w:rFonts w:hint="eastAsia"/>
          <w:b/>
          <w:bCs/>
          <w:sz w:val="24"/>
          <w:szCs w:val="24"/>
        </w:rPr>
        <w:t>）基于特征提取的结果判定方法：</w:t>
      </w:r>
      <w:r>
        <w:rPr>
          <w:rFonts w:hint="eastAsia"/>
          <w:sz w:val="24"/>
          <w:szCs w:val="24"/>
        </w:rPr>
        <w:t>智能软件的输出</w:t>
      </w:r>
      <w:ins w:id="785" w:author="phantom Dai" w:date="2019-02-21T23:16:00Z">
        <w:r w:rsidR="00FE5310">
          <w:rPr>
            <w:rFonts w:hint="eastAsia"/>
            <w:sz w:val="24"/>
            <w:szCs w:val="24"/>
          </w:rPr>
          <w:t>具有多样性</w:t>
        </w:r>
      </w:ins>
      <w:del w:id="786" w:author="phantom Dai" w:date="2019-02-21T23:16:00Z">
        <w:r w:rsidDel="00FE5310">
          <w:rPr>
            <w:rFonts w:hint="eastAsia"/>
            <w:sz w:val="24"/>
            <w:szCs w:val="24"/>
          </w:rPr>
          <w:delText>是多样的</w:delText>
        </w:r>
      </w:del>
      <w:r>
        <w:rPr>
          <w:rFonts w:hint="eastAsia"/>
          <w:sz w:val="24"/>
          <w:szCs w:val="24"/>
        </w:rPr>
        <w:t>，基于特征提取的结果判定方法指导</w:t>
      </w:r>
      <w:del w:id="787" w:author="付 安" w:date="2019-02-20T17:32:00Z">
        <w:r w:rsidDel="000129F0">
          <w:rPr>
            <w:rFonts w:hint="eastAsia"/>
            <w:sz w:val="24"/>
            <w:szCs w:val="24"/>
          </w:rPr>
          <w:delText>我们</w:delText>
        </w:r>
      </w:del>
      <w:ins w:id="788" w:author="付 安" w:date="2019-02-20T17:32:00Z">
        <w:r w:rsidR="000129F0">
          <w:rPr>
            <w:rFonts w:hint="eastAsia"/>
            <w:sz w:val="24"/>
            <w:szCs w:val="24"/>
          </w:rPr>
          <w:t>本课题</w:t>
        </w:r>
      </w:ins>
      <w:ins w:id="789" w:author="phantom Dai" w:date="2019-02-21T23:17:00Z">
        <w:r w:rsidR="00FE5310">
          <w:rPr>
            <w:rFonts w:hint="eastAsia"/>
            <w:sz w:val="24"/>
            <w:szCs w:val="24"/>
          </w:rPr>
          <w:t>提取</w:t>
        </w:r>
      </w:ins>
      <w:del w:id="790" w:author="phantom Dai" w:date="2019-02-21T23:17:00Z">
        <w:r w:rsidDel="00FE5310">
          <w:rPr>
            <w:rFonts w:hint="eastAsia"/>
            <w:sz w:val="24"/>
            <w:szCs w:val="24"/>
          </w:rPr>
          <w:delText>对</w:delText>
        </w:r>
      </w:del>
      <w:r>
        <w:rPr>
          <w:rFonts w:hint="eastAsia"/>
          <w:sz w:val="24"/>
          <w:szCs w:val="24"/>
        </w:rPr>
        <w:t>不同输出的显著特征</w:t>
      </w:r>
      <w:del w:id="791" w:author="phantom Dai" w:date="2019-02-21T23:17:00Z">
        <w:r w:rsidDel="00FE5310">
          <w:rPr>
            <w:rFonts w:hint="eastAsia"/>
            <w:sz w:val="24"/>
            <w:szCs w:val="24"/>
          </w:rPr>
          <w:delText>进行提取</w:delText>
        </w:r>
      </w:del>
      <w:r>
        <w:rPr>
          <w:rFonts w:hint="eastAsia"/>
          <w:sz w:val="24"/>
          <w:szCs w:val="24"/>
        </w:rPr>
        <w:t>，利用特征之间的差异来判定执行的正确性。对于特征模糊或特征不明的情况，该判定方法可利用数据挖掘技术，对不同特征与输出进行聚类划分，通过多特征提取方法对执行结果进行预判定或部分判定。</w:t>
      </w:r>
    </w:p>
    <w:p w14:paraId="21DA5291" w14:textId="77777777" w:rsidR="00E846E6" w:rsidRDefault="005F2C71">
      <w:pPr>
        <w:pStyle w:val="4"/>
        <w:spacing w:before="0" w:after="0" w:line="360" w:lineRule="auto"/>
      </w:pPr>
      <w:r>
        <w:rPr>
          <w:rFonts w:hint="eastAsia"/>
        </w:rPr>
        <w:t>2.2.4</w:t>
      </w:r>
      <w:r>
        <w:rPr>
          <w:rFonts w:hint="eastAsia"/>
        </w:rPr>
        <w:t>建立科学的智能软件测试的评估体系</w:t>
      </w:r>
      <w:r>
        <w:rPr>
          <w:rFonts w:hint="eastAsia"/>
        </w:rPr>
        <w:tab/>
      </w:r>
    </w:p>
    <w:p w14:paraId="4F9E3C92" w14:textId="708AADB0" w:rsidR="00E846E6" w:rsidRDefault="005F2C71">
      <w:pPr>
        <w:spacing w:line="360" w:lineRule="auto"/>
        <w:ind w:firstLine="420"/>
        <w:rPr>
          <w:rFonts w:asciiTheme="minorEastAsia" w:eastAsiaTheme="minorEastAsia" w:hAnsiTheme="minorEastAsia" w:cstheme="minorEastAsia"/>
          <w:sz w:val="24"/>
          <w:szCs w:val="24"/>
        </w:rPr>
      </w:pPr>
      <w:del w:id="792" w:author="付 安" w:date="2019-02-20T17:32:00Z">
        <w:r w:rsidDel="000129F0">
          <w:rPr>
            <w:rFonts w:asciiTheme="minorEastAsia" w:eastAsiaTheme="minorEastAsia" w:hAnsiTheme="minorEastAsia" w:cstheme="minorEastAsia" w:hint="eastAsia"/>
            <w:sz w:val="24"/>
            <w:szCs w:val="24"/>
          </w:rPr>
          <w:delText>我们</w:delText>
        </w:r>
      </w:del>
      <w:ins w:id="793" w:author="付 安" w:date="2019-02-20T17:32:00Z">
        <w:r w:rsidR="000129F0">
          <w:rPr>
            <w:rFonts w:asciiTheme="minorEastAsia" w:eastAsiaTheme="minorEastAsia" w:hAnsiTheme="minorEastAsia" w:cstheme="minorEastAsia" w:hint="eastAsia"/>
            <w:sz w:val="24"/>
            <w:szCs w:val="24"/>
          </w:rPr>
          <w:t>本课题</w:t>
        </w:r>
      </w:ins>
      <w:r>
        <w:rPr>
          <w:rFonts w:asciiTheme="minorEastAsia" w:eastAsiaTheme="minorEastAsia" w:hAnsiTheme="minorEastAsia" w:cstheme="minorEastAsia" w:hint="eastAsia"/>
          <w:sz w:val="24"/>
          <w:szCs w:val="24"/>
        </w:rPr>
        <w:t>拟提出</w:t>
      </w:r>
      <w:r>
        <w:rPr>
          <w:rFonts w:eastAsiaTheme="minorEastAsia" w:hint="eastAsia"/>
          <w:sz w:val="24"/>
          <w:szCs w:val="24"/>
        </w:rPr>
        <w:t>一系列智能软件</w:t>
      </w:r>
      <w:r>
        <w:rPr>
          <w:rFonts w:hint="eastAsia"/>
          <w:sz w:val="24"/>
          <w:szCs w:val="24"/>
        </w:rPr>
        <w:t>评估指标</w:t>
      </w:r>
      <w:r>
        <w:rPr>
          <w:rFonts w:asciiTheme="minorEastAsia" w:eastAsiaTheme="minorEastAsia" w:hAnsiTheme="minorEastAsia" w:cstheme="minorEastAsia" w:hint="eastAsia"/>
          <w:sz w:val="24"/>
          <w:szCs w:val="24"/>
        </w:rPr>
        <w:t>，包括测试充分性与测试集充分性的两种评估。传统软件的评估体系并不完全适用于智能软件的评估。</w:t>
      </w:r>
      <w:del w:id="794" w:author="付 安" w:date="2019-02-20T17:32:00Z">
        <w:r w:rsidDel="000129F0">
          <w:rPr>
            <w:rFonts w:asciiTheme="minorEastAsia" w:eastAsiaTheme="minorEastAsia" w:hAnsiTheme="minorEastAsia" w:cstheme="minorEastAsia" w:hint="eastAsia"/>
            <w:sz w:val="24"/>
            <w:szCs w:val="24"/>
          </w:rPr>
          <w:delText>我们</w:delText>
        </w:r>
      </w:del>
      <w:ins w:id="795" w:author="付 安" w:date="2019-02-20T17:32:00Z">
        <w:r w:rsidR="000129F0">
          <w:rPr>
            <w:rFonts w:asciiTheme="minorEastAsia" w:eastAsiaTheme="minorEastAsia" w:hAnsiTheme="minorEastAsia" w:cstheme="minorEastAsia" w:hint="eastAsia"/>
            <w:sz w:val="24"/>
            <w:szCs w:val="24"/>
          </w:rPr>
          <w:t>本课题</w:t>
        </w:r>
      </w:ins>
      <w:r>
        <w:rPr>
          <w:rFonts w:asciiTheme="minorEastAsia" w:eastAsiaTheme="minorEastAsia" w:hAnsiTheme="minorEastAsia" w:cstheme="minorEastAsia" w:hint="eastAsia"/>
          <w:sz w:val="24"/>
          <w:szCs w:val="24"/>
        </w:rPr>
        <w:t>拟从科学性角度建立一种科学的面向智能软件测试的评估体系，并给出合理性、科学性与适用性说明，应用该方法体系对</w:t>
      </w:r>
      <w:del w:id="796" w:author="付 安" w:date="2019-02-20T17:32:00Z">
        <w:r w:rsidDel="000129F0">
          <w:rPr>
            <w:rFonts w:asciiTheme="minorEastAsia" w:eastAsiaTheme="minorEastAsia" w:hAnsiTheme="minorEastAsia" w:cstheme="minorEastAsia" w:hint="eastAsia"/>
            <w:sz w:val="24"/>
            <w:szCs w:val="24"/>
          </w:rPr>
          <w:delText>我们</w:delText>
        </w:r>
      </w:del>
      <w:ins w:id="797" w:author="付 安" w:date="2019-02-20T17:32:00Z">
        <w:r w:rsidR="000129F0">
          <w:rPr>
            <w:rFonts w:asciiTheme="minorEastAsia" w:eastAsiaTheme="minorEastAsia" w:hAnsiTheme="minorEastAsia" w:cstheme="minorEastAsia" w:hint="eastAsia"/>
            <w:sz w:val="24"/>
            <w:szCs w:val="24"/>
          </w:rPr>
          <w:t>本课题</w:t>
        </w:r>
      </w:ins>
      <w:r>
        <w:rPr>
          <w:rFonts w:asciiTheme="minorEastAsia" w:eastAsiaTheme="minorEastAsia" w:hAnsiTheme="minorEastAsia" w:cstheme="minorEastAsia" w:hint="eastAsia"/>
          <w:sz w:val="24"/>
          <w:szCs w:val="24"/>
        </w:rPr>
        <w:t>的测试方法及测试用例集进行高效评估。主要目标如下：</w:t>
      </w:r>
    </w:p>
    <w:p w14:paraId="04869A37" w14:textId="77777777" w:rsidR="00E846E6" w:rsidRDefault="005F2C71">
      <w:pPr>
        <w:snapToGrid w:val="0"/>
        <w:spacing w:line="360" w:lineRule="auto"/>
        <w:ind w:left="6"/>
        <w:rPr>
          <w:b/>
          <w:sz w:val="24"/>
          <w:szCs w:val="24"/>
        </w:rPr>
      </w:pPr>
      <w:r>
        <w:rPr>
          <w:rFonts w:hint="eastAsia"/>
          <w:b/>
          <w:sz w:val="24"/>
          <w:szCs w:val="24"/>
        </w:rPr>
        <w:t>（</w:t>
      </w:r>
      <w:r>
        <w:rPr>
          <w:rFonts w:hint="eastAsia"/>
          <w:b/>
          <w:sz w:val="24"/>
          <w:szCs w:val="24"/>
        </w:rPr>
        <w:t>1</w:t>
      </w:r>
      <w:r>
        <w:rPr>
          <w:rFonts w:hint="eastAsia"/>
          <w:b/>
          <w:sz w:val="24"/>
          <w:szCs w:val="24"/>
        </w:rPr>
        <w:t>）</w:t>
      </w:r>
      <w:r>
        <w:rPr>
          <w:b/>
          <w:sz w:val="24"/>
          <w:szCs w:val="24"/>
        </w:rPr>
        <w:t>提出测试充分性的评估指标：</w:t>
      </w:r>
      <w:r>
        <w:rPr>
          <w:sz w:val="24"/>
          <w:szCs w:val="24"/>
        </w:rPr>
        <w:t>传统软件的测试充分性度量指标可以评估</w:t>
      </w:r>
      <w:r>
        <w:rPr>
          <w:rFonts w:hint="eastAsia"/>
          <w:sz w:val="24"/>
          <w:szCs w:val="24"/>
        </w:rPr>
        <w:t>智能软件</w:t>
      </w:r>
      <w:r>
        <w:rPr>
          <w:sz w:val="24"/>
          <w:szCs w:val="24"/>
        </w:rPr>
        <w:t>中代码部分的测试充分性，不能对决策模型进行有效的评估。为此，借鉴传统软件测试充分性评估指标的提出思路，并结合决策模型的特点，提出适用于</w:t>
      </w:r>
      <w:r>
        <w:rPr>
          <w:rFonts w:hint="eastAsia"/>
          <w:sz w:val="24"/>
          <w:szCs w:val="24"/>
        </w:rPr>
        <w:t>智能软件</w:t>
      </w:r>
      <w:r>
        <w:rPr>
          <w:sz w:val="24"/>
          <w:szCs w:val="24"/>
        </w:rPr>
        <w:t>的测试充分性指标。</w:t>
      </w:r>
    </w:p>
    <w:p w14:paraId="3AD6D60B" w14:textId="77777777" w:rsidR="00E846E6" w:rsidRDefault="005F2C71">
      <w:pPr>
        <w:snapToGrid w:val="0"/>
        <w:spacing w:line="360" w:lineRule="auto"/>
        <w:ind w:left="6"/>
        <w:rPr>
          <w:bCs/>
          <w:sz w:val="24"/>
          <w:szCs w:val="24"/>
        </w:rPr>
      </w:pPr>
      <w:r>
        <w:rPr>
          <w:rFonts w:hint="eastAsia"/>
          <w:b/>
          <w:sz w:val="24"/>
          <w:szCs w:val="24"/>
        </w:rPr>
        <w:t>（</w:t>
      </w:r>
      <w:r>
        <w:rPr>
          <w:rFonts w:hint="eastAsia"/>
          <w:b/>
          <w:sz w:val="24"/>
          <w:szCs w:val="24"/>
        </w:rPr>
        <w:t>2</w:t>
      </w:r>
      <w:r>
        <w:rPr>
          <w:rFonts w:hint="eastAsia"/>
          <w:b/>
          <w:sz w:val="24"/>
          <w:szCs w:val="24"/>
        </w:rPr>
        <w:t>）</w:t>
      </w:r>
      <w:r>
        <w:rPr>
          <w:b/>
          <w:sz w:val="24"/>
          <w:szCs w:val="24"/>
        </w:rPr>
        <w:t>提出测试用例集充分性的评估指标：</w:t>
      </w:r>
      <w:r>
        <w:rPr>
          <w:sz w:val="24"/>
          <w:szCs w:val="24"/>
        </w:rPr>
        <w:t>变异分析</w:t>
      </w:r>
      <w:r>
        <w:rPr>
          <w:rFonts w:hint="eastAsia"/>
          <w:sz w:val="24"/>
          <w:szCs w:val="24"/>
        </w:rPr>
        <w:t>和覆盖准则</w:t>
      </w:r>
      <w:r>
        <w:rPr>
          <w:sz w:val="24"/>
          <w:szCs w:val="24"/>
        </w:rPr>
        <w:t>可以评估传统软件测试用例集的充分性，但由于缺少针对</w:t>
      </w:r>
      <w:r>
        <w:rPr>
          <w:rFonts w:hint="eastAsia"/>
          <w:sz w:val="24"/>
          <w:szCs w:val="24"/>
        </w:rPr>
        <w:t>智能软件</w:t>
      </w:r>
      <w:r>
        <w:rPr>
          <w:sz w:val="24"/>
          <w:szCs w:val="24"/>
        </w:rPr>
        <w:t>的变异算子，</w:t>
      </w:r>
      <w:r>
        <w:rPr>
          <w:rFonts w:hint="eastAsia"/>
          <w:sz w:val="24"/>
          <w:szCs w:val="24"/>
        </w:rPr>
        <w:t>变异分析</w:t>
      </w:r>
      <w:r>
        <w:rPr>
          <w:sz w:val="24"/>
          <w:szCs w:val="24"/>
        </w:rPr>
        <w:t>技术不能直接运用到</w:t>
      </w:r>
      <w:r>
        <w:rPr>
          <w:rFonts w:hint="eastAsia"/>
          <w:sz w:val="24"/>
          <w:szCs w:val="24"/>
        </w:rPr>
        <w:t>智能软件</w:t>
      </w:r>
      <w:r>
        <w:rPr>
          <w:sz w:val="24"/>
          <w:szCs w:val="24"/>
        </w:rPr>
        <w:t>测试中。为了解决这一问题，分析以往的测试历史，提取故障模式，总结面向</w:t>
      </w:r>
      <w:r>
        <w:rPr>
          <w:rFonts w:hint="eastAsia"/>
          <w:sz w:val="24"/>
          <w:szCs w:val="24"/>
        </w:rPr>
        <w:t>智能软件</w:t>
      </w:r>
      <w:r>
        <w:rPr>
          <w:sz w:val="24"/>
          <w:szCs w:val="24"/>
        </w:rPr>
        <w:t>的变异算子</w:t>
      </w:r>
      <w:r>
        <w:rPr>
          <w:rFonts w:hint="eastAsia"/>
          <w:sz w:val="24"/>
          <w:szCs w:val="24"/>
        </w:rPr>
        <w:t>，改进变异分析与覆盖准则以评估测试用例集的充分性</w:t>
      </w:r>
      <w:r>
        <w:rPr>
          <w:sz w:val="24"/>
          <w:szCs w:val="24"/>
        </w:rPr>
        <w:t>。</w:t>
      </w:r>
    </w:p>
    <w:p w14:paraId="5EDE4853" w14:textId="77777777" w:rsidR="00E846E6" w:rsidRDefault="005F2C71">
      <w:pPr>
        <w:pStyle w:val="4"/>
        <w:spacing w:before="0" w:after="120" w:line="360" w:lineRule="auto"/>
        <w:pPrChange w:id="798" w:author="付 安" w:date="2019-02-20T17:32:00Z">
          <w:pPr>
            <w:pStyle w:val="4"/>
            <w:spacing w:before="0" w:after="0" w:line="360" w:lineRule="auto"/>
          </w:pPr>
        </w:pPrChange>
      </w:pPr>
      <w:r>
        <w:rPr>
          <w:rFonts w:hint="eastAsia"/>
        </w:rPr>
        <w:t>2.2.5</w:t>
      </w:r>
      <w:r w:rsidR="005A76BC">
        <w:rPr>
          <w:rFonts w:hint="eastAsia"/>
        </w:rPr>
        <w:t>建立</w:t>
      </w:r>
      <w:r w:rsidR="003D2CC1" w:rsidRPr="003D2CC1">
        <w:rPr>
          <w:rFonts w:hint="eastAsia"/>
        </w:rPr>
        <w:t>基于程序代码和缺陷报告的软件安全漏洞检测与识别的统一框架</w:t>
      </w:r>
    </w:p>
    <w:p w14:paraId="10897A50" w14:textId="1F696C37" w:rsidR="000320CA" w:rsidRPr="000320CA" w:rsidRDefault="000320CA" w:rsidP="000320CA">
      <w:pPr>
        <w:snapToGrid w:val="0"/>
        <w:spacing w:line="360" w:lineRule="auto"/>
        <w:ind w:left="6" w:firstLineChars="200" w:firstLine="480"/>
        <w:rPr>
          <w:sz w:val="24"/>
          <w:szCs w:val="24"/>
        </w:rPr>
      </w:pPr>
      <w:r w:rsidRPr="000320CA">
        <w:rPr>
          <w:rFonts w:hint="eastAsia"/>
          <w:sz w:val="24"/>
          <w:szCs w:val="24"/>
        </w:rPr>
        <w:t>针对安全关键领域的智能软件系统对软件自身安全和信息安全要求较高的问题，为了辅助软件开发和维护人员快速识别隐藏在代码中的安全漏洞，并且辅</w:t>
      </w:r>
      <w:r w:rsidRPr="000320CA">
        <w:rPr>
          <w:rFonts w:hint="eastAsia"/>
          <w:sz w:val="24"/>
          <w:szCs w:val="24"/>
        </w:rPr>
        <w:lastRenderedPageBreak/>
        <w:t>助维护人员及时修复相关漏洞。</w:t>
      </w:r>
      <w:del w:id="799" w:author="付 安" w:date="2019-02-20T17:32:00Z">
        <w:r w:rsidRPr="000320CA" w:rsidDel="000129F0">
          <w:rPr>
            <w:rFonts w:hint="eastAsia"/>
            <w:sz w:val="24"/>
            <w:szCs w:val="24"/>
          </w:rPr>
          <w:delText>我们</w:delText>
        </w:r>
      </w:del>
      <w:ins w:id="800" w:author="付 安" w:date="2019-02-20T17:32:00Z">
        <w:r w:rsidR="000129F0">
          <w:rPr>
            <w:rFonts w:hint="eastAsia"/>
            <w:sz w:val="24"/>
            <w:szCs w:val="24"/>
          </w:rPr>
          <w:t>本课题</w:t>
        </w:r>
      </w:ins>
      <w:r w:rsidRPr="000320CA">
        <w:rPr>
          <w:rFonts w:hint="eastAsia"/>
          <w:sz w:val="24"/>
          <w:szCs w:val="24"/>
        </w:rPr>
        <w:t>拟结合自然语言处理、程序分析和深度学习技术开发一套自动化的代码安全漏洞检测与安全缺陷报告识别工具，代替人为制定相关规则检测代码安全漏洞，以及人工判定缺陷报告是否和安全相关，指导维护人员在软件测试的后期维护中及时消除安全漏洞，提高软件质量，保障软件安全，避免开发或维护人员因缺少安全领域知识而将软件安全漏洞漏报或者误报，给智能软件系统带来严重的安全隐患。具体目标如下：</w:t>
      </w:r>
    </w:p>
    <w:p w14:paraId="05260098" w14:textId="1FB9D669" w:rsidR="000320CA" w:rsidRPr="000320CA" w:rsidRDefault="000320CA" w:rsidP="000320CA">
      <w:pPr>
        <w:snapToGrid w:val="0"/>
        <w:spacing w:line="360" w:lineRule="auto"/>
        <w:ind w:left="6"/>
        <w:rPr>
          <w:sz w:val="24"/>
          <w:szCs w:val="24"/>
        </w:rPr>
      </w:pPr>
      <w:r w:rsidRPr="000320CA">
        <w:rPr>
          <w:rFonts w:hint="eastAsia"/>
          <w:sz w:val="24"/>
          <w:szCs w:val="24"/>
        </w:rPr>
        <w:t>（</w:t>
      </w:r>
      <w:r w:rsidRPr="000320CA">
        <w:rPr>
          <w:rFonts w:hint="eastAsia"/>
          <w:sz w:val="24"/>
          <w:szCs w:val="24"/>
        </w:rPr>
        <w:t>1</w:t>
      </w:r>
      <w:r w:rsidRPr="000320CA">
        <w:rPr>
          <w:rFonts w:hint="eastAsia"/>
          <w:sz w:val="24"/>
          <w:szCs w:val="24"/>
        </w:rPr>
        <w:t>）</w:t>
      </w:r>
      <w:r w:rsidRPr="000320CA">
        <w:rPr>
          <w:rFonts w:hint="eastAsia"/>
          <w:b/>
          <w:sz w:val="24"/>
          <w:szCs w:val="24"/>
        </w:rPr>
        <w:t>代码安全漏洞检测的目标</w:t>
      </w:r>
      <w:r w:rsidRPr="000320CA">
        <w:rPr>
          <w:rFonts w:hint="eastAsia"/>
          <w:sz w:val="24"/>
          <w:szCs w:val="24"/>
        </w:rPr>
        <w:t>：以往通过代码相似度计算以及模式匹配的方法会产生大量的误报，需要大量人工参与以降低误报，并且针对不同的安全漏洞需要制定不同的检测规则和策略，缺少统一适用的检测框架，因此</w:t>
      </w:r>
      <w:del w:id="801" w:author="付 安" w:date="2019-02-20T17:32:00Z">
        <w:r w:rsidRPr="000320CA" w:rsidDel="000129F0">
          <w:rPr>
            <w:rFonts w:hint="eastAsia"/>
            <w:sz w:val="24"/>
            <w:szCs w:val="24"/>
          </w:rPr>
          <w:delText>我们</w:delText>
        </w:r>
      </w:del>
      <w:ins w:id="802" w:author="付 安" w:date="2019-02-20T17:32:00Z">
        <w:r w:rsidR="000129F0">
          <w:rPr>
            <w:rFonts w:hint="eastAsia"/>
            <w:sz w:val="24"/>
            <w:szCs w:val="24"/>
          </w:rPr>
          <w:t>本课题</w:t>
        </w:r>
      </w:ins>
      <w:r w:rsidRPr="000320CA">
        <w:rPr>
          <w:rFonts w:hint="eastAsia"/>
          <w:sz w:val="24"/>
          <w:szCs w:val="24"/>
        </w:rPr>
        <w:t>的目标是通过搜集大量的安全漏洞模式、建立软件安全漏洞特征库，并结合程序分析和深度学习技术建立一个统一的安全漏洞检测框架，以预测代码是否含有某种指定类型的安全漏洞，在软件开发过程中保障代码的质量，提高软件自身的安全性。</w:t>
      </w:r>
    </w:p>
    <w:p w14:paraId="1DF17D2B" w14:textId="76B9B1D0" w:rsidR="000320CA" w:rsidRDefault="000320CA" w:rsidP="000320CA">
      <w:pPr>
        <w:snapToGrid w:val="0"/>
        <w:spacing w:line="360" w:lineRule="auto"/>
        <w:ind w:left="6"/>
        <w:rPr>
          <w:bCs/>
          <w:sz w:val="24"/>
          <w:szCs w:val="24"/>
        </w:rPr>
      </w:pPr>
      <w:r w:rsidRPr="000320CA">
        <w:rPr>
          <w:rFonts w:hint="eastAsia"/>
          <w:b/>
          <w:sz w:val="24"/>
          <w:szCs w:val="24"/>
        </w:rPr>
        <w:t>（</w:t>
      </w:r>
      <w:r w:rsidRPr="000320CA">
        <w:rPr>
          <w:b/>
          <w:sz w:val="24"/>
          <w:szCs w:val="24"/>
        </w:rPr>
        <w:t>2</w:t>
      </w:r>
      <w:r w:rsidRPr="000320CA">
        <w:rPr>
          <w:rFonts w:hint="eastAsia"/>
          <w:b/>
          <w:sz w:val="24"/>
          <w:szCs w:val="24"/>
        </w:rPr>
        <w:t>）安全缺陷报告识别的目标</w:t>
      </w:r>
      <w:r w:rsidRPr="000320CA">
        <w:rPr>
          <w:b/>
          <w:sz w:val="24"/>
          <w:szCs w:val="24"/>
        </w:rPr>
        <w:t>：</w:t>
      </w:r>
      <w:r w:rsidRPr="000320CA">
        <w:rPr>
          <w:rFonts w:hint="eastAsia"/>
          <w:sz w:val="24"/>
          <w:szCs w:val="24"/>
        </w:rPr>
        <w:t>智能软件系统的复杂性，使得软件开发和测试通常都是团队合作完成的，每个开发人员和测试人员都可能在开发和测试的过程中提交大量的缺陷报告，由于软件测试的充分性难以保证，即使软件已经被发布，用户在使用软件的过程中也可能发现一些与安全相关的缺陷，这些缺陷往往也是以缺陷报告的形式提交到缺陷追踪系统中的，这些缺陷一旦被发现，必须被及时修复和打补丁，否则将有可能给恶意攻击者以可乘之机，然而以人工的方式从这些大量的缺陷报告中快速准确地识别需要优先修复的安全相关的缺陷报告，是非常困难的，因此</w:t>
      </w:r>
      <w:del w:id="803" w:author="付 安" w:date="2019-02-20T17:32:00Z">
        <w:r w:rsidRPr="000320CA" w:rsidDel="000129F0">
          <w:rPr>
            <w:rFonts w:hint="eastAsia"/>
            <w:sz w:val="24"/>
            <w:szCs w:val="24"/>
          </w:rPr>
          <w:delText>我们</w:delText>
        </w:r>
      </w:del>
      <w:ins w:id="804" w:author="付 安" w:date="2019-02-20T17:32:00Z">
        <w:r w:rsidR="000129F0">
          <w:rPr>
            <w:rFonts w:hint="eastAsia"/>
            <w:sz w:val="24"/>
            <w:szCs w:val="24"/>
          </w:rPr>
          <w:t>本课题</w:t>
        </w:r>
      </w:ins>
      <w:r w:rsidRPr="000320CA">
        <w:rPr>
          <w:rFonts w:hint="eastAsia"/>
          <w:sz w:val="24"/>
          <w:szCs w:val="24"/>
        </w:rPr>
        <w:t>的目标是能够借助软件仓库的历史信息并结合自然语言处理和数据挖掘技术从</w:t>
      </w:r>
      <w:r w:rsidRPr="000320CA">
        <w:rPr>
          <w:sz w:val="24"/>
          <w:szCs w:val="24"/>
        </w:rPr>
        <w:t>大量</w:t>
      </w:r>
      <w:r w:rsidRPr="000320CA">
        <w:rPr>
          <w:rFonts w:hint="eastAsia"/>
          <w:sz w:val="24"/>
          <w:szCs w:val="24"/>
        </w:rPr>
        <w:t>的</w:t>
      </w:r>
      <w:r w:rsidRPr="000320CA">
        <w:rPr>
          <w:sz w:val="24"/>
          <w:szCs w:val="24"/>
        </w:rPr>
        <w:t>缺陷报告中有效识别安全相关的缺陷报告</w:t>
      </w:r>
      <w:r w:rsidRPr="000320CA">
        <w:rPr>
          <w:rFonts w:hint="eastAsia"/>
          <w:sz w:val="24"/>
          <w:szCs w:val="24"/>
        </w:rPr>
        <w:t>，提高安全缺陷报告识别的召回率，避免安全缺陷被误识别为</w:t>
      </w:r>
      <w:proofErr w:type="gramStart"/>
      <w:r w:rsidRPr="000320CA">
        <w:rPr>
          <w:rFonts w:hint="eastAsia"/>
          <w:sz w:val="24"/>
          <w:szCs w:val="24"/>
        </w:rPr>
        <w:t>非安全</w:t>
      </w:r>
      <w:proofErr w:type="gramEnd"/>
      <w:r w:rsidRPr="000320CA">
        <w:rPr>
          <w:rFonts w:hint="eastAsia"/>
          <w:sz w:val="24"/>
          <w:szCs w:val="24"/>
        </w:rPr>
        <w:t>缺陷</w:t>
      </w:r>
      <w:r w:rsidR="002A6D0B">
        <w:rPr>
          <w:rFonts w:hint="eastAsia"/>
          <w:sz w:val="24"/>
          <w:szCs w:val="24"/>
        </w:rPr>
        <w:t>而导致</w:t>
      </w:r>
      <w:r w:rsidRPr="000320CA">
        <w:rPr>
          <w:rFonts w:hint="eastAsia"/>
          <w:sz w:val="24"/>
          <w:szCs w:val="24"/>
        </w:rPr>
        <w:t>软件安全隐患</w:t>
      </w:r>
      <w:r w:rsidRPr="000320CA">
        <w:rPr>
          <w:rFonts w:hint="eastAsia"/>
          <w:bCs/>
          <w:sz w:val="24"/>
          <w:szCs w:val="24"/>
        </w:rPr>
        <w:t>。</w:t>
      </w:r>
    </w:p>
    <w:p w14:paraId="545BAC11" w14:textId="77777777" w:rsidR="00E846E6" w:rsidRDefault="005F2C71" w:rsidP="000320CA">
      <w:pPr>
        <w:snapToGrid w:val="0"/>
        <w:spacing w:line="360" w:lineRule="auto"/>
        <w:ind w:left="6"/>
        <w:rPr>
          <w:rFonts w:ascii="Arial" w:hAnsi="Arial" w:cs="Arial"/>
          <w:b/>
          <w:bCs/>
          <w:color w:val="191919"/>
          <w:sz w:val="24"/>
          <w:szCs w:val="24"/>
          <w:shd w:val="clear" w:color="auto" w:fill="FFFFFF"/>
        </w:rPr>
      </w:pPr>
      <w:r>
        <w:rPr>
          <w:rFonts w:ascii="Arial" w:hAnsi="Arial" w:cs="Arial" w:hint="eastAsia"/>
          <w:b/>
          <w:bCs/>
          <w:color w:val="191919"/>
          <w:sz w:val="24"/>
          <w:szCs w:val="24"/>
          <w:shd w:val="clear" w:color="auto" w:fill="FFFFFF"/>
        </w:rPr>
        <w:t>（</w:t>
      </w:r>
      <w:r>
        <w:rPr>
          <w:rFonts w:ascii="Arial" w:hAnsi="Arial" w:cs="Arial" w:hint="eastAsia"/>
          <w:b/>
          <w:bCs/>
          <w:color w:val="191919"/>
          <w:sz w:val="24"/>
          <w:szCs w:val="24"/>
          <w:shd w:val="clear" w:color="auto" w:fill="FFFFFF"/>
        </w:rPr>
        <w:t>3</w:t>
      </w:r>
      <w:r>
        <w:rPr>
          <w:rFonts w:ascii="Arial" w:hAnsi="Arial" w:cs="Arial" w:hint="eastAsia"/>
          <w:b/>
          <w:bCs/>
          <w:color w:val="191919"/>
          <w:sz w:val="24"/>
          <w:szCs w:val="24"/>
          <w:shd w:val="clear" w:color="auto" w:fill="FFFFFF"/>
        </w:rPr>
        <w:t>）构建完善的智能软件历史故障库：</w:t>
      </w:r>
      <w:r>
        <w:rPr>
          <w:rFonts w:ascii="Arial" w:hAnsi="Arial" w:cs="Arial" w:hint="eastAsia"/>
          <w:color w:val="191919"/>
          <w:sz w:val="24"/>
          <w:szCs w:val="24"/>
          <w:shd w:val="clear" w:color="auto" w:fill="FFFFFF"/>
        </w:rPr>
        <w:t>“前事不忘，后事之师”，</w:t>
      </w:r>
      <w:r w:rsidR="009A4D4E" w:rsidRPr="009A4D4E">
        <w:rPr>
          <w:rFonts w:ascii="Arial" w:hAnsi="Arial" w:cs="Arial" w:hint="eastAsia"/>
          <w:color w:val="191919"/>
          <w:sz w:val="24"/>
          <w:szCs w:val="24"/>
          <w:shd w:val="clear" w:color="auto" w:fill="FFFFFF"/>
        </w:rPr>
        <w:t>历史故障</w:t>
      </w:r>
      <w:proofErr w:type="gramStart"/>
      <w:r w:rsidR="009A4D4E" w:rsidRPr="009A4D4E">
        <w:rPr>
          <w:rFonts w:ascii="Arial" w:hAnsi="Arial" w:cs="Arial" w:hint="eastAsia"/>
          <w:color w:val="191919"/>
          <w:sz w:val="24"/>
          <w:szCs w:val="24"/>
          <w:shd w:val="clear" w:color="auto" w:fill="FFFFFF"/>
        </w:rPr>
        <w:t>库记录</w:t>
      </w:r>
      <w:proofErr w:type="gramEnd"/>
      <w:r w:rsidR="009A4D4E" w:rsidRPr="009A4D4E">
        <w:rPr>
          <w:rFonts w:ascii="Arial" w:hAnsi="Arial" w:cs="Arial" w:hint="eastAsia"/>
          <w:color w:val="191919"/>
          <w:sz w:val="24"/>
          <w:szCs w:val="24"/>
          <w:shd w:val="clear" w:color="auto" w:fill="FFFFFF"/>
        </w:rPr>
        <w:t>了智能软件的历史故障及其修复信息，这些信息有助于指导测试人员重点关注那些易出错以及频繁出错的模块，并且根据这些信息可以辅助安全工程师准确识别安全相关的缺陷，避免测试人员在故障诊断上浪费多余精力，避免在安全缺陷识别上出现误判和漏判，提升测试人员的故障诊断能力和效率，还可以为维护人员修复同类故障提供参考。</w:t>
      </w:r>
    </w:p>
    <w:p w14:paraId="5BE4F306" w14:textId="77777777" w:rsidR="00E846E6" w:rsidRDefault="005F2C71">
      <w:pPr>
        <w:pStyle w:val="4"/>
        <w:spacing w:before="0" w:after="0" w:line="360" w:lineRule="auto"/>
      </w:pPr>
      <w:r>
        <w:rPr>
          <w:rFonts w:hint="eastAsia"/>
        </w:rPr>
        <w:lastRenderedPageBreak/>
        <w:t>2.2.6</w:t>
      </w:r>
      <w:r>
        <w:rPr>
          <w:rFonts w:hint="eastAsia"/>
        </w:rPr>
        <w:t>建立数据驱动式的回归测试理论体系</w:t>
      </w:r>
    </w:p>
    <w:p w14:paraId="794C07C4" w14:textId="66A66DCF" w:rsidR="00E846E6" w:rsidRDefault="005F2C71">
      <w:pPr>
        <w:spacing w:line="360" w:lineRule="auto"/>
        <w:ind w:firstLine="420"/>
        <w:rPr>
          <w:rFonts w:ascii="宋体" w:cs="宋体"/>
          <w:sz w:val="24"/>
          <w:szCs w:val="24"/>
        </w:rPr>
      </w:pPr>
      <w:del w:id="805" w:author="付 安" w:date="2019-02-20T17:32:00Z">
        <w:r w:rsidDel="000129F0">
          <w:rPr>
            <w:rFonts w:ascii="宋体" w:cs="宋体" w:hint="eastAsia"/>
            <w:sz w:val="24"/>
            <w:szCs w:val="24"/>
          </w:rPr>
          <w:delText>我们</w:delText>
        </w:r>
      </w:del>
      <w:ins w:id="806" w:author="付 安" w:date="2019-02-20T17:32:00Z">
        <w:r w:rsidR="000129F0">
          <w:rPr>
            <w:rFonts w:ascii="宋体" w:cs="宋体" w:hint="eastAsia"/>
            <w:sz w:val="24"/>
            <w:szCs w:val="24"/>
          </w:rPr>
          <w:t>本课题</w:t>
        </w:r>
      </w:ins>
      <w:r>
        <w:rPr>
          <w:rFonts w:ascii="宋体" w:cs="宋体" w:hint="eastAsia"/>
          <w:sz w:val="24"/>
          <w:szCs w:val="24"/>
        </w:rPr>
        <w:t>拟建立一套完整的数据驱动式测试理论体系，对于软件生命周期中产生的数据和软件测试过程中产生的一系列数据，都作为数据驱动式测试方法的输入，进而建立集数据采集、数据筛选、数据处理、数据存储、数据挖掘、数据预测等诸多方法为一体的测试理论体系，提取出与软件质量及测试相关的内容进而丰富数据驱动式测试技术，完善智能软件测试框架，提升智能软件测试能力。具体研究目标如下：</w:t>
      </w:r>
    </w:p>
    <w:p w14:paraId="74D2DB31" w14:textId="77777777" w:rsidR="00E846E6" w:rsidRDefault="005F2C71">
      <w:pPr>
        <w:snapToGrid w:val="0"/>
        <w:spacing w:line="360" w:lineRule="auto"/>
        <w:ind w:left="6"/>
        <w:rPr>
          <w:rFonts w:asciiTheme="minorEastAsia" w:eastAsiaTheme="minorEastAsia" w:hAnsiTheme="minorEastAsia" w:cstheme="minorEastAsia"/>
          <w:b/>
          <w:bCs/>
          <w:sz w:val="24"/>
          <w:szCs w:val="24"/>
        </w:rPr>
      </w:pPr>
      <w:r>
        <w:rPr>
          <w:rFonts w:ascii="宋体" w:hAnsi="宋体" w:hint="eastAsia"/>
          <w:b/>
          <w:sz w:val="24"/>
          <w:szCs w:val="24"/>
        </w:rPr>
        <w:t>（1）建立高效的数据预处理流程</w:t>
      </w:r>
      <w:r>
        <w:rPr>
          <w:b/>
          <w:sz w:val="24"/>
          <w:szCs w:val="24"/>
        </w:rPr>
        <w:t>：</w:t>
      </w:r>
      <w:r>
        <w:rPr>
          <w:rFonts w:hint="eastAsia"/>
          <w:bCs/>
          <w:sz w:val="24"/>
          <w:szCs w:val="24"/>
        </w:rPr>
        <w:t>该流程可对软件生命周期及测试过程产生的数据进行采集与筛选，构建数据价值密度指标，对海量数据的价值密度及可挖掘程度进行细致刻画，剔除无效扰动信息，保留高价值数据，存入数据库，并将不规则的文本信息规范化成可直接利用的数据信息。</w:t>
      </w:r>
    </w:p>
    <w:p w14:paraId="582FE3B5" w14:textId="77777777" w:rsidR="00E846E6" w:rsidRDefault="005F2C71">
      <w:pPr>
        <w:snapToGrid w:val="0"/>
        <w:spacing w:line="360" w:lineRule="auto"/>
        <w:ind w:left="6"/>
        <w:rPr>
          <w:rFonts w:asciiTheme="minorEastAsia" w:eastAsiaTheme="minorEastAsia" w:hAnsiTheme="minorEastAsia" w:cstheme="minorEastAsia"/>
          <w:b/>
          <w:bCs/>
          <w:sz w:val="24"/>
          <w:szCs w:val="24"/>
        </w:rPr>
      </w:pPr>
      <w:r>
        <w:rPr>
          <w:rFonts w:hint="eastAsia"/>
          <w:b/>
          <w:bCs/>
          <w:sz w:val="24"/>
          <w:szCs w:val="24"/>
        </w:rPr>
        <w:t>（</w:t>
      </w:r>
      <w:r>
        <w:rPr>
          <w:rFonts w:hint="eastAsia"/>
          <w:b/>
          <w:bCs/>
          <w:sz w:val="24"/>
          <w:szCs w:val="24"/>
        </w:rPr>
        <w:t>2</w:t>
      </w:r>
      <w:r>
        <w:rPr>
          <w:rFonts w:hint="eastAsia"/>
          <w:b/>
          <w:bCs/>
          <w:sz w:val="24"/>
          <w:szCs w:val="24"/>
        </w:rPr>
        <w:t>）提出基于数据挖掘的数据处理方法集：</w:t>
      </w:r>
      <w:r>
        <w:rPr>
          <w:rFonts w:hint="eastAsia"/>
          <w:sz w:val="24"/>
          <w:szCs w:val="24"/>
        </w:rPr>
        <w:t>该方法集可提取数据集智能蕴含的数据价值，构建合适的数据模型并应用适合的挖掘技术，对于每一类数据类型，都有相应的高效的数据处理方式。</w:t>
      </w:r>
    </w:p>
    <w:p w14:paraId="403F68CD" w14:textId="77777777" w:rsidR="00E846E6" w:rsidRDefault="005F2C71">
      <w:pPr>
        <w:snapToGrid w:val="0"/>
        <w:spacing w:line="360" w:lineRule="auto"/>
        <w:ind w:left="6"/>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（3）制定数据驱动式的测试框架：</w:t>
      </w:r>
      <w:r>
        <w:rPr>
          <w:rFonts w:asciiTheme="minorEastAsia" w:eastAsiaTheme="minorEastAsia" w:hAnsiTheme="minorEastAsia" w:cstheme="minorEastAsia" w:hint="eastAsia"/>
          <w:sz w:val="24"/>
          <w:szCs w:val="24"/>
        </w:rPr>
        <w:t>该测试框架可利用数据挖掘技术提取潜在的数据信息</w:t>
      </w:r>
      <w:r>
        <w:rPr>
          <w:rFonts w:ascii="宋体" w:cs="宋体" w:hint="eastAsia"/>
          <w:sz w:val="24"/>
          <w:szCs w:val="24"/>
        </w:rPr>
        <w:t>，指导测试人员进行高效的回归测试，</w:t>
      </w:r>
      <w:proofErr w:type="gramStart"/>
      <w:r>
        <w:rPr>
          <w:rFonts w:ascii="宋体" w:cs="宋体" w:hint="eastAsia"/>
          <w:sz w:val="24"/>
          <w:szCs w:val="24"/>
        </w:rPr>
        <w:t>对之前</w:t>
      </w:r>
      <w:proofErr w:type="gramEnd"/>
      <w:r>
        <w:rPr>
          <w:rFonts w:ascii="宋体" w:cs="宋体" w:hint="eastAsia"/>
          <w:sz w:val="24"/>
          <w:szCs w:val="24"/>
        </w:rPr>
        <w:t>的测试阶段进行重新改进与优化，从而达到对智能软件的高效测试。具体包括测试模型的改进、生成算法的优化、判定策略的完善和故障诊断与定位能力提升。</w:t>
      </w:r>
    </w:p>
    <w:p w14:paraId="5BA45657" w14:textId="77777777" w:rsidR="00E846E6" w:rsidRDefault="005F2C71">
      <w:pPr>
        <w:pStyle w:val="3"/>
        <w:spacing w:before="0" w:after="0" w:line="360" w:lineRule="auto"/>
        <w:rPr>
          <w:color w:val="0070C0"/>
        </w:rPr>
      </w:pPr>
      <w:r>
        <w:rPr>
          <w:color w:val="0070C0"/>
        </w:rPr>
        <w:t>2.</w:t>
      </w:r>
      <w:r>
        <w:rPr>
          <w:rFonts w:hint="eastAsia"/>
          <w:color w:val="0070C0"/>
        </w:rPr>
        <w:t>3</w:t>
      </w:r>
      <w:r>
        <w:rPr>
          <w:color w:val="0070C0"/>
        </w:rPr>
        <w:t xml:space="preserve"> </w:t>
      </w:r>
      <w:r>
        <w:rPr>
          <w:rFonts w:hint="eastAsia"/>
          <w:color w:val="0070C0"/>
        </w:rPr>
        <w:t>拟解决的关键科学问题</w:t>
      </w:r>
    </w:p>
    <w:p w14:paraId="4A912797" w14:textId="77777777" w:rsidR="00E846E6" w:rsidRDefault="005F2C71">
      <w:pPr>
        <w:pStyle w:val="4"/>
        <w:spacing w:before="0" w:after="120" w:line="360" w:lineRule="auto"/>
        <w:pPrChange w:id="807" w:author="付 安" w:date="2019-02-20T17:33:00Z">
          <w:pPr>
            <w:pStyle w:val="4"/>
            <w:spacing w:before="0" w:after="0" w:line="360" w:lineRule="auto"/>
          </w:pPr>
        </w:pPrChange>
      </w:pPr>
      <w:r>
        <w:rPr>
          <w:rFonts w:hint="eastAsia"/>
        </w:rPr>
        <w:t>2.3.1</w:t>
      </w:r>
      <w:r>
        <w:rPr>
          <w:rFonts w:hint="eastAsia"/>
        </w:rPr>
        <w:t>智能软件测试科学建模问题</w:t>
      </w:r>
    </w:p>
    <w:p w14:paraId="3DA8997B" w14:textId="77777777" w:rsidR="00E846E6" w:rsidRDefault="005F2C71">
      <w:pPr>
        <w:snapToGrid w:val="0"/>
        <w:spacing w:line="360" w:lineRule="auto"/>
        <w:ind w:firstLineChars="196" w:firstLine="470"/>
        <w:rPr>
          <w:rFonts w:asciiTheme="minorEastAsia" w:eastAsiaTheme="minorEastAsia" w:hAnsiTheme="minorEastAsia" w:cstheme="minorEastAsia"/>
          <w:sz w:val="24"/>
          <w:szCs w:val="24"/>
        </w:rPr>
      </w:pPr>
      <w:r>
        <w:rPr>
          <w:rFonts w:asciiTheme="minorEastAsia" w:eastAsiaTheme="minorEastAsia" w:hAnsiTheme="minorEastAsia" w:cstheme="minorEastAsia"/>
          <w:sz w:val="24"/>
          <w:szCs w:val="24"/>
        </w:rPr>
        <w:t>模型是测试的依据</w:t>
      </w:r>
      <w:r>
        <w:rPr>
          <w:rFonts w:asciiTheme="minorEastAsia" w:eastAsiaTheme="minorEastAsia" w:hAnsiTheme="minorEastAsia" w:cstheme="minorEastAsia" w:hint="eastAsia"/>
          <w:sz w:val="24"/>
          <w:szCs w:val="24"/>
        </w:rPr>
        <w:t>、</w:t>
      </w:r>
      <w:r>
        <w:rPr>
          <w:rFonts w:asciiTheme="minorEastAsia" w:eastAsiaTheme="minorEastAsia" w:hAnsiTheme="minorEastAsia" w:cstheme="minorEastAsia"/>
          <w:sz w:val="24"/>
          <w:szCs w:val="24"/>
        </w:rPr>
        <w:t>出发点和归宿</w:t>
      </w:r>
      <w:r>
        <w:rPr>
          <w:rFonts w:asciiTheme="minorEastAsia" w:eastAsiaTheme="minorEastAsia" w:hAnsiTheme="minorEastAsia" w:cstheme="minorEastAsia" w:hint="eastAsia"/>
          <w:sz w:val="24"/>
          <w:szCs w:val="24"/>
        </w:rPr>
        <w:t>，</w:t>
      </w:r>
      <w:r>
        <w:rPr>
          <w:rFonts w:asciiTheme="minorEastAsia" w:eastAsiaTheme="minorEastAsia" w:hAnsiTheme="minorEastAsia" w:cstheme="minorEastAsia"/>
          <w:sz w:val="24"/>
          <w:szCs w:val="24"/>
        </w:rPr>
        <w:t>正确的模型是测试效果的保障</w:t>
      </w:r>
      <w:r>
        <w:rPr>
          <w:rFonts w:asciiTheme="minorEastAsia" w:eastAsiaTheme="minorEastAsia" w:hAnsiTheme="minorEastAsia" w:cstheme="minorEastAsia" w:hint="eastAsia"/>
          <w:sz w:val="24"/>
          <w:szCs w:val="24"/>
        </w:rPr>
        <w:t>，</w:t>
      </w:r>
      <w:r>
        <w:rPr>
          <w:rFonts w:asciiTheme="minorEastAsia" w:eastAsiaTheme="minorEastAsia" w:hAnsiTheme="minorEastAsia" w:cstheme="minorEastAsia"/>
          <w:sz w:val="24"/>
          <w:szCs w:val="24"/>
        </w:rPr>
        <w:t>所以</w:t>
      </w:r>
      <w:r>
        <w:rPr>
          <w:rFonts w:asciiTheme="minorEastAsia" w:eastAsiaTheme="minorEastAsia" w:hAnsiTheme="minorEastAsia" w:cstheme="minorEastAsia" w:hint="eastAsia"/>
          <w:sz w:val="24"/>
          <w:szCs w:val="24"/>
        </w:rPr>
        <w:t>，</w:t>
      </w:r>
      <w:r>
        <w:rPr>
          <w:rFonts w:asciiTheme="minorEastAsia" w:eastAsiaTheme="minorEastAsia" w:hAnsiTheme="minorEastAsia" w:cstheme="minorEastAsia"/>
          <w:sz w:val="24"/>
          <w:szCs w:val="24"/>
        </w:rPr>
        <w:t>科学建模是智能软件系统测试的需要解决的首要问题</w:t>
      </w:r>
      <w:r>
        <w:rPr>
          <w:rFonts w:asciiTheme="minorEastAsia" w:eastAsiaTheme="minorEastAsia" w:hAnsiTheme="minorEastAsia" w:cstheme="minorEastAsia" w:hint="eastAsia"/>
          <w:sz w:val="24"/>
          <w:szCs w:val="24"/>
        </w:rPr>
        <w:t>。</w:t>
      </w:r>
    </w:p>
    <w:p w14:paraId="0814E46B" w14:textId="77777777" w:rsidR="00E846E6" w:rsidRDefault="005F2C71">
      <w:pPr>
        <w:snapToGrid w:val="0"/>
        <w:spacing w:line="360" w:lineRule="auto"/>
        <w:ind w:firstLineChars="196" w:firstLine="47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传统软件测试领域已经存在一部分测试建模的相关研究工作，但智能软件具有</w:t>
      </w:r>
      <w:r>
        <w:rPr>
          <w:bCs/>
          <w:sz w:val="24"/>
          <w:szCs w:val="24"/>
        </w:rPr>
        <w:t>数据处理层级化、决策逻辑不受控、系统输出难以验证</w:t>
      </w:r>
      <w:r>
        <w:rPr>
          <w:rFonts w:hint="eastAsia"/>
          <w:bCs/>
          <w:sz w:val="24"/>
          <w:szCs w:val="24"/>
        </w:rPr>
        <w:t>等特点，且实际运行成本较高，传统的软件测试建模技术不能完全照搬照用。智能软件的测试建模问题具体包括</w:t>
      </w:r>
      <w:r>
        <w:rPr>
          <w:rFonts w:asciiTheme="minorEastAsia" w:eastAsiaTheme="minorEastAsia" w:hAnsiTheme="minorEastAsia" w:cstheme="minorEastAsia" w:hint="eastAsia"/>
          <w:sz w:val="24"/>
          <w:szCs w:val="24"/>
        </w:rPr>
        <w:t>如何对智能软件进行模块整合，对功能模块抽象化处理，如何搭建科学的测试模拟平台，如何建立完备的智能软件模型库，如何构建科学的描述方式，精确的刻画待测任务等子问题。</w:t>
      </w:r>
    </w:p>
    <w:p w14:paraId="248BA375" w14:textId="77777777" w:rsidR="00E846E6" w:rsidRDefault="005F2C71">
      <w:pPr>
        <w:pStyle w:val="4"/>
        <w:spacing w:before="0" w:after="120" w:line="360" w:lineRule="auto"/>
        <w:pPrChange w:id="808" w:author="付 安" w:date="2019-02-20T17:33:00Z">
          <w:pPr>
            <w:pStyle w:val="4"/>
            <w:spacing w:before="0" w:after="0" w:line="360" w:lineRule="auto"/>
          </w:pPr>
        </w:pPrChange>
      </w:pPr>
      <w:r>
        <w:rPr>
          <w:rFonts w:hint="eastAsia"/>
        </w:rPr>
        <w:lastRenderedPageBreak/>
        <w:t>2.3.2</w:t>
      </w:r>
      <w:r>
        <w:rPr>
          <w:rFonts w:hint="eastAsia"/>
        </w:rPr>
        <w:t>智能软件测试用例生成与优化问题</w:t>
      </w:r>
    </w:p>
    <w:p w14:paraId="1C0A7707" w14:textId="09EFA05C" w:rsidR="00E846E6" w:rsidRDefault="005F2C71">
      <w:pPr>
        <w:snapToGrid w:val="0"/>
        <w:spacing w:line="360" w:lineRule="auto"/>
        <w:ind w:firstLineChars="196" w:firstLine="47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测试用例的生成问题是软件测试领域关键问题之一，</w:t>
      </w:r>
      <w:del w:id="809" w:author="phantom Dai" w:date="2019-02-21T23:19:00Z">
        <w:r w:rsidDel="00FE5310">
          <w:rPr>
            <w:rFonts w:asciiTheme="minorEastAsia" w:eastAsiaTheme="minorEastAsia" w:hAnsiTheme="minorEastAsia" w:cstheme="minorEastAsia" w:hint="eastAsia"/>
            <w:sz w:val="24"/>
            <w:szCs w:val="24"/>
          </w:rPr>
          <w:delText>对于</w:delText>
        </w:r>
      </w:del>
      <w:ins w:id="810" w:author="phantom Dai" w:date="2019-02-21T23:19:00Z">
        <w:r w:rsidR="00FE5310">
          <w:rPr>
            <w:rFonts w:asciiTheme="minorEastAsia" w:eastAsiaTheme="minorEastAsia" w:hAnsiTheme="minorEastAsia" w:cstheme="minorEastAsia" w:hint="eastAsia"/>
            <w:sz w:val="24"/>
            <w:szCs w:val="24"/>
          </w:rPr>
          <w:t>在</w:t>
        </w:r>
      </w:ins>
      <w:r>
        <w:rPr>
          <w:rFonts w:asciiTheme="minorEastAsia" w:eastAsiaTheme="minorEastAsia" w:hAnsiTheme="minorEastAsia" w:cstheme="minorEastAsia" w:hint="eastAsia"/>
          <w:sz w:val="24"/>
          <w:szCs w:val="24"/>
        </w:rPr>
        <w:t>智能软件</w:t>
      </w:r>
      <w:ins w:id="811" w:author="phantom Dai" w:date="2019-02-21T23:19:00Z">
        <w:r w:rsidR="00FE5310">
          <w:rPr>
            <w:rFonts w:asciiTheme="minorEastAsia" w:eastAsiaTheme="minorEastAsia" w:hAnsiTheme="minorEastAsia" w:cstheme="minorEastAsia" w:hint="eastAsia"/>
            <w:sz w:val="24"/>
            <w:szCs w:val="24"/>
          </w:rPr>
          <w:t>测试中</w:t>
        </w:r>
      </w:ins>
      <w:del w:id="812" w:author="phantom Dai" w:date="2019-02-21T23:19:00Z">
        <w:r w:rsidDel="00FE5310">
          <w:rPr>
            <w:rFonts w:asciiTheme="minorEastAsia" w:eastAsiaTheme="minorEastAsia" w:hAnsiTheme="minorEastAsia" w:cstheme="minorEastAsia" w:hint="eastAsia"/>
            <w:sz w:val="24"/>
            <w:szCs w:val="24"/>
          </w:rPr>
          <w:delText>而言</w:delText>
        </w:r>
      </w:del>
      <w:r>
        <w:rPr>
          <w:rFonts w:asciiTheme="minorEastAsia" w:eastAsiaTheme="minorEastAsia" w:hAnsiTheme="minorEastAsia" w:cstheme="minorEastAsia" w:hint="eastAsia"/>
          <w:sz w:val="24"/>
          <w:szCs w:val="24"/>
        </w:rPr>
        <w:t>，用例的生成算法在借鉴传统软件测试领域已有算法的同时，也需要基于场景与模型进行动态调整优化。</w:t>
      </w:r>
      <w:del w:id="813" w:author="phantom Dai" w:date="2019-02-21T23:19:00Z">
        <w:r w:rsidDel="00FE5310">
          <w:rPr>
            <w:rFonts w:asciiTheme="minorEastAsia" w:eastAsiaTheme="minorEastAsia" w:hAnsiTheme="minorEastAsia" w:cstheme="minorEastAsia" w:hint="eastAsia"/>
            <w:sz w:val="24"/>
            <w:szCs w:val="24"/>
          </w:rPr>
          <w:delText>所以</w:delText>
        </w:r>
      </w:del>
      <w:del w:id="814" w:author="付 安" w:date="2019-02-20T17:32:00Z">
        <w:r w:rsidDel="000129F0">
          <w:rPr>
            <w:rFonts w:asciiTheme="minorEastAsia" w:eastAsiaTheme="minorEastAsia" w:hAnsiTheme="minorEastAsia" w:cstheme="minorEastAsia" w:hint="eastAsia"/>
            <w:sz w:val="24"/>
            <w:szCs w:val="24"/>
          </w:rPr>
          <w:delText>我们</w:delText>
        </w:r>
      </w:del>
      <w:ins w:id="815" w:author="付 安" w:date="2019-02-20T17:32:00Z">
        <w:r w:rsidR="000129F0">
          <w:rPr>
            <w:rFonts w:asciiTheme="minorEastAsia" w:eastAsiaTheme="minorEastAsia" w:hAnsiTheme="minorEastAsia" w:cstheme="minorEastAsia" w:hint="eastAsia"/>
            <w:sz w:val="24"/>
            <w:szCs w:val="24"/>
          </w:rPr>
          <w:t>本课题</w:t>
        </w:r>
      </w:ins>
      <w:r>
        <w:rPr>
          <w:rFonts w:asciiTheme="minorEastAsia" w:eastAsiaTheme="minorEastAsia" w:hAnsiTheme="minorEastAsia" w:cstheme="minorEastAsia" w:hint="eastAsia"/>
          <w:sz w:val="24"/>
          <w:szCs w:val="24"/>
        </w:rPr>
        <w:t>需要考虑在已有的生成算法的基础上，如何基于对智能软件的场景和模型分析，构建测试用例生成算法框架？如何调整相应的生成策略，对智能软件中遗漏的场景或模型中缺失的部分进行充分性测试？如何保证生成的测试用例</w:t>
      </w:r>
      <w:proofErr w:type="gramStart"/>
      <w:r>
        <w:rPr>
          <w:rFonts w:asciiTheme="minorEastAsia" w:eastAsiaTheme="minorEastAsia" w:hAnsiTheme="minorEastAsia" w:cstheme="minorEastAsia" w:hint="eastAsia"/>
          <w:sz w:val="24"/>
          <w:szCs w:val="24"/>
        </w:rPr>
        <w:t>集具有</w:t>
      </w:r>
      <w:proofErr w:type="gramEnd"/>
      <w:r>
        <w:rPr>
          <w:rFonts w:asciiTheme="minorEastAsia" w:eastAsiaTheme="minorEastAsia" w:hAnsiTheme="minorEastAsia" w:cstheme="minorEastAsia" w:hint="eastAsia"/>
          <w:sz w:val="24"/>
          <w:szCs w:val="24"/>
        </w:rPr>
        <w:t>代表性、充分性、高效性、可执行性与可判定性等特征？</w:t>
      </w:r>
    </w:p>
    <w:p w14:paraId="588511DF" w14:textId="05CF846D" w:rsidR="00E846E6" w:rsidRDefault="005F2C71">
      <w:pPr>
        <w:snapToGrid w:val="0"/>
        <w:spacing w:line="360" w:lineRule="auto"/>
        <w:ind w:firstLineChars="196" w:firstLine="47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智能软件测试用例的优化问题指如何在不影响测试效果的基础上删减一批无效或冗余测试用例以及如何通过改变用例执行顺序，尽快的揭示软件安全故障的问题。</w:t>
      </w:r>
      <w:del w:id="816" w:author="付 安" w:date="2019-02-20T17:32:00Z">
        <w:r w:rsidDel="000129F0">
          <w:rPr>
            <w:rFonts w:asciiTheme="minorEastAsia" w:eastAsiaTheme="minorEastAsia" w:hAnsiTheme="minorEastAsia" w:cstheme="minorEastAsia" w:hint="eastAsia"/>
            <w:sz w:val="24"/>
            <w:szCs w:val="24"/>
          </w:rPr>
          <w:delText>我们</w:delText>
        </w:r>
      </w:del>
      <w:ins w:id="817" w:author="付 安" w:date="2019-02-20T17:32:00Z">
        <w:r w:rsidR="000129F0">
          <w:rPr>
            <w:rFonts w:asciiTheme="minorEastAsia" w:eastAsiaTheme="minorEastAsia" w:hAnsiTheme="minorEastAsia" w:cstheme="minorEastAsia" w:hint="eastAsia"/>
            <w:sz w:val="24"/>
            <w:szCs w:val="24"/>
          </w:rPr>
          <w:t>本课题</w:t>
        </w:r>
      </w:ins>
      <w:r>
        <w:rPr>
          <w:rFonts w:asciiTheme="minorEastAsia" w:eastAsiaTheme="minorEastAsia" w:hAnsiTheme="minorEastAsia" w:cstheme="minorEastAsia" w:hint="eastAsia"/>
          <w:sz w:val="24"/>
          <w:szCs w:val="24"/>
        </w:rPr>
        <w:t>需要考虑测试用例无效或冗余的标准是怎么样的？什么样的用例是无效的或冗余的？无效或冗余的条件是什么样的？这些问题需要</w:t>
      </w:r>
      <w:del w:id="818" w:author="付 安" w:date="2019-02-20T17:32:00Z">
        <w:r w:rsidDel="000129F0">
          <w:rPr>
            <w:rFonts w:asciiTheme="minorEastAsia" w:eastAsiaTheme="minorEastAsia" w:hAnsiTheme="minorEastAsia" w:cstheme="minorEastAsia" w:hint="eastAsia"/>
            <w:sz w:val="24"/>
            <w:szCs w:val="24"/>
          </w:rPr>
          <w:delText>我们</w:delText>
        </w:r>
      </w:del>
      <w:ins w:id="819" w:author="付 安" w:date="2019-02-20T17:32:00Z">
        <w:r w:rsidR="000129F0">
          <w:rPr>
            <w:rFonts w:asciiTheme="minorEastAsia" w:eastAsiaTheme="minorEastAsia" w:hAnsiTheme="minorEastAsia" w:cstheme="minorEastAsia" w:hint="eastAsia"/>
            <w:sz w:val="24"/>
            <w:szCs w:val="24"/>
          </w:rPr>
          <w:t>本课题</w:t>
        </w:r>
      </w:ins>
      <w:r>
        <w:rPr>
          <w:rFonts w:asciiTheme="minorEastAsia" w:eastAsiaTheme="minorEastAsia" w:hAnsiTheme="minorEastAsia" w:cstheme="minorEastAsia" w:hint="eastAsia"/>
          <w:sz w:val="24"/>
          <w:szCs w:val="24"/>
        </w:rPr>
        <w:t>基于场景和模型进行逐一探索。另一方面，</w:t>
      </w:r>
      <w:del w:id="820" w:author="付 安" w:date="2019-02-20T17:32:00Z">
        <w:r w:rsidDel="000129F0">
          <w:rPr>
            <w:rFonts w:asciiTheme="minorEastAsia" w:eastAsiaTheme="minorEastAsia" w:hAnsiTheme="minorEastAsia" w:cstheme="minorEastAsia" w:hint="eastAsia"/>
            <w:sz w:val="24"/>
            <w:szCs w:val="24"/>
          </w:rPr>
          <w:delText>我们</w:delText>
        </w:r>
      </w:del>
      <w:ins w:id="821" w:author="付 安" w:date="2019-02-20T17:32:00Z">
        <w:r w:rsidR="000129F0">
          <w:rPr>
            <w:rFonts w:asciiTheme="minorEastAsia" w:eastAsiaTheme="minorEastAsia" w:hAnsiTheme="minorEastAsia" w:cstheme="minorEastAsia" w:hint="eastAsia"/>
            <w:sz w:val="24"/>
            <w:szCs w:val="24"/>
          </w:rPr>
          <w:t>本课题</w:t>
        </w:r>
      </w:ins>
      <w:r>
        <w:rPr>
          <w:rFonts w:asciiTheme="minorEastAsia" w:eastAsiaTheme="minorEastAsia" w:hAnsiTheme="minorEastAsia" w:cstheme="minorEastAsia" w:hint="eastAsia"/>
          <w:sz w:val="24"/>
          <w:szCs w:val="24"/>
        </w:rPr>
        <w:t>是否可以寻找一些新的排序标准应用在智能软件测试用例排序中来？不同排序标准对应的应用场景是怎样的？能否给出理论证明或实验模拟论证比较不同排序方法的优劣？</w:t>
      </w:r>
    </w:p>
    <w:p w14:paraId="040B790C" w14:textId="77777777" w:rsidR="00E846E6" w:rsidRDefault="005F2C71">
      <w:pPr>
        <w:pStyle w:val="4"/>
        <w:spacing w:before="0" w:after="120" w:line="360" w:lineRule="auto"/>
        <w:pPrChange w:id="822" w:author="付 安" w:date="2019-02-20T17:33:00Z">
          <w:pPr>
            <w:pStyle w:val="4"/>
            <w:spacing w:before="0" w:after="0" w:line="360" w:lineRule="auto"/>
          </w:pPr>
        </w:pPrChange>
      </w:pPr>
      <w:r>
        <w:rPr>
          <w:rFonts w:hint="eastAsia"/>
        </w:rPr>
        <w:t>2.3.3</w:t>
      </w:r>
      <w:r>
        <w:rPr>
          <w:rFonts w:hint="eastAsia"/>
        </w:rPr>
        <w:t>智能化测试预言及判定问题</w:t>
      </w:r>
    </w:p>
    <w:p w14:paraId="472F7D74" w14:textId="716C4199" w:rsidR="00E846E6" w:rsidRDefault="005F2C71">
      <w:pPr>
        <w:snapToGrid w:val="0"/>
        <w:spacing w:line="360" w:lineRule="auto"/>
        <w:ind w:firstLine="42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测试预言及判定一直是传统软件测试中一个很难解决的问题，智能软件执行结果不易观察且具有随机性，测试预言及判定更加复杂。</w:t>
      </w:r>
      <w:del w:id="823" w:author="付 安" w:date="2019-02-20T17:32:00Z">
        <w:r w:rsidDel="000129F0">
          <w:rPr>
            <w:rFonts w:asciiTheme="minorEastAsia" w:eastAsiaTheme="minorEastAsia" w:hAnsiTheme="minorEastAsia" w:cstheme="minorEastAsia" w:hint="eastAsia"/>
            <w:sz w:val="24"/>
            <w:szCs w:val="24"/>
          </w:rPr>
          <w:delText>我们</w:delText>
        </w:r>
      </w:del>
      <w:ins w:id="824" w:author="付 安" w:date="2019-02-20T17:32:00Z">
        <w:r w:rsidR="000129F0">
          <w:rPr>
            <w:rFonts w:asciiTheme="minorEastAsia" w:eastAsiaTheme="minorEastAsia" w:hAnsiTheme="minorEastAsia" w:cstheme="minorEastAsia" w:hint="eastAsia"/>
            <w:sz w:val="24"/>
            <w:szCs w:val="24"/>
          </w:rPr>
          <w:t>本课题</w:t>
        </w:r>
      </w:ins>
      <w:r>
        <w:rPr>
          <w:rFonts w:asciiTheme="minorEastAsia" w:eastAsiaTheme="minorEastAsia" w:hAnsiTheme="minorEastAsia" w:cstheme="minorEastAsia" w:hint="eastAsia"/>
          <w:sz w:val="24"/>
          <w:szCs w:val="24"/>
        </w:rPr>
        <w:t>拟建立智能化判定方法体系，关键问题是如何将智能化判定方法体系具体应用在智能软件中，具体包括，如何根据智能软件特点，总结出多样的执行判定方法？针对不同的执行判定方法，如何总结出具体实现方案是什么？其适用场景或条件是什么？优劣与准确性上彼此差异在什么地方？例如，智能化判定方法体系中包含基于蜕变测试的判定方法，那么如何根据某一具体的智能软件识别出对应的蜕变关系？</w:t>
      </w:r>
      <w:r>
        <w:rPr>
          <w:rFonts w:asciiTheme="minorEastAsia" w:eastAsiaTheme="minorEastAsia" w:hAnsiTheme="minorEastAsia" w:cstheme="minorEastAsia" w:hint="eastAsia"/>
          <w:b/>
          <w:bCs/>
          <w:sz w:val="24"/>
          <w:szCs w:val="24"/>
        </w:rPr>
        <w:t xml:space="preserve"> </w:t>
      </w:r>
      <w:r>
        <w:rPr>
          <w:rFonts w:asciiTheme="minorEastAsia" w:eastAsiaTheme="minorEastAsia" w:hAnsiTheme="minorEastAsia" w:cstheme="minorEastAsia" w:hint="eastAsia"/>
          <w:sz w:val="24"/>
          <w:szCs w:val="24"/>
        </w:rPr>
        <w:t>其次，测试判定策略能否动态调整也是一个难题，</w:t>
      </w:r>
      <w:del w:id="825" w:author="付 安" w:date="2019-02-20T17:32:00Z">
        <w:r w:rsidDel="000129F0">
          <w:rPr>
            <w:rFonts w:asciiTheme="minorEastAsia" w:eastAsiaTheme="minorEastAsia" w:hAnsiTheme="minorEastAsia" w:cstheme="minorEastAsia" w:hint="eastAsia"/>
            <w:sz w:val="24"/>
            <w:szCs w:val="24"/>
          </w:rPr>
          <w:delText>我们</w:delText>
        </w:r>
      </w:del>
      <w:ins w:id="826" w:author="付 安" w:date="2019-02-20T17:32:00Z">
        <w:r w:rsidR="000129F0">
          <w:rPr>
            <w:rFonts w:asciiTheme="minorEastAsia" w:eastAsiaTheme="minorEastAsia" w:hAnsiTheme="minorEastAsia" w:cstheme="minorEastAsia" w:hint="eastAsia"/>
            <w:sz w:val="24"/>
            <w:szCs w:val="24"/>
          </w:rPr>
          <w:t>本课题</w:t>
        </w:r>
      </w:ins>
      <w:r>
        <w:rPr>
          <w:rFonts w:asciiTheme="minorEastAsia" w:eastAsiaTheme="minorEastAsia" w:hAnsiTheme="minorEastAsia" w:cstheme="minorEastAsia" w:hint="eastAsia"/>
          <w:sz w:val="24"/>
          <w:szCs w:val="24"/>
        </w:rPr>
        <w:t>对智能软件的认知是从无到有的，如何根据测试情况的变化动态调整判定策略，甚至基于判定策略的修改调整测试用例的生成与排序都是</w:t>
      </w:r>
      <w:del w:id="827" w:author="付 安" w:date="2019-02-20T17:32:00Z">
        <w:r w:rsidDel="000129F0">
          <w:rPr>
            <w:rFonts w:asciiTheme="minorEastAsia" w:eastAsiaTheme="minorEastAsia" w:hAnsiTheme="minorEastAsia" w:cstheme="minorEastAsia" w:hint="eastAsia"/>
            <w:sz w:val="24"/>
            <w:szCs w:val="24"/>
          </w:rPr>
          <w:delText>我们</w:delText>
        </w:r>
      </w:del>
      <w:ins w:id="828" w:author="付 安" w:date="2019-02-20T17:32:00Z">
        <w:r w:rsidR="000129F0">
          <w:rPr>
            <w:rFonts w:asciiTheme="minorEastAsia" w:eastAsiaTheme="minorEastAsia" w:hAnsiTheme="minorEastAsia" w:cstheme="minorEastAsia" w:hint="eastAsia"/>
            <w:sz w:val="24"/>
            <w:szCs w:val="24"/>
          </w:rPr>
          <w:t>本课题</w:t>
        </w:r>
      </w:ins>
      <w:r>
        <w:rPr>
          <w:rFonts w:asciiTheme="minorEastAsia" w:eastAsiaTheme="minorEastAsia" w:hAnsiTheme="minorEastAsia" w:cstheme="minorEastAsia" w:hint="eastAsia"/>
          <w:sz w:val="24"/>
          <w:szCs w:val="24"/>
        </w:rPr>
        <w:t>需要解决的科学问题。</w:t>
      </w:r>
    </w:p>
    <w:p w14:paraId="03EC988C" w14:textId="77777777" w:rsidR="00E846E6" w:rsidRDefault="005F2C71">
      <w:pPr>
        <w:pStyle w:val="4"/>
        <w:spacing w:before="0" w:after="0" w:line="360" w:lineRule="auto"/>
      </w:pPr>
      <w:r>
        <w:rPr>
          <w:rFonts w:hint="eastAsia"/>
        </w:rPr>
        <w:t>2.3.4</w:t>
      </w:r>
      <w:r>
        <w:rPr>
          <w:rFonts w:hint="eastAsia"/>
        </w:rPr>
        <w:t>智能软件的测试评估科学性与多样性问题</w:t>
      </w:r>
    </w:p>
    <w:p w14:paraId="26A4D853" w14:textId="41745376" w:rsidR="00E846E6" w:rsidRDefault="005F2C71">
      <w:pPr>
        <w:spacing w:line="360" w:lineRule="auto"/>
        <w:ind w:firstLine="42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智能软件测试的目标同样是充分测试，但是与普通软件不同的是，智能软件测试评价系统缺失，软件质量评价指标缺失，</w:t>
      </w:r>
      <w:del w:id="829" w:author="付 安" w:date="2019-02-20T17:32:00Z">
        <w:r w:rsidDel="000129F0">
          <w:rPr>
            <w:rFonts w:asciiTheme="minorEastAsia" w:eastAsiaTheme="minorEastAsia" w:hAnsiTheme="minorEastAsia" w:cstheme="minorEastAsia" w:hint="eastAsia"/>
            <w:sz w:val="24"/>
            <w:szCs w:val="24"/>
          </w:rPr>
          <w:delText>我们</w:delText>
        </w:r>
      </w:del>
      <w:ins w:id="830" w:author="付 安" w:date="2019-02-20T17:32:00Z">
        <w:r w:rsidR="000129F0">
          <w:rPr>
            <w:rFonts w:asciiTheme="minorEastAsia" w:eastAsiaTheme="minorEastAsia" w:hAnsiTheme="minorEastAsia" w:cstheme="minorEastAsia" w:hint="eastAsia"/>
            <w:sz w:val="24"/>
            <w:szCs w:val="24"/>
          </w:rPr>
          <w:t>本课题</w:t>
        </w:r>
      </w:ins>
      <w:r>
        <w:rPr>
          <w:rFonts w:asciiTheme="minorEastAsia" w:eastAsiaTheme="minorEastAsia" w:hAnsiTheme="minorEastAsia" w:cstheme="minorEastAsia" w:hint="eastAsia"/>
          <w:sz w:val="24"/>
          <w:szCs w:val="24"/>
        </w:rPr>
        <w:t>需要考虑如何建立科学</w:t>
      </w:r>
      <w:r>
        <w:rPr>
          <w:rFonts w:asciiTheme="minorEastAsia" w:eastAsiaTheme="minorEastAsia" w:hAnsiTheme="minorEastAsia" w:cstheme="minorEastAsia" w:hint="eastAsia"/>
          <w:sz w:val="24"/>
          <w:szCs w:val="24"/>
        </w:rPr>
        <w:lastRenderedPageBreak/>
        <w:t>的测试评价体系。软件测试的评估往往是多维度的（例如条件覆盖、分支覆盖、语句覆盖、</w:t>
      </w:r>
      <w:r>
        <w:rPr>
          <w:rFonts w:eastAsiaTheme="minorEastAsia"/>
          <w:sz w:val="24"/>
          <w:szCs w:val="24"/>
        </w:rPr>
        <w:t>MC/DC</w:t>
      </w:r>
      <w:r>
        <w:rPr>
          <w:rFonts w:asciiTheme="minorEastAsia" w:eastAsiaTheme="minorEastAsia" w:hAnsiTheme="minorEastAsia" w:cstheme="minorEastAsia" w:hint="eastAsia"/>
          <w:sz w:val="24"/>
          <w:szCs w:val="24"/>
        </w:rPr>
        <w:t>覆盖等），单一维度的充分性覆盖并不能表明测试的充分性覆盖，</w:t>
      </w:r>
      <w:del w:id="831" w:author="付 安" w:date="2019-02-20T17:32:00Z">
        <w:r w:rsidDel="000129F0">
          <w:rPr>
            <w:rFonts w:asciiTheme="minorEastAsia" w:eastAsiaTheme="minorEastAsia" w:hAnsiTheme="minorEastAsia" w:cstheme="minorEastAsia" w:hint="eastAsia"/>
            <w:sz w:val="24"/>
            <w:szCs w:val="24"/>
          </w:rPr>
          <w:delText>我们</w:delText>
        </w:r>
      </w:del>
      <w:ins w:id="832" w:author="付 安" w:date="2019-02-20T17:32:00Z">
        <w:r w:rsidR="000129F0">
          <w:rPr>
            <w:rFonts w:asciiTheme="minorEastAsia" w:eastAsiaTheme="minorEastAsia" w:hAnsiTheme="minorEastAsia" w:cstheme="minorEastAsia" w:hint="eastAsia"/>
            <w:sz w:val="24"/>
            <w:szCs w:val="24"/>
          </w:rPr>
          <w:t>本课题</w:t>
        </w:r>
      </w:ins>
      <w:r>
        <w:rPr>
          <w:rFonts w:asciiTheme="minorEastAsia" w:eastAsiaTheme="minorEastAsia" w:hAnsiTheme="minorEastAsia" w:cstheme="minorEastAsia" w:hint="eastAsia"/>
          <w:sz w:val="24"/>
          <w:szCs w:val="24"/>
        </w:rPr>
        <w:t>需要解决如下问题：如何基于场景与模型多样化软件测试评估指标？如何科学性地逐一论述不同评估指标确定的依据、适用的场景、彼此的差异与强弱？如何根据多维覆盖指标的协同评估进一步对软件质量进行可靠性评价？</w:t>
      </w:r>
    </w:p>
    <w:p w14:paraId="1D0BBB1A" w14:textId="77777777" w:rsidR="00E846E6" w:rsidRDefault="005F2C71">
      <w:pPr>
        <w:pStyle w:val="4"/>
        <w:spacing w:before="0" w:after="0" w:line="360" w:lineRule="auto"/>
        <w:rPr>
          <w:rFonts w:asciiTheme="minorEastAsia" w:eastAsiaTheme="minorEastAsia" w:hAnsiTheme="minorEastAsia" w:cstheme="minorEastAsia"/>
          <w:szCs w:val="24"/>
        </w:rPr>
      </w:pPr>
      <w:r>
        <w:rPr>
          <w:rFonts w:hint="eastAsia"/>
        </w:rPr>
        <w:t>2.3.5</w:t>
      </w:r>
      <w:r w:rsidR="005E61CD" w:rsidRPr="005E61CD">
        <w:rPr>
          <w:rFonts w:hint="eastAsia"/>
        </w:rPr>
        <w:t>智能化软件的安全漏洞检测与识别问题</w:t>
      </w:r>
    </w:p>
    <w:p w14:paraId="66158AD7" w14:textId="77777777" w:rsidR="00E846E6" w:rsidRPr="00DA3A18" w:rsidRDefault="00DA3A18">
      <w:pPr>
        <w:spacing w:line="360" w:lineRule="auto"/>
        <w:ind w:firstLine="420"/>
        <w:rPr>
          <w:rFonts w:ascii="宋体" w:hAnsi="宋体" w:cs="宋体"/>
          <w:sz w:val="24"/>
          <w:szCs w:val="24"/>
        </w:rPr>
      </w:pPr>
      <w:r w:rsidRPr="00DA3A18">
        <w:rPr>
          <w:rFonts w:ascii="宋体" w:hAnsi="宋体" w:cs="宋体" w:hint="eastAsia"/>
          <w:sz w:val="24"/>
          <w:szCs w:val="24"/>
        </w:rPr>
        <w:t>为了尽早识别软件中隐藏的安全问题，</w:t>
      </w:r>
      <w:r w:rsidR="00222E20">
        <w:rPr>
          <w:rFonts w:ascii="宋体" w:hAnsi="宋体" w:cs="宋体" w:hint="eastAsia"/>
          <w:sz w:val="24"/>
          <w:szCs w:val="24"/>
        </w:rPr>
        <w:t>需要解决</w:t>
      </w:r>
      <w:r w:rsidRPr="00DA3A18">
        <w:rPr>
          <w:rFonts w:ascii="宋体" w:hAnsi="宋体" w:cs="宋体" w:hint="eastAsia"/>
          <w:sz w:val="24"/>
          <w:szCs w:val="24"/>
        </w:rPr>
        <w:t>如何在降低人为参与的条件下尽可能的识别出各种原因导致的安全漏洞问题。目前已有的自动化安全漏洞检测方法能够检测的安全相关的缺陷类型有限，并且针对不同类型需要不同的检测方法，缺少适用于绝大部分安全漏洞检测的统一框架。由于智能软件系统的复杂度以及流行度越来越高，缺陷类型也越来越多，因此研究适用于智能软件系统代码安全漏洞检测的统一框架刻不容缓。如何根据某一种类型的安全漏洞，自动提取待测程序中的关键要素并自动学习获得其代码语义信息和结构信息是代码安全漏洞检测需要重点解决的难点问题。除</w:t>
      </w:r>
      <w:r w:rsidR="00222E20">
        <w:rPr>
          <w:rFonts w:ascii="宋体" w:hAnsi="宋体" w:cs="宋体" w:hint="eastAsia"/>
          <w:sz w:val="24"/>
          <w:szCs w:val="24"/>
        </w:rPr>
        <w:t>此</w:t>
      </w:r>
      <w:r w:rsidRPr="00DA3A18">
        <w:rPr>
          <w:rFonts w:ascii="宋体" w:hAnsi="宋体" w:cs="宋体" w:hint="eastAsia"/>
          <w:sz w:val="24"/>
          <w:szCs w:val="24"/>
        </w:rPr>
        <w:t>之外，还需要在软件测试之后根据缺陷追踪系统中开发、维护人员或用户报告的缺陷信息尽早地识别出其中与安全相关的软件漏洞。如何有效利用软件历史仓库中的大量缺陷报告</w:t>
      </w:r>
      <w:r w:rsidRPr="00DA3A18">
        <w:rPr>
          <w:rFonts w:ascii="宋体" w:hAnsi="宋体" w:cs="宋体"/>
          <w:sz w:val="24"/>
          <w:szCs w:val="24"/>
        </w:rPr>
        <w:t>信息</w:t>
      </w:r>
      <w:r w:rsidRPr="00DA3A18">
        <w:rPr>
          <w:rFonts w:ascii="宋体" w:hAnsi="宋体" w:cs="宋体" w:hint="eastAsia"/>
          <w:sz w:val="24"/>
          <w:szCs w:val="24"/>
        </w:rPr>
        <w:t>，从海量的缺陷报告中自动识别出可能危及智能化软件系统安全的缺陷报告是一个亟待解决的难点科学问题</w:t>
      </w:r>
      <w:r w:rsidR="0056181F">
        <w:rPr>
          <w:rFonts w:ascii="宋体" w:hAnsi="宋体" w:cs="宋体" w:hint="eastAsia"/>
          <w:sz w:val="24"/>
          <w:szCs w:val="24"/>
        </w:rPr>
        <w:t>，而且</w:t>
      </w:r>
      <w:r w:rsidRPr="00DA3A18">
        <w:rPr>
          <w:rFonts w:ascii="宋体" w:hAnsi="宋体" w:cs="宋体" w:hint="eastAsia"/>
          <w:sz w:val="24"/>
          <w:szCs w:val="24"/>
        </w:rPr>
        <w:t>安全缺陷报告识别需要具体解决类不平衡、数据噪音和数据稀疏等三个难点问题。</w:t>
      </w:r>
    </w:p>
    <w:p w14:paraId="637C555C" w14:textId="77777777" w:rsidR="00E846E6" w:rsidRDefault="005F2C71">
      <w:pPr>
        <w:pStyle w:val="4"/>
        <w:spacing w:before="0" w:after="120" w:line="360" w:lineRule="auto"/>
        <w:pPrChange w:id="833" w:author="付 安" w:date="2019-02-20T17:33:00Z">
          <w:pPr>
            <w:pStyle w:val="4"/>
            <w:spacing w:before="0" w:after="0" w:line="360" w:lineRule="auto"/>
          </w:pPr>
        </w:pPrChange>
      </w:pPr>
      <w:r>
        <w:rPr>
          <w:rFonts w:hint="eastAsia"/>
        </w:rPr>
        <w:t>2.3.6</w:t>
      </w:r>
      <w:r>
        <w:rPr>
          <w:rFonts w:hint="eastAsia"/>
        </w:rPr>
        <w:t>数据驱动式测试与回归测试结合问题</w:t>
      </w:r>
    </w:p>
    <w:p w14:paraId="33E3A2E8" w14:textId="77777777" w:rsidR="0024771C" w:rsidRDefault="005F2C71">
      <w:pPr>
        <w:snapToGrid w:val="0"/>
        <w:spacing w:line="360" w:lineRule="auto"/>
        <w:ind w:firstLine="42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在经过测试建模、测试用例生成与执行、测试评估等步骤之后，很难保证测试充分性，特别是在软件系统经过修改或者完善之后，因此，需要将回归测试加入算法框架，在测试的充分性评估未通过的时候，考虑如何利用先前的测试经验与教训，进一步认识测试对象，优化测试技术，改善测试效率等。更具体的来说，对于算法执行过程中产生的软件数据和测试数据，如何利用数据挖掘算法？怎样对数据进行充分利用？怎样构建数据驱动式测试框架？数据驱动式框架对测试算法的每一步能产生何种影响？怎样产生改进和修正作用？如何利用数据驱动改进测试模型，优化生成算法，完善判定策略等，都是值得研究的科学难题。</w:t>
      </w:r>
    </w:p>
    <w:p w14:paraId="3EED7B1E" w14:textId="77777777" w:rsidR="0024771C" w:rsidRDefault="0024771C">
      <w:pPr>
        <w:widowControl/>
        <w:jc w:val="left"/>
        <w:rPr>
          <w:rFonts w:asciiTheme="minorEastAsia" w:eastAsiaTheme="minorEastAsia" w:hAnsiTheme="minorEastAsia" w:cstheme="minorEastAsia"/>
          <w:sz w:val="24"/>
          <w:szCs w:val="24"/>
        </w:rPr>
      </w:pPr>
      <w:r>
        <w:rPr>
          <w:rFonts w:asciiTheme="minorEastAsia" w:eastAsiaTheme="minorEastAsia" w:hAnsiTheme="minorEastAsia" w:cstheme="minorEastAsia"/>
          <w:sz w:val="24"/>
          <w:szCs w:val="24"/>
        </w:rPr>
        <w:lastRenderedPageBreak/>
        <w:br w:type="page"/>
      </w:r>
    </w:p>
    <w:p w14:paraId="379909C3" w14:textId="77777777" w:rsidR="00E846E6" w:rsidRDefault="005F2C71">
      <w:pPr>
        <w:pStyle w:val="2"/>
        <w:numPr>
          <w:ilvl w:val="0"/>
          <w:numId w:val="4"/>
        </w:numPr>
        <w:spacing w:before="0" w:after="0" w:line="360" w:lineRule="auto"/>
        <w:rPr>
          <w:b/>
          <w:bCs/>
          <w:color w:val="0070C0"/>
        </w:rPr>
      </w:pPr>
      <w:r>
        <w:rPr>
          <w:b/>
          <w:bCs/>
          <w:color w:val="0070C0"/>
        </w:rPr>
        <w:lastRenderedPageBreak/>
        <w:t>拟采取的研究方案及可行性分析</w:t>
      </w:r>
      <w:r>
        <w:rPr>
          <w:color w:val="0070C0"/>
        </w:rPr>
        <w:t>（包括研究方法、技术路线、实验手段、关键技术等说明）；</w:t>
      </w:r>
    </w:p>
    <w:p w14:paraId="05184BD8" w14:textId="77777777" w:rsidR="00E846E6" w:rsidRDefault="005F2C71">
      <w:pPr>
        <w:pStyle w:val="3"/>
        <w:numPr>
          <w:ilvl w:val="1"/>
          <w:numId w:val="4"/>
        </w:numPr>
        <w:spacing w:before="0" w:after="0" w:line="360" w:lineRule="auto"/>
        <w:rPr>
          <w:color w:val="0070C0"/>
        </w:rPr>
      </w:pPr>
      <w:r>
        <w:rPr>
          <w:rFonts w:hint="eastAsia"/>
          <w:color w:val="0070C0"/>
        </w:rPr>
        <w:t>测试模型的建立</w:t>
      </w:r>
    </w:p>
    <w:p w14:paraId="10225452" w14:textId="77777777" w:rsidR="00E846E6" w:rsidRDefault="005F2C71">
      <w:pPr>
        <w:pStyle w:val="4"/>
        <w:spacing w:before="0" w:after="0" w:line="360" w:lineRule="auto"/>
      </w:pPr>
      <w:r>
        <w:rPr>
          <w:rFonts w:hint="eastAsia"/>
        </w:rPr>
        <w:t>研究方法</w:t>
      </w:r>
    </w:p>
    <w:p w14:paraId="10097FC5" w14:textId="07DAF43F" w:rsidR="00E846E6" w:rsidRDefault="005F2C71">
      <w:pPr>
        <w:spacing w:line="360" w:lineRule="auto"/>
        <w:ind w:firstLine="420"/>
        <w:rPr>
          <w:rFonts w:ascii="宋体" w:hAnsi="宋体" w:cs="宋体"/>
          <w:sz w:val="24"/>
          <w:szCs w:val="24"/>
        </w:rPr>
      </w:pPr>
      <w:r>
        <w:rPr>
          <w:rFonts w:hint="eastAsia"/>
          <w:sz w:val="24"/>
          <w:szCs w:val="24"/>
        </w:rPr>
        <w:t>本课题将结合传统软件测试的建模方法理论和应用实例，探索</w:t>
      </w:r>
      <w:del w:id="834" w:author="phantom Dai" w:date="2019-02-21T23:22:00Z">
        <w:r w:rsidDel="00751D6F">
          <w:rPr>
            <w:rFonts w:hint="eastAsia"/>
            <w:sz w:val="24"/>
            <w:szCs w:val="24"/>
          </w:rPr>
          <w:delText>高效的</w:delText>
        </w:r>
      </w:del>
      <w:r>
        <w:rPr>
          <w:rFonts w:hint="eastAsia"/>
          <w:sz w:val="24"/>
          <w:szCs w:val="24"/>
        </w:rPr>
        <w:t>面向智能软件的</w:t>
      </w:r>
      <w:ins w:id="835" w:author="phantom Dai" w:date="2019-02-21T23:22:00Z">
        <w:r w:rsidR="00751D6F">
          <w:rPr>
            <w:rFonts w:hint="eastAsia"/>
            <w:sz w:val="24"/>
            <w:szCs w:val="24"/>
          </w:rPr>
          <w:t>高效</w:t>
        </w:r>
      </w:ins>
      <w:r>
        <w:rPr>
          <w:rFonts w:hint="eastAsia"/>
          <w:sz w:val="24"/>
          <w:szCs w:val="24"/>
        </w:rPr>
        <w:t>测试模型建模技术。针对智能软件可能存在的测试平台不易搭建、测试任务不易描述及测试模块难以独立执行等较为困难的问题，结合智能软件的历史模型库和待测软件显著特征，研究利用软件仿真模拟测试平台和</w:t>
      </w:r>
      <w:r>
        <w:rPr>
          <w:rFonts w:ascii="宋体" w:hAnsi="宋体" w:cs="宋体" w:hint="eastAsia"/>
          <w:sz w:val="24"/>
          <w:szCs w:val="24"/>
        </w:rPr>
        <w:t>利用形式化技术准确描述待测任务的方法。</w:t>
      </w:r>
    </w:p>
    <w:p w14:paraId="577761F6" w14:textId="77777777" w:rsidR="00E846E6" w:rsidRDefault="005F2C71">
      <w:pPr>
        <w:pStyle w:val="4"/>
        <w:spacing w:before="0" w:after="0" w:line="360" w:lineRule="auto"/>
      </w:pPr>
      <w:r>
        <w:rPr>
          <w:rFonts w:hint="eastAsia"/>
        </w:rPr>
        <w:t>技术路线</w:t>
      </w:r>
    </w:p>
    <w:p w14:paraId="19F5F974" w14:textId="3DAF62C2" w:rsidR="00E846E6" w:rsidRDefault="005F2C71">
      <w:pPr>
        <w:pStyle w:val="af2"/>
        <w:spacing w:line="360" w:lineRule="auto"/>
        <w:ind w:firstLineChars="0" w:firstLine="0"/>
        <w:rPr>
          <w:sz w:val="24"/>
          <w:szCs w:val="24"/>
        </w:rPr>
      </w:pPr>
      <w:r>
        <w:rPr>
          <w:rFonts w:hint="eastAsia"/>
          <w:sz w:val="24"/>
          <w:szCs w:val="24"/>
        </w:rPr>
        <w:t>（</w:t>
      </w:r>
      <w:r>
        <w:rPr>
          <w:rFonts w:hint="eastAsia"/>
          <w:sz w:val="24"/>
          <w:szCs w:val="24"/>
        </w:rPr>
        <w:t>1</w:t>
      </w:r>
      <w:r>
        <w:rPr>
          <w:rFonts w:hint="eastAsia"/>
          <w:sz w:val="24"/>
          <w:szCs w:val="24"/>
        </w:rPr>
        <w:t>）构造智能软件模型库的技术路线：首先对当前智能软件进行详细调查研究，加深对智能软件的组织架构、功能特点的理解</w:t>
      </w:r>
      <w:ins w:id="836" w:author="phantom Dai" w:date="2019-02-21T23:22:00Z">
        <w:r w:rsidR="00751D6F">
          <w:rPr>
            <w:rFonts w:hint="eastAsia"/>
            <w:sz w:val="24"/>
            <w:szCs w:val="24"/>
          </w:rPr>
          <w:t>，</w:t>
        </w:r>
      </w:ins>
      <w:del w:id="837" w:author="phantom Dai" w:date="2019-02-21T23:22:00Z">
        <w:r w:rsidDel="00751D6F">
          <w:rPr>
            <w:rFonts w:hint="eastAsia"/>
            <w:sz w:val="24"/>
            <w:szCs w:val="24"/>
          </w:rPr>
          <w:delText>。</w:delText>
        </w:r>
      </w:del>
      <w:r>
        <w:rPr>
          <w:rFonts w:hint="eastAsia"/>
          <w:sz w:val="24"/>
          <w:szCs w:val="24"/>
        </w:rPr>
        <w:t>然后收集一批实际应用的智能软件，根据不同特征，对其进行合理分类，对不同类别的智能软件构造</w:t>
      </w:r>
      <w:ins w:id="838" w:author="phantom Dai" w:date="2019-02-21T23:23:00Z">
        <w:r w:rsidR="00751D6F">
          <w:rPr>
            <w:rFonts w:hint="eastAsia"/>
            <w:sz w:val="24"/>
            <w:szCs w:val="24"/>
          </w:rPr>
          <w:t xml:space="preserve"> </w:t>
        </w:r>
      </w:ins>
      <w:r>
        <w:rPr>
          <w:rFonts w:hint="eastAsia"/>
          <w:sz w:val="24"/>
          <w:szCs w:val="24"/>
        </w:rPr>
        <w:t>UML</w:t>
      </w:r>
      <w:ins w:id="839" w:author="phantom Dai" w:date="2019-02-21T23:23:00Z">
        <w:r w:rsidR="00751D6F">
          <w:rPr>
            <w:sz w:val="24"/>
            <w:szCs w:val="24"/>
          </w:rPr>
          <w:t xml:space="preserve"> </w:t>
        </w:r>
      </w:ins>
      <w:r>
        <w:rPr>
          <w:rFonts w:hint="eastAsia"/>
          <w:sz w:val="24"/>
          <w:szCs w:val="24"/>
        </w:rPr>
        <w:t>模型描述，在此基础上，构造一个智能软件模型库。其次，分析智能软件的历史数据及应用环境，结合相关领域知识，重点探究从场景及任务中可提取出哪些软件质量相关的特征，以及如何从场景及任务中提取出这些特征。在得到这些与软件质量相关的特征后，需要分析智能软件系统为适应或满足这一特征而必须要满足的运行时特性。在指定的应用场景下，再依据这些运行时特性为待测的智能软件制定具体的测试任务。</w:t>
      </w:r>
    </w:p>
    <w:p w14:paraId="0C6F9DE0" w14:textId="77777777" w:rsidR="00E846E6" w:rsidRDefault="005F2C71">
      <w:pPr>
        <w:pStyle w:val="af2"/>
        <w:spacing w:line="360" w:lineRule="auto"/>
        <w:ind w:firstLineChars="0" w:firstLine="0"/>
      </w:pPr>
      <w:r>
        <w:rPr>
          <w:rFonts w:hint="eastAsia"/>
          <w:sz w:val="24"/>
          <w:szCs w:val="24"/>
        </w:rPr>
        <w:t>（</w:t>
      </w:r>
      <w:r>
        <w:rPr>
          <w:rFonts w:hint="eastAsia"/>
          <w:sz w:val="24"/>
          <w:szCs w:val="24"/>
        </w:rPr>
        <w:t>2</w:t>
      </w:r>
      <w:r>
        <w:rPr>
          <w:rFonts w:hint="eastAsia"/>
          <w:sz w:val="24"/>
          <w:szCs w:val="24"/>
        </w:rPr>
        <w:t>）智能软件测试仿真平台的技术路线：综合智能软件模型库、传统软件测试建模技术和现有智能软件测试建模技术三方面的研究，以开源智能软件仿真平台为基础，添加智能软件相关的必要功能模块，应用软件工程方法，开发一个具有高仿真性与高可测性的智能化仿真平台。</w:t>
      </w:r>
    </w:p>
    <w:p w14:paraId="31085FD6" w14:textId="77777777" w:rsidR="00E846E6" w:rsidRDefault="005F2C71">
      <w:pPr>
        <w:pStyle w:val="4"/>
        <w:spacing w:before="0" w:after="0" w:line="360" w:lineRule="auto"/>
        <w:rPr>
          <w:szCs w:val="24"/>
        </w:rPr>
      </w:pPr>
      <w:r>
        <w:rPr>
          <w:rFonts w:hint="eastAsia"/>
          <w:szCs w:val="24"/>
        </w:rPr>
        <w:t>关键技术</w:t>
      </w:r>
    </w:p>
    <w:p w14:paraId="295156D5" w14:textId="2D941CDA" w:rsidR="00E846E6" w:rsidRDefault="005F2C71">
      <w:pPr>
        <w:spacing w:line="360" w:lineRule="auto"/>
        <w:rPr>
          <w:sz w:val="24"/>
          <w:szCs w:val="24"/>
        </w:rPr>
      </w:pPr>
      <w:r>
        <w:rPr>
          <w:rFonts w:hint="eastAsia"/>
          <w:sz w:val="24"/>
          <w:szCs w:val="24"/>
        </w:rPr>
        <w:t>（</w:t>
      </w:r>
      <w:r>
        <w:rPr>
          <w:rFonts w:hint="eastAsia"/>
          <w:sz w:val="24"/>
          <w:szCs w:val="24"/>
        </w:rPr>
        <w:t>1</w:t>
      </w:r>
      <w:r>
        <w:rPr>
          <w:rFonts w:hint="eastAsia"/>
          <w:sz w:val="24"/>
          <w:szCs w:val="24"/>
        </w:rPr>
        <w:t>）智能软件模型库的关键技术，包括基于</w:t>
      </w:r>
      <w:ins w:id="840" w:author="phantom Dai" w:date="2019-02-21T23:30:00Z">
        <w:r w:rsidR="00751D6F">
          <w:rPr>
            <w:rFonts w:hint="eastAsia"/>
            <w:sz w:val="24"/>
            <w:szCs w:val="24"/>
          </w:rPr>
          <w:t xml:space="preserve"> </w:t>
        </w:r>
      </w:ins>
      <w:r>
        <w:rPr>
          <w:rFonts w:hint="eastAsia"/>
          <w:sz w:val="24"/>
          <w:szCs w:val="24"/>
        </w:rPr>
        <w:t>UML</w:t>
      </w:r>
      <w:ins w:id="841" w:author="phantom Dai" w:date="2019-02-21T23:30:00Z">
        <w:r w:rsidR="00751D6F">
          <w:rPr>
            <w:sz w:val="24"/>
            <w:szCs w:val="24"/>
          </w:rPr>
          <w:t xml:space="preserve"> </w:t>
        </w:r>
      </w:ins>
      <w:r>
        <w:rPr>
          <w:rFonts w:hint="eastAsia"/>
          <w:sz w:val="24"/>
          <w:szCs w:val="24"/>
        </w:rPr>
        <w:t>的软件应用系统建模技术，软件质量管理的关键技术，基于深度学习的特征提取技术，软件测试模型及测试任务的形式化等。</w:t>
      </w:r>
    </w:p>
    <w:p w14:paraId="307CE4CC" w14:textId="77777777" w:rsidR="00E846E6" w:rsidRDefault="005F2C71">
      <w:pPr>
        <w:spacing w:line="360" w:lineRule="auto"/>
        <w:rPr>
          <w:sz w:val="24"/>
          <w:szCs w:val="24"/>
        </w:rPr>
      </w:pPr>
      <w:r>
        <w:rPr>
          <w:rFonts w:hint="eastAsia"/>
          <w:sz w:val="24"/>
          <w:szCs w:val="24"/>
        </w:rPr>
        <w:t>（</w:t>
      </w:r>
      <w:r>
        <w:rPr>
          <w:rFonts w:hint="eastAsia"/>
          <w:sz w:val="24"/>
          <w:szCs w:val="24"/>
        </w:rPr>
        <w:t>2</w:t>
      </w:r>
      <w:r>
        <w:rPr>
          <w:rFonts w:hint="eastAsia"/>
          <w:sz w:val="24"/>
          <w:szCs w:val="24"/>
        </w:rPr>
        <w:t>）智能软件测试仿真平台的关键技术，包括支持基于传统软件工程的软件测</w:t>
      </w:r>
      <w:r>
        <w:rPr>
          <w:rFonts w:hint="eastAsia"/>
          <w:sz w:val="24"/>
          <w:szCs w:val="24"/>
        </w:rPr>
        <w:lastRenderedPageBreak/>
        <w:t>试模型（</w:t>
      </w:r>
      <w:r>
        <w:rPr>
          <w:rFonts w:hint="eastAsia"/>
          <w:sz w:val="24"/>
          <w:szCs w:val="24"/>
        </w:rPr>
        <w:t>V/W/H/X</w:t>
      </w:r>
      <w:r>
        <w:rPr>
          <w:rFonts w:hint="eastAsia"/>
          <w:sz w:val="24"/>
          <w:szCs w:val="24"/>
        </w:rPr>
        <w:t>等）的仿真技术，面向嵌入式软件测试的仿真建模技术，基于可靠性的软件仿真测试平台开发技术等。</w:t>
      </w:r>
    </w:p>
    <w:p w14:paraId="42624186" w14:textId="77777777" w:rsidR="00E846E6" w:rsidRDefault="005F2C71">
      <w:pPr>
        <w:pStyle w:val="3"/>
        <w:numPr>
          <w:ilvl w:val="1"/>
          <w:numId w:val="4"/>
        </w:numPr>
        <w:spacing w:before="0" w:after="0" w:line="360" w:lineRule="auto"/>
        <w:rPr>
          <w:color w:val="0070C0"/>
        </w:rPr>
      </w:pPr>
      <w:r>
        <w:rPr>
          <w:rFonts w:hint="eastAsia"/>
          <w:color w:val="0070C0"/>
        </w:rPr>
        <w:t>测试用例生成与优化</w:t>
      </w:r>
    </w:p>
    <w:p w14:paraId="4E787C3C" w14:textId="77777777" w:rsidR="00E846E6" w:rsidRDefault="005F2C71">
      <w:pPr>
        <w:pStyle w:val="4"/>
        <w:spacing w:before="0" w:after="0" w:line="360" w:lineRule="auto"/>
      </w:pPr>
      <w:r>
        <w:rPr>
          <w:rFonts w:hint="eastAsia"/>
        </w:rPr>
        <w:t>研究方法</w:t>
      </w:r>
    </w:p>
    <w:p w14:paraId="7F42D95E" w14:textId="77777777" w:rsidR="00E846E6" w:rsidRDefault="005F2C71">
      <w:pPr>
        <w:spacing w:line="360" w:lineRule="auto"/>
        <w:ind w:firstLine="420"/>
        <w:rPr>
          <w:sz w:val="24"/>
          <w:szCs w:val="24"/>
        </w:rPr>
      </w:pPr>
      <w:r>
        <w:rPr>
          <w:rFonts w:hint="eastAsia"/>
          <w:sz w:val="24"/>
          <w:szCs w:val="24"/>
        </w:rPr>
        <w:t>本课题将结合传统软件测试的生成与优化理论，探索高效的面向智能软件的测试用例生成与优化技术。针对智能软件测试可能存在的测试用例覆盖程度低、边缘场景易遗漏等问题，</w:t>
      </w:r>
      <w:r>
        <w:rPr>
          <w:rFonts w:hint="eastAsia"/>
          <w:bCs/>
          <w:sz w:val="24"/>
          <w:szCs w:val="24"/>
        </w:rPr>
        <w:t>以大量、多类型（历史、实时、开发与维护等）数据为基础，研究智能软件系统的测试用例生成与优化技术。</w:t>
      </w:r>
    </w:p>
    <w:p w14:paraId="4299E79B" w14:textId="77777777" w:rsidR="00E846E6" w:rsidRDefault="005F2C71">
      <w:pPr>
        <w:pStyle w:val="4"/>
        <w:spacing w:before="0" w:after="0" w:line="360" w:lineRule="auto"/>
      </w:pPr>
      <w:r>
        <w:rPr>
          <w:rFonts w:hint="eastAsia"/>
        </w:rPr>
        <w:t>技术路线</w:t>
      </w:r>
    </w:p>
    <w:p w14:paraId="2556F3E9" w14:textId="77777777" w:rsidR="00E846E6" w:rsidRDefault="005F2C71">
      <w:pPr>
        <w:snapToGrid w:val="0"/>
        <w:spacing w:line="360" w:lineRule="auto"/>
        <w:rPr>
          <w:sz w:val="24"/>
          <w:szCs w:val="24"/>
        </w:rPr>
      </w:pPr>
      <w:r>
        <w:rPr>
          <w:rFonts w:hint="eastAsia"/>
          <w:sz w:val="24"/>
          <w:szCs w:val="24"/>
        </w:rPr>
        <w:t>（</w:t>
      </w:r>
      <w:r>
        <w:rPr>
          <w:rFonts w:hint="eastAsia"/>
          <w:sz w:val="24"/>
          <w:szCs w:val="24"/>
        </w:rPr>
        <w:t>1</w:t>
      </w:r>
      <w:r>
        <w:rPr>
          <w:rFonts w:hint="eastAsia"/>
          <w:sz w:val="24"/>
          <w:szCs w:val="24"/>
        </w:rPr>
        <w:t>）基于场景的测试用例生成技术关注系统层面的测试，而基于功能的测试用例生成技术更加关注系统的独立模块，考虑将两种技术进行优势互补，实现场景到功能的贯通，在此基础上，可以通过使用软件系统每个独立模块的测试结果来度量智能软件系统在给定应用场景及任务下的功能质量。</w:t>
      </w:r>
    </w:p>
    <w:p w14:paraId="13D7F9E1" w14:textId="77777777" w:rsidR="00E846E6" w:rsidRDefault="005F2C71">
      <w:pPr>
        <w:snapToGrid w:val="0"/>
        <w:spacing w:line="360" w:lineRule="auto"/>
        <w:rPr>
          <w:sz w:val="24"/>
          <w:szCs w:val="24"/>
        </w:rPr>
      </w:pPr>
      <w:r>
        <w:rPr>
          <w:rFonts w:hint="eastAsia"/>
          <w:sz w:val="24"/>
          <w:szCs w:val="24"/>
        </w:rPr>
        <w:t>（</w:t>
      </w:r>
      <w:r>
        <w:rPr>
          <w:rFonts w:hint="eastAsia"/>
          <w:sz w:val="24"/>
          <w:szCs w:val="24"/>
        </w:rPr>
        <w:t>2</w:t>
      </w:r>
      <w:r>
        <w:rPr>
          <w:rFonts w:hint="eastAsia"/>
          <w:sz w:val="24"/>
          <w:szCs w:val="24"/>
        </w:rPr>
        <w:t>）对于智能软件的测试用例选择，通过组合优化技术在测试用例集中选择满足一定组合覆盖条件的测试用例子集，代替原有测试用例全集；研究满足不同组合覆盖条件测试用例集在故障检测能力方面的差异，找出在一定条件下具有最优故障检测能力的组合覆盖条件；</w:t>
      </w:r>
    </w:p>
    <w:p w14:paraId="5F99E41C" w14:textId="77777777" w:rsidR="00E846E6" w:rsidRDefault="005F2C71">
      <w:pPr>
        <w:snapToGrid w:val="0"/>
        <w:spacing w:line="360" w:lineRule="auto"/>
        <w:rPr>
          <w:sz w:val="24"/>
          <w:szCs w:val="24"/>
        </w:rPr>
      </w:pPr>
      <w:r>
        <w:rPr>
          <w:rFonts w:hint="eastAsia"/>
          <w:sz w:val="24"/>
          <w:szCs w:val="24"/>
        </w:rPr>
        <w:t>（</w:t>
      </w:r>
      <w:r>
        <w:rPr>
          <w:rFonts w:hint="eastAsia"/>
          <w:sz w:val="24"/>
          <w:szCs w:val="24"/>
        </w:rPr>
        <w:t>3</w:t>
      </w:r>
      <w:r>
        <w:rPr>
          <w:rFonts w:hint="eastAsia"/>
          <w:sz w:val="24"/>
          <w:szCs w:val="24"/>
        </w:rPr>
        <w:t>）对于智能软件的测试用例排序，通过借鉴适应性随机测试的思想，每次在测试用例全集中选择与已执行测试用例最远的测试用例；提出新的距离度量指标量化输入之间的距离并且研究不同的距离度量方法对排序后测试用例集故障检出速度的影响；</w:t>
      </w:r>
    </w:p>
    <w:p w14:paraId="2DD0E8EE" w14:textId="77777777" w:rsidR="00E846E6" w:rsidRDefault="005F2C71">
      <w:pPr>
        <w:snapToGrid w:val="0"/>
        <w:spacing w:line="360" w:lineRule="auto"/>
      </w:pPr>
      <w:r>
        <w:rPr>
          <w:rFonts w:hint="eastAsia"/>
          <w:sz w:val="24"/>
          <w:szCs w:val="24"/>
        </w:rPr>
        <w:t>（</w:t>
      </w:r>
      <w:r>
        <w:rPr>
          <w:rFonts w:hint="eastAsia"/>
          <w:sz w:val="24"/>
          <w:szCs w:val="24"/>
        </w:rPr>
        <w:t>4</w:t>
      </w:r>
      <w:r>
        <w:rPr>
          <w:rFonts w:hint="eastAsia"/>
          <w:sz w:val="24"/>
          <w:szCs w:val="24"/>
        </w:rPr>
        <w:t>）对智能软件的测试用例执行，考虑将控制理论引入智能软件测试中，利用测试的历史信息，控制下一个测试用例的选择，达到尽快揭示智能软件故障的目的。</w:t>
      </w:r>
    </w:p>
    <w:p w14:paraId="4284B55F" w14:textId="77777777" w:rsidR="00E846E6" w:rsidRDefault="005F2C71">
      <w:pPr>
        <w:pStyle w:val="4"/>
        <w:spacing w:before="0" w:after="0" w:line="360" w:lineRule="auto"/>
      </w:pPr>
      <w:r>
        <w:rPr>
          <w:rFonts w:hint="eastAsia"/>
        </w:rPr>
        <w:t>关键技术</w:t>
      </w:r>
    </w:p>
    <w:p w14:paraId="782EDF37" w14:textId="77777777" w:rsidR="00E846E6" w:rsidRDefault="005F2C71">
      <w:pPr>
        <w:spacing w:line="360" w:lineRule="auto"/>
        <w:ind w:firstLine="420"/>
        <w:rPr>
          <w:sz w:val="24"/>
          <w:szCs w:val="24"/>
        </w:rPr>
      </w:pPr>
      <w:r>
        <w:rPr>
          <w:rFonts w:hint="eastAsia"/>
          <w:sz w:val="24"/>
          <w:szCs w:val="24"/>
        </w:rPr>
        <w:t>基于场景的测试用例生成与基于功能的测试用例生成相结合的技术，利用组合覆盖生成测试用例集技术，智能软件测试用例排序技术，基于控制论的测试用例生成与优化技术等。</w:t>
      </w:r>
    </w:p>
    <w:p w14:paraId="39363BCA" w14:textId="77777777" w:rsidR="00E846E6" w:rsidRDefault="005F2C71">
      <w:pPr>
        <w:pStyle w:val="3"/>
        <w:numPr>
          <w:ilvl w:val="1"/>
          <w:numId w:val="4"/>
        </w:numPr>
        <w:spacing w:before="0" w:after="0" w:line="360" w:lineRule="auto"/>
        <w:rPr>
          <w:color w:val="0070C0"/>
        </w:rPr>
      </w:pPr>
      <w:r>
        <w:rPr>
          <w:rFonts w:hint="eastAsia"/>
          <w:color w:val="0070C0"/>
        </w:rPr>
        <w:lastRenderedPageBreak/>
        <w:t>测试用例的执行判定</w:t>
      </w:r>
    </w:p>
    <w:p w14:paraId="70A08321" w14:textId="77777777" w:rsidR="00E846E6" w:rsidRDefault="005F2C71">
      <w:pPr>
        <w:pStyle w:val="4"/>
        <w:spacing w:before="0" w:after="0" w:line="360" w:lineRule="auto"/>
      </w:pPr>
      <w:r>
        <w:rPr>
          <w:rFonts w:hint="eastAsia"/>
        </w:rPr>
        <w:t>研究方法</w:t>
      </w:r>
    </w:p>
    <w:p w14:paraId="58D38585" w14:textId="77777777" w:rsidR="00E846E6" w:rsidRDefault="005F2C71">
      <w:pPr>
        <w:spacing w:line="360" w:lineRule="auto"/>
        <w:ind w:firstLine="420"/>
        <w:rPr>
          <w:sz w:val="24"/>
          <w:szCs w:val="24"/>
        </w:rPr>
      </w:pPr>
      <w:r>
        <w:rPr>
          <w:rFonts w:hint="eastAsia"/>
          <w:sz w:val="24"/>
          <w:szCs w:val="24"/>
        </w:rPr>
        <w:t>本课题在传统测试预言问题研究的基础上，探索高效的面向智能软件的测试结果判定技术。采用蜕变测试、变异测试、交叉引用方式及特征提取方式等技术手段，解决智能软件测试结果不明确、人工判定准确度低的问题。</w:t>
      </w:r>
    </w:p>
    <w:p w14:paraId="45B614F6" w14:textId="77777777" w:rsidR="00E846E6" w:rsidRDefault="005F2C71">
      <w:pPr>
        <w:pStyle w:val="4"/>
        <w:spacing w:before="0" w:after="0" w:line="360" w:lineRule="auto"/>
        <w:rPr>
          <w:szCs w:val="24"/>
        </w:rPr>
      </w:pPr>
      <w:r>
        <w:rPr>
          <w:rFonts w:hint="eastAsia"/>
          <w:szCs w:val="24"/>
        </w:rPr>
        <w:t>技术路线</w:t>
      </w:r>
    </w:p>
    <w:p w14:paraId="754EEC71" w14:textId="77777777" w:rsidR="00E846E6" w:rsidRDefault="005F2C71">
      <w:pPr>
        <w:numPr>
          <w:ilvl w:val="0"/>
          <w:numId w:val="5"/>
        </w:numPr>
        <w:spacing w:line="360" w:lineRule="auto"/>
        <w:rPr>
          <w:sz w:val="24"/>
          <w:szCs w:val="24"/>
        </w:rPr>
      </w:pPr>
      <w:r>
        <w:rPr>
          <w:rFonts w:hint="eastAsia"/>
          <w:sz w:val="24"/>
          <w:szCs w:val="24"/>
        </w:rPr>
        <w:t>以蜕变关系为基础实现智能软件系统测试结果验证。首先对待</w:t>
      </w:r>
      <w:proofErr w:type="gramStart"/>
      <w:r>
        <w:rPr>
          <w:rFonts w:hint="eastAsia"/>
          <w:sz w:val="24"/>
          <w:szCs w:val="24"/>
        </w:rPr>
        <w:t>测软件</w:t>
      </w:r>
      <w:proofErr w:type="gramEnd"/>
      <w:r>
        <w:rPr>
          <w:rFonts w:hint="eastAsia"/>
          <w:sz w:val="24"/>
          <w:szCs w:val="24"/>
        </w:rPr>
        <w:t>应用不同蜕变关系识别技术，得到蜕变关系集，然而利用变异分析技术研究该蜕变关系集的故障检测能力，为智能软件的蜕变关系选择提供启发式规则，在此基础上选择合理的蜕变关系作为执行结果判定依据，最后判断智能软件系统的多个测试用例的实际输出结果之间是否满足该蜕变关系，若不满足，则表明待测系统应满足的必要属性被违反，即系统潜藏故障。</w:t>
      </w:r>
    </w:p>
    <w:p w14:paraId="6FD1AB66" w14:textId="77777777" w:rsidR="00E846E6" w:rsidRDefault="005F2C71">
      <w:pPr>
        <w:numPr>
          <w:ilvl w:val="0"/>
          <w:numId w:val="5"/>
        </w:numPr>
        <w:spacing w:line="360" w:lineRule="auto"/>
        <w:rPr>
          <w:sz w:val="24"/>
          <w:szCs w:val="24"/>
        </w:rPr>
      </w:pPr>
      <w:r>
        <w:rPr>
          <w:rFonts w:hint="eastAsia"/>
          <w:sz w:val="24"/>
          <w:szCs w:val="24"/>
        </w:rPr>
        <w:t>利用交叉引用方式判断智能软件系统的行为是否符合预期。以无人驾驶汽车为例，具体方法是将同一输入在不同公司开发的无人驾驶汽车上执行，观察无人驾驶汽车的行为，若存在一辆或者若干辆无人驾驶汽车的行为与其它不一致，表明其中的某些无人驾驶汽车存在故障。</w:t>
      </w:r>
    </w:p>
    <w:p w14:paraId="59A96E1A" w14:textId="77777777" w:rsidR="00E846E6" w:rsidRDefault="005F2C71">
      <w:pPr>
        <w:spacing w:line="360" w:lineRule="auto"/>
        <w:rPr>
          <w:sz w:val="24"/>
          <w:szCs w:val="24"/>
        </w:rPr>
      </w:pPr>
      <w:r>
        <w:rPr>
          <w:rFonts w:hint="eastAsia"/>
          <w:sz w:val="24"/>
          <w:szCs w:val="24"/>
        </w:rPr>
        <w:t>（</w:t>
      </w:r>
      <w:r>
        <w:rPr>
          <w:rFonts w:hint="eastAsia"/>
          <w:sz w:val="24"/>
          <w:szCs w:val="24"/>
        </w:rPr>
        <w:t>3</w:t>
      </w:r>
      <w:r>
        <w:rPr>
          <w:rFonts w:hint="eastAsia"/>
          <w:sz w:val="24"/>
          <w:szCs w:val="24"/>
        </w:rPr>
        <w:t>）利用特征提取方式预判定智能软件执行结果是否正确。首先对测试用例集的执行结果进行分类，执行正确、执行错误和结果未知，结合数据挖掘方法，对智能软件执行输出进行特征提取，计算当每一种特征出现时，执行正确的概率。最后通过当前用例的特征分析，计算出执行结果正确的概率，达到对执行结果的预判定。</w:t>
      </w:r>
    </w:p>
    <w:p w14:paraId="53F1B3A3" w14:textId="77777777" w:rsidR="00E846E6" w:rsidRDefault="005F2C71">
      <w:pPr>
        <w:pStyle w:val="4"/>
        <w:spacing w:before="0" w:after="0" w:line="360" w:lineRule="auto"/>
      </w:pPr>
      <w:r>
        <w:rPr>
          <w:rFonts w:hint="eastAsia"/>
        </w:rPr>
        <w:t>关键技术</w:t>
      </w:r>
    </w:p>
    <w:p w14:paraId="7A854609" w14:textId="77777777" w:rsidR="00E846E6" w:rsidRDefault="005F2C71">
      <w:pPr>
        <w:spacing w:line="360" w:lineRule="auto"/>
        <w:ind w:firstLine="420"/>
      </w:pPr>
      <w:r>
        <w:rPr>
          <w:rFonts w:hint="eastAsia"/>
          <w:sz w:val="24"/>
          <w:szCs w:val="24"/>
        </w:rPr>
        <w:t>蜕变关系的识别技术，利用变异分析技术研究该蜕变关系集故障检测能力的技术，合理蜕变关系选择技术，智能软件多维输出空间的特征选择技术，数据挖掘分类技术等。</w:t>
      </w:r>
    </w:p>
    <w:p w14:paraId="65DCAE98" w14:textId="77777777" w:rsidR="00E846E6" w:rsidRDefault="005F2C71">
      <w:pPr>
        <w:pStyle w:val="3"/>
        <w:numPr>
          <w:ilvl w:val="1"/>
          <w:numId w:val="4"/>
        </w:numPr>
        <w:spacing w:before="0" w:after="0" w:line="360" w:lineRule="auto"/>
        <w:rPr>
          <w:color w:val="0070C0"/>
        </w:rPr>
      </w:pPr>
      <w:r>
        <w:rPr>
          <w:rFonts w:hint="eastAsia"/>
          <w:color w:val="0070C0"/>
        </w:rPr>
        <w:t>测试充分性评估</w:t>
      </w:r>
    </w:p>
    <w:p w14:paraId="5E22E9A3" w14:textId="77777777" w:rsidR="00E846E6" w:rsidRDefault="005F2C71">
      <w:pPr>
        <w:pStyle w:val="4"/>
        <w:spacing w:before="0" w:after="0" w:line="360" w:lineRule="auto"/>
      </w:pPr>
      <w:r>
        <w:rPr>
          <w:rFonts w:hint="eastAsia"/>
        </w:rPr>
        <w:t>研究方法</w:t>
      </w:r>
    </w:p>
    <w:p w14:paraId="7C6A0C0B" w14:textId="77777777" w:rsidR="00E846E6" w:rsidRDefault="005F2C71">
      <w:pPr>
        <w:spacing w:line="360" w:lineRule="auto"/>
        <w:ind w:firstLine="420"/>
      </w:pPr>
      <w:r>
        <w:rPr>
          <w:rFonts w:hint="eastAsia"/>
          <w:sz w:val="24"/>
          <w:szCs w:val="24"/>
        </w:rPr>
        <w:t>本课题将结合传统的软件测试评估技术和智能软件的特征，针对智能化系统测试体系尚未发展完全、缺少严格的测试评估指标、智能软件测试模型难以一次</w:t>
      </w:r>
      <w:r>
        <w:rPr>
          <w:rFonts w:hint="eastAsia"/>
          <w:sz w:val="24"/>
          <w:szCs w:val="24"/>
        </w:rPr>
        <w:lastRenderedPageBreak/>
        <w:t>确定而需要不断调整优化等较为困难的问题，制定科学的评估指标，根据指标评估测试充分性，并分析评估结果，优化智能软件测试模型。</w:t>
      </w:r>
    </w:p>
    <w:p w14:paraId="0B5D0F8A" w14:textId="77777777" w:rsidR="00E846E6" w:rsidRDefault="005F2C71">
      <w:pPr>
        <w:pStyle w:val="4"/>
        <w:spacing w:before="0" w:after="0" w:line="360" w:lineRule="auto"/>
      </w:pPr>
      <w:r>
        <w:rPr>
          <w:rFonts w:hint="eastAsia"/>
        </w:rPr>
        <w:t>技术路线</w:t>
      </w:r>
    </w:p>
    <w:p w14:paraId="0C29D942" w14:textId="77777777" w:rsidR="00E846E6" w:rsidRDefault="005F2C71">
      <w:pPr>
        <w:spacing w:line="360" w:lineRule="auto"/>
        <w:rPr>
          <w:sz w:val="24"/>
          <w:szCs w:val="24"/>
        </w:rPr>
      </w:pPr>
      <w:r>
        <w:rPr>
          <w:rFonts w:hint="eastAsia"/>
          <w:sz w:val="24"/>
          <w:szCs w:val="24"/>
        </w:rPr>
        <w:t>（</w:t>
      </w:r>
      <w:r>
        <w:rPr>
          <w:rFonts w:hint="eastAsia"/>
          <w:sz w:val="24"/>
          <w:szCs w:val="24"/>
        </w:rPr>
        <w:t>1</w:t>
      </w:r>
      <w:r>
        <w:rPr>
          <w:rFonts w:hint="eastAsia"/>
          <w:sz w:val="24"/>
          <w:szCs w:val="24"/>
        </w:rPr>
        <w:t>）制定科学评估指标：借鉴传统软件测试评估中的路径覆盖率、组合覆盖率等指标，确定面向智能软件测试的充分性评估指标（代码覆盖、模型覆盖等），该指标可以定量的从某一方面对智能软件测试进行衡量，给出待测智能软件的测试用例集覆盖情况和遗漏测试场景等，最终从多个维度给出待测智能软件的可信度或可靠度分析。在指标确定后，还需要对该指标的科学性和可靠性进行规范证明，明确该指标的适用场景、研究意义等，并利用具体的案例研究详细解释该指标的应用。</w:t>
      </w:r>
    </w:p>
    <w:p w14:paraId="3C806E53" w14:textId="77777777" w:rsidR="00E846E6" w:rsidRDefault="005F2C71">
      <w:pPr>
        <w:spacing w:line="360" w:lineRule="auto"/>
        <w:rPr>
          <w:sz w:val="24"/>
          <w:szCs w:val="24"/>
        </w:rPr>
      </w:pPr>
      <w:r>
        <w:rPr>
          <w:rFonts w:hint="eastAsia"/>
          <w:sz w:val="24"/>
          <w:szCs w:val="24"/>
        </w:rPr>
        <w:t>（</w:t>
      </w:r>
      <w:r>
        <w:rPr>
          <w:rFonts w:hint="eastAsia"/>
          <w:sz w:val="24"/>
          <w:szCs w:val="24"/>
        </w:rPr>
        <w:t>2</w:t>
      </w:r>
      <w:r>
        <w:rPr>
          <w:rFonts w:hint="eastAsia"/>
          <w:sz w:val="24"/>
          <w:szCs w:val="24"/>
        </w:rPr>
        <w:t>）测试充分性评估及结果分析：应用之前提出的智能软件测试评估指标，对测试用例集进行评估，分析其在覆盖充分性上的不足，生成完备的智能软件测试报告。对整个测试流程进行评估，检查在某一维度下测试用例</w:t>
      </w:r>
      <w:proofErr w:type="gramStart"/>
      <w:r>
        <w:rPr>
          <w:rFonts w:hint="eastAsia"/>
          <w:sz w:val="24"/>
          <w:szCs w:val="24"/>
        </w:rPr>
        <w:t>集是否</w:t>
      </w:r>
      <w:proofErr w:type="gramEnd"/>
      <w:r>
        <w:rPr>
          <w:rFonts w:hint="eastAsia"/>
          <w:sz w:val="24"/>
          <w:szCs w:val="24"/>
        </w:rPr>
        <w:t>达到了充分覆盖，是否存在重要场景遗漏的情况。若评估未通过，则进入数据驱动式测试阶段（图</w:t>
      </w:r>
      <w:r>
        <w:rPr>
          <w:rFonts w:hint="eastAsia"/>
          <w:sz w:val="24"/>
          <w:szCs w:val="24"/>
        </w:rPr>
        <w:t>2-1</w:t>
      </w:r>
      <w:r>
        <w:rPr>
          <w:rFonts w:hint="eastAsia"/>
          <w:sz w:val="24"/>
          <w:szCs w:val="24"/>
        </w:rPr>
        <w:t>所示），重新优化测试模型，生成算法及判定策略等，开启新一轮测试，直到测试评估结果达到预期。</w:t>
      </w:r>
    </w:p>
    <w:p w14:paraId="26154C95" w14:textId="77777777" w:rsidR="00E846E6" w:rsidRDefault="005F2C71">
      <w:pPr>
        <w:pStyle w:val="4"/>
        <w:spacing w:before="0" w:after="0" w:line="360" w:lineRule="auto"/>
      </w:pPr>
      <w:r>
        <w:rPr>
          <w:rFonts w:hint="eastAsia"/>
        </w:rPr>
        <w:t>关键技术</w:t>
      </w:r>
    </w:p>
    <w:p w14:paraId="1A27AF39" w14:textId="77777777" w:rsidR="00E846E6" w:rsidRDefault="005F2C71">
      <w:pPr>
        <w:pStyle w:val="af2"/>
        <w:spacing w:line="360" w:lineRule="auto"/>
        <w:ind w:firstLineChars="0" w:firstLine="0"/>
        <w:rPr>
          <w:sz w:val="24"/>
          <w:szCs w:val="24"/>
        </w:rPr>
      </w:pPr>
      <w:r>
        <w:rPr>
          <w:rFonts w:hint="eastAsia"/>
          <w:sz w:val="24"/>
          <w:szCs w:val="24"/>
        </w:rPr>
        <w:t>（</w:t>
      </w:r>
      <w:r>
        <w:rPr>
          <w:rFonts w:hint="eastAsia"/>
          <w:sz w:val="24"/>
          <w:szCs w:val="24"/>
        </w:rPr>
        <w:t>1</w:t>
      </w:r>
      <w:r>
        <w:rPr>
          <w:rFonts w:hint="eastAsia"/>
          <w:sz w:val="24"/>
          <w:szCs w:val="24"/>
        </w:rPr>
        <w:t>）软件测试评估技术，</w:t>
      </w:r>
      <w:proofErr w:type="gramStart"/>
      <w:r>
        <w:rPr>
          <w:rFonts w:hint="eastAsia"/>
          <w:sz w:val="24"/>
          <w:szCs w:val="24"/>
        </w:rPr>
        <w:t>包括白盒方法</w:t>
      </w:r>
      <w:proofErr w:type="gramEnd"/>
      <w:r>
        <w:rPr>
          <w:rFonts w:hint="eastAsia"/>
          <w:sz w:val="24"/>
          <w:szCs w:val="24"/>
        </w:rPr>
        <w:t>（如语句覆盖、判定覆盖和路径覆盖等）、黑盒方法（基于模型的软件测试覆盖率评估方法等）以及灰</w:t>
      </w:r>
      <w:proofErr w:type="gramStart"/>
      <w:r>
        <w:rPr>
          <w:rFonts w:hint="eastAsia"/>
          <w:sz w:val="24"/>
          <w:szCs w:val="24"/>
        </w:rPr>
        <w:t>盒方</w:t>
      </w:r>
      <w:proofErr w:type="gramEnd"/>
      <w:r>
        <w:rPr>
          <w:rFonts w:hint="eastAsia"/>
          <w:sz w:val="24"/>
          <w:szCs w:val="24"/>
        </w:rPr>
        <w:t>法等。</w:t>
      </w:r>
    </w:p>
    <w:p w14:paraId="7F79CEEE" w14:textId="77777777" w:rsidR="00E846E6" w:rsidRDefault="005F2C71">
      <w:pPr>
        <w:pStyle w:val="af2"/>
        <w:spacing w:line="360" w:lineRule="auto"/>
        <w:ind w:firstLineChars="0" w:firstLine="0"/>
        <w:rPr>
          <w:sz w:val="24"/>
          <w:szCs w:val="24"/>
        </w:rPr>
      </w:pPr>
      <w:r>
        <w:rPr>
          <w:rFonts w:hint="eastAsia"/>
          <w:sz w:val="24"/>
          <w:szCs w:val="24"/>
        </w:rPr>
        <w:t>（</w:t>
      </w:r>
      <w:r>
        <w:rPr>
          <w:rFonts w:hint="eastAsia"/>
          <w:sz w:val="24"/>
          <w:szCs w:val="24"/>
        </w:rPr>
        <w:t>2</w:t>
      </w:r>
      <w:r>
        <w:rPr>
          <w:rFonts w:hint="eastAsia"/>
          <w:sz w:val="24"/>
          <w:szCs w:val="24"/>
        </w:rPr>
        <w:t>）充分性评估及结果分析技术，包括软件测试充分性度量方法，基于覆盖率的测试用例评审方法，回归测试技术。</w:t>
      </w:r>
    </w:p>
    <w:p w14:paraId="7F048D9F" w14:textId="77777777" w:rsidR="00E846E6" w:rsidRDefault="00FB5932">
      <w:pPr>
        <w:pStyle w:val="3"/>
        <w:numPr>
          <w:ilvl w:val="1"/>
          <w:numId w:val="4"/>
        </w:numPr>
        <w:spacing w:before="0" w:after="0" w:line="360" w:lineRule="auto"/>
        <w:rPr>
          <w:color w:val="0070C0"/>
        </w:rPr>
      </w:pPr>
      <w:r w:rsidRPr="00FB5932">
        <w:rPr>
          <w:rFonts w:hint="eastAsia"/>
          <w:color w:val="0070C0"/>
        </w:rPr>
        <w:t>安全漏洞的检测与识别</w:t>
      </w:r>
    </w:p>
    <w:p w14:paraId="6CBA150E" w14:textId="77777777" w:rsidR="00F5686A" w:rsidRDefault="00F5686A" w:rsidP="00F5686A">
      <w:pPr>
        <w:pStyle w:val="4"/>
        <w:spacing w:before="0" w:after="0" w:line="360" w:lineRule="auto"/>
        <w:rPr>
          <w:szCs w:val="24"/>
        </w:rPr>
      </w:pPr>
      <w:r>
        <w:rPr>
          <w:rFonts w:hint="eastAsia"/>
          <w:szCs w:val="24"/>
        </w:rPr>
        <w:t>研究方法</w:t>
      </w:r>
    </w:p>
    <w:p w14:paraId="39C6A383" w14:textId="77777777" w:rsidR="00F5686A" w:rsidRDefault="00F5686A" w:rsidP="00F5686A">
      <w:pPr>
        <w:snapToGrid w:val="0"/>
        <w:spacing w:line="360" w:lineRule="auto"/>
        <w:ind w:firstLine="42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本课题将结合深度学习和自然语言处理领域的最新研究成果，探索有效的面向智能化软件系统的安全漏洞检测与安全缺陷报告识别技术，针对智能软件系统对安全可靠性要求较高以及数据驱动的智能软件测试产生的缺陷数量和缺陷种类可能较多、人工排查安全缺陷较为困难的问题，从程序源代码和软件缺陷报告两个角度，同时结合深度学习、自然语言处理和程序分析技术，研究安全相关的漏洞检测和安全缺陷报告识别方法。</w:t>
      </w:r>
    </w:p>
    <w:p w14:paraId="147BA1F3" w14:textId="77777777" w:rsidR="00F5686A" w:rsidRDefault="00F5686A" w:rsidP="00F5686A">
      <w:pPr>
        <w:pStyle w:val="4"/>
        <w:spacing w:before="0" w:after="0" w:line="360" w:lineRule="auto"/>
        <w:rPr>
          <w:szCs w:val="24"/>
        </w:rPr>
      </w:pPr>
      <w:r>
        <w:rPr>
          <w:rFonts w:hint="eastAsia"/>
          <w:szCs w:val="24"/>
        </w:rPr>
        <w:lastRenderedPageBreak/>
        <w:t>技术路线</w:t>
      </w:r>
    </w:p>
    <w:p w14:paraId="66009415" w14:textId="77777777" w:rsidR="00F5686A" w:rsidRDefault="00F5686A" w:rsidP="000066BA">
      <w:pPr>
        <w:spacing w:line="36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w:t>
      </w:r>
      <w:r>
        <w:rPr>
          <w:rFonts w:asciiTheme="minorEastAsia" w:eastAsiaTheme="minorEastAsia" w:hAnsiTheme="minorEastAsia" w:cstheme="minorEastAsia"/>
          <w:sz w:val="24"/>
          <w:szCs w:val="24"/>
        </w:rPr>
        <w:t>1</w:t>
      </w:r>
      <w:r>
        <w:rPr>
          <w:rFonts w:asciiTheme="minorEastAsia" w:eastAsiaTheme="minorEastAsia" w:hAnsiTheme="minorEastAsia" w:cstheme="minorEastAsia" w:hint="eastAsia"/>
          <w:sz w:val="24"/>
          <w:szCs w:val="24"/>
        </w:rPr>
        <w:t>）代码安全漏洞检测的技术路线：结合程序分析和深度学习技术以及安全漏洞特征模式库，自动识别待测程序中的安全漏洞，整体技术路线如图3-</w:t>
      </w:r>
      <w:r>
        <w:rPr>
          <w:rFonts w:asciiTheme="minorEastAsia" w:eastAsiaTheme="minorEastAsia" w:hAnsiTheme="minorEastAsia" w:cstheme="minorEastAsia"/>
          <w:sz w:val="24"/>
          <w:szCs w:val="24"/>
        </w:rPr>
        <w:t>1</w:t>
      </w:r>
      <w:r>
        <w:rPr>
          <w:rFonts w:asciiTheme="minorEastAsia" w:eastAsiaTheme="minorEastAsia" w:hAnsiTheme="minorEastAsia" w:cstheme="minorEastAsia" w:hint="eastAsia"/>
          <w:sz w:val="24"/>
          <w:szCs w:val="24"/>
        </w:rPr>
        <w:t>所示。</w:t>
      </w:r>
      <w:r>
        <w:rPr>
          <w:rFonts w:asciiTheme="minorEastAsia" w:eastAsiaTheme="minorEastAsia" w:hAnsiTheme="minorEastAsia" w:cstheme="minorEastAsia"/>
          <w:sz w:val="24"/>
          <w:szCs w:val="24"/>
        </w:rPr>
        <w:t xml:space="preserve"> </w:t>
      </w:r>
      <w:r>
        <w:rPr>
          <w:rFonts w:asciiTheme="minorEastAsia" w:eastAsiaTheme="minorEastAsia" w:hAnsiTheme="minorEastAsia" w:cstheme="minorEastAsia" w:hint="eastAsia"/>
          <w:sz w:val="24"/>
          <w:szCs w:val="24"/>
        </w:rPr>
        <w:t>首先，针对想要检测的某种类型的安全漏洞，从安全漏洞特征模式库中提取相关的漏洞特征，确定产生这些安全漏洞的可能关键元素，然后对待</w:t>
      </w:r>
      <w:proofErr w:type="gramStart"/>
      <w:r>
        <w:rPr>
          <w:rFonts w:asciiTheme="minorEastAsia" w:eastAsiaTheme="minorEastAsia" w:hAnsiTheme="minorEastAsia" w:cstheme="minorEastAsia" w:hint="eastAsia"/>
          <w:sz w:val="24"/>
          <w:szCs w:val="24"/>
        </w:rPr>
        <w:t>测程序</w:t>
      </w:r>
      <w:proofErr w:type="gramEnd"/>
      <w:r>
        <w:rPr>
          <w:rFonts w:asciiTheme="minorEastAsia" w:eastAsiaTheme="minorEastAsia" w:hAnsiTheme="minorEastAsia" w:cstheme="minorEastAsia" w:hint="eastAsia"/>
          <w:sz w:val="24"/>
          <w:szCs w:val="24"/>
        </w:rPr>
        <w:t>建立数据依赖和控制依赖图，提取关键元素所对应的程序切片并生成可能包含漏洞结构信息和语义信息的关键代码片段，再利用结合注意力机制的基于A</w:t>
      </w:r>
      <w:r>
        <w:rPr>
          <w:rFonts w:asciiTheme="minorEastAsia" w:eastAsiaTheme="minorEastAsia" w:hAnsiTheme="minorEastAsia" w:cstheme="minorEastAsia"/>
          <w:sz w:val="24"/>
          <w:szCs w:val="24"/>
        </w:rPr>
        <w:t>ST</w:t>
      </w:r>
      <w:r>
        <w:rPr>
          <w:rFonts w:asciiTheme="minorEastAsia" w:eastAsiaTheme="minorEastAsia" w:hAnsiTheme="minorEastAsia" w:cstheme="minorEastAsia" w:hint="eastAsia"/>
          <w:sz w:val="24"/>
          <w:szCs w:val="24"/>
        </w:rPr>
        <w:t>的循环神经网络和普通的循环神经网络对代码标准化后的token</w:t>
      </w:r>
      <w:proofErr w:type="gramStart"/>
      <w:r>
        <w:rPr>
          <w:rFonts w:asciiTheme="minorEastAsia" w:eastAsiaTheme="minorEastAsia" w:hAnsiTheme="minorEastAsia" w:cstheme="minorEastAsia" w:hint="eastAsia"/>
          <w:sz w:val="24"/>
          <w:szCs w:val="24"/>
        </w:rPr>
        <w:t>串分</w:t>
      </w:r>
      <w:proofErr w:type="gramEnd"/>
      <w:r>
        <w:rPr>
          <w:rFonts w:asciiTheme="minorEastAsia" w:eastAsiaTheme="minorEastAsia" w:hAnsiTheme="minorEastAsia" w:cstheme="minorEastAsia" w:hint="eastAsia"/>
          <w:sz w:val="24"/>
          <w:szCs w:val="24"/>
        </w:rPr>
        <w:t>别进行结构和语义编码。最后，将两种编码向量加权得到最终的混合代码向量表示，并送入softmax层，以预测代码中是否含有此类安全漏洞。</w:t>
      </w:r>
    </w:p>
    <w:p w14:paraId="3F3DDB4C" w14:textId="77777777" w:rsidR="00F5686A" w:rsidRDefault="00F5686A" w:rsidP="00F5686A">
      <w:pPr>
        <w:rPr>
          <w:rFonts w:asciiTheme="minorEastAsia" w:eastAsiaTheme="minorEastAsia" w:hAnsiTheme="minorEastAsia" w:cstheme="minorEastAsia"/>
          <w:sz w:val="24"/>
          <w:szCs w:val="24"/>
        </w:rPr>
      </w:pPr>
      <w:r>
        <w:rPr>
          <w:rFonts w:asciiTheme="minorEastAsia" w:eastAsiaTheme="minorEastAsia" w:hAnsiTheme="minorEastAsia" w:cstheme="minorEastAsia"/>
          <w:noProof/>
          <w:sz w:val="24"/>
          <w:szCs w:val="24"/>
        </w:rPr>
        <w:drawing>
          <wp:inline distT="0" distB="0" distL="0" distR="0" wp14:anchorId="58A3BA8E" wp14:editId="1C38B1B4">
            <wp:extent cx="5276328" cy="2604770"/>
            <wp:effectExtent l="0" t="0" r="63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279744" cy="2606456"/>
                    </a:xfrm>
                    <a:prstGeom prst="rect">
                      <a:avLst/>
                    </a:prstGeom>
                    <a:noFill/>
                    <a:ln>
                      <a:noFill/>
                    </a:ln>
                  </pic:spPr>
                </pic:pic>
              </a:graphicData>
            </a:graphic>
          </wp:inline>
        </w:drawing>
      </w:r>
    </w:p>
    <w:p w14:paraId="4312BB24" w14:textId="77777777" w:rsidR="00F5686A" w:rsidRDefault="00F5686A" w:rsidP="00F5686A">
      <w:pPr>
        <w:snapToGrid w:val="0"/>
        <w:spacing w:line="360" w:lineRule="auto"/>
        <w:jc w:val="cente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图3-</w:t>
      </w:r>
      <w:r>
        <w:rPr>
          <w:rFonts w:asciiTheme="minorEastAsia" w:eastAsiaTheme="minorEastAsia" w:hAnsiTheme="minorEastAsia" w:cstheme="minorEastAsia"/>
          <w:sz w:val="24"/>
          <w:szCs w:val="24"/>
        </w:rPr>
        <w:t xml:space="preserve">1 </w:t>
      </w:r>
      <w:r>
        <w:rPr>
          <w:rFonts w:asciiTheme="minorEastAsia" w:eastAsiaTheme="minorEastAsia" w:hAnsiTheme="minorEastAsia" w:cstheme="minorEastAsia" w:hint="eastAsia"/>
          <w:sz w:val="24"/>
          <w:szCs w:val="24"/>
        </w:rPr>
        <w:t>代码安全漏洞检测的技术路线图</w:t>
      </w:r>
    </w:p>
    <w:p w14:paraId="40A22753" w14:textId="77777777" w:rsidR="00F5686A" w:rsidRDefault="00F5686A" w:rsidP="00F5686A">
      <w:pPr>
        <w:snapToGrid w:val="0"/>
        <w:spacing w:line="360" w:lineRule="auto"/>
        <w:ind w:firstLine="420"/>
        <w:rPr>
          <w:rFonts w:asciiTheme="minorEastAsia" w:eastAsiaTheme="minorEastAsia" w:hAnsiTheme="minorEastAsia" w:cstheme="minorEastAsia"/>
          <w:color w:val="FF0000"/>
          <w:sz w:val="24"/>
          <w:szCs w:val="24"/>
        </w:rPr>
      </w:pPr>
      <w:r>
        <w:rPr>
          <w:rFonts w:asciiTheme="minorEastAsia" w:eastAsiaTheme="minorEastAsia" w:hAnsiTheme="minorEastAsia" w:cstheme="minorEastAsia" w:hint="eastAsia"/>
          <w:sz w:val="24"/>
          <w:szCs w:val="24"/>
        </w:rPr>
        <w:t>（</w:t>
      </w:r>
      <w:r>
        <w:rPr>
          <w:rFonts w:asciiTheme="minorEastAsia" w:eastAsiaTheme="minorEastAsia" w:hAnsiTheme="minorEastAsia" w:cstheme="minorEastAsia"/>
          <w:sz w:val="24"/>
          <w:szCs w:val="24"/>
        </w:rPr>
        <w:t>2</w:t>
      </w:r>
      <w:r>
        <w:rPr>
          <w:rFonts w:asciiTheme="minorEastAsia" w:eastAsiaTheme="minorEastAsia" w:hAnsiTheme="minorEastAsia" w:cstheme="minorEastAsia" w:hint="eastAsia"/>
          <w:sz w:val="24"/>
          <w:szCs w:val="24"/>
        </w:rPr>
        <w:t>）安全缺陷报告识别的技术路线：将排序学习、自然语言处理中的词嵌入、机器学习和深度学习技术相结合识别安全缺陷报告，详细技术路线图如图3-2所示。首先，针对</w:t>
      </w:r>
      <w:proofErr w:type="gramStart"/>
      <w:r>
        <w:rPr>
          <w:rFonts w:asciiTheme="minorEastAsia" w:eastAsiaTheme="minorEastAsia" w:hAnsiTheme="minorEastAsia" w:cstheme="minorEastAsia" w:hint="eastAsia"/>
          <w:sz w:val="24"/>
          <w:szCs w:val="24"/>
        </w:rPr>
        <w:t>非安全</w:t>
      </w:r>
      <w:proofErr w:type="gramEnd"/>
      <w:r>
        <w:rPr>
          <w:rFonts w:asciiTheme="minorEastAsia" w:eastAsiaTheme="minorEastAsia" w:hAnsiTheme="minorEastAsia" w:cstheme="minorEastAsia" w:hint="eastAsia"/>
          <w:sz w:val="24"/>
          <w:szCs w:val="24"/>
        </w:rPr>
        <w:t>缺陷报告同样包含与安全相关的关键词从而导致训练数据存在噪音以及训练数据严重失衡的问题，采用</w:t>
      </w:r>
      <w:r>
        <w:rPr>
          <w:rFonts w:asciiTheme="minorEastAsia" w:eastAsiaTheme="minorEastAsia" w:hAnsiTheme="minorEastAsia" w:cstheme="minorEastAsia"/>
          <w:sz w:val="24"/>
          <w:szCs w:val="24"/>
        </w:rPr>
        <w:t>learning to rank</w:t>
      </w:r>
      <w:r>
        <w:rPr>
          <w:rFonts w:asciiTheme="minorEastAsia" w:eastAsiaTheme="minorEastAsia" w:hAnsiTheme="minorEastAsia" w:cstheme="minorEastAsia" w:hint="eastAsia"/>
          <w:sz w:val="24"/>
          <w:szCs w:val="24"/>
        </w:rPr>
        <w:t>技术按内容相关性对训练数据集中的</w:t>
      </w:r>
      <w:proofErr w:type="gramStart"/>
      <w:r>
        <w:rPr>
          <w:rFonts w:asciiTheme="minorEastAsia" w:eastAsiaTheme="minorEastAsia" w:hAnsiTheme="minorEastAsia" w:cstheme="minorEastAsia" w:hint="eastAsia"/>
          <w:sz w:val="24"/>
          <w:szCs w:val="24"/>
        </w:rPr>
        <w:t>非安</w:t>
      </w:r>
      <w:proofErr w:type="gramEnd"/>
      <w:r>
        <w:rPr>
          <w:rFonts w:asciiTheme="minorEastAsia" w:eastAsiaTheme="minorEastAsia" w:hAnsiTheme="minorEastAsia" w:cstheme="minorEastAsia" w:hint="eastAsia"/>
          <w:sz w:val="24"/>
          <w:szCs w:val="24"/>
        </w:rPr>
        <w:t>全缺陷报告进行排序，选择与安全缺陷报告内容相关度较低的</w:t>
      </w:r>
      <w:proofErr w:type="gramStart"/>
      <w:r>
        <w:rPr>
          <w:rFonts w:asciiTheme="minorEastAsia" w:eastAsiaTheme="minorEastAsia" w:hAnsiTheme="minorEastAsia" w:cstheme="minorEastAsia" w:hint="eastAsia"/>
          <w:sz w:val="24"/>
          <w:szCs w:val="24"/>
        </w:rPr>
        <w:t>非安</w:t>
      </w:r>
      <w:proofErr w:type="gramEnd"/>
      <w:r>
        <w:rPr>
          <w:rFonts w:asciiTheme="minorEastAsia" w:eastAsiaTheme="minorEastAsia" w:hAnsiTheme="minorEastAsia" w:cstheme="minorEastAsia" w:hint="eastAsia"/>
          <w:sz w:val="24"/>
          <w:szCs w:val="24"/>
        </w:rPr>
        <w:t>全缺陷报告作为预测模型的训练数据集，并采用</w:t>
      </w:r>
      <w:r>
        <w:rPr>
          <w:rFonts w:asciiTheme="minorEastAsia" w:eastAsiaTheme="minorEastAsia" w:hAnsiTheme="minorEastAsia" w:cstheme="minorEastAsia"/>
          <w:sz w:val="24"/>
          <w:szCs w:val="24"/>
        </w:rPr>
        <w:t xml:space="preserve">word embedding </w:t>
      </w:r>
      <w:r>
        <w:rPr>
          <w:rFonts w:asciiTheme="minorEastAsia" w:eastAsiaTheme="minorEastAsia" w:hAnsiTheme="minorEastAsia" w:cstheme="minorEastAsia" w:hint="eastAsia"/>
          <w:sz w:val="24"/>
          <w:szCs w:val="24"/>
        </w:rPr>
        <w:t>技术将</w:t>
      </w:r>
      <w:proofErr w:type="gramStart"/>
      <w:r>
        <w:rPr>
          <w:rFonts w:asciiTheme="minorEastAsia" w:eastAsiaTheme="minorEastAsia" w:hAnsiTheme="minorEastAsia" w:cstheme="minorEastAsia" w:hint="eastAsia"/>
          <w:sz w:val="24"/>
          <w:szCs w:val="24"/>
        </w:rPr>
        <w:t>去噪</w:t>
      </w:r>
      <w:proofErr w:type="gramEnd"/>
      <w:r>
        <w:rPr>
          <w:rFonts w:asciiTheme="minorEastAsia" w:eastAsiaTheme="minorEastAsia" w:hAnsiTheme="minorEastAsia" w:cstheme="minorEastAsia" w:hint="eastAsia"/>
          <w:sz w:val="24"/>
          <w:szCs w:val="24"/>
        </w:rPr>
        <w:t>后的训练数据集中的缺陷报告转化为分布式向量表示，用以训练基于机器学习的预测模型，最后利用预测模型识别新的缺陷报告是否为安全缺陷报告。针对</w:t>
      </w:r>
      <w:proofErr w:type="gramStart"/>
      <w:r>
        <w:rPr>
          <w:rFonts w:asciiTheme="minorEastAsia" w:eastAsiaTheme="minorEastAsia" w:hAnsiTheme="minorEastAsia" w:cstheme="minorEastAsia" w:hint="eastAsia"/>
          <w:sz w:val="24"/>
          <w:szCs w:val="24"/>
        </w:rPr>
        <w:t>源项目</w:t>
      </w:r>
      <w:proofErr w:type="gramEnd"/>
      <w:r>
        <w:rPr>
          <w:rFonts w:asciiTheme="minorEastAsia" w:eastAsiaTheme="minorEastAsia" w:hAnsiTheme="minorEastAsia" w:cstheme="minorEastAsia" w:hint="eastAsia"/>
          <w:sz w:val="24"/>
          <w:szCs w:val="24"/>
        </w:rPr>
        <w:t>有可能缺少项目的历史缺陷信息或者项目历史数据中包含的安全缺</w:t>
      </w:r>
      <w:r>
        <w:rPr>
          <w:rFonts w:asciiTheme="minorEastAsia" w:eastAsiaTheme="minorEastAsia" w:hAnsiTheme="minorEastAsia" w:cstheme="minorEastAsia" w:hint="eastAsia"/>
          <w:sz w:val="24"/>
          <w:szCs w:val="24"/>
        </w:rPr>
        <w:lastRenderedPageBreak/>
        <w:t>陷数量较少的问题，采用迁移学习的方法建立</w:t>
      </w:r>
      <w:proofErr w:type="gramStart"/>
      <w:r>
        <w:rPr>
          <w:rFonts w:asciiTheme="minorEastAsia" w:eastAsiaTheme="minorEastAsia" w:hAnsiTheme="minorEastAsia" w:cstheme="minorEastAsia" w:hint="eastAsia"/>
          <w:sz w:val="24"/>
          <w:szCs w:val="24"/>
        </w:rPr>
        <w:t>跨项</w:t>
      </w:r>
      <w:proofErr w:type="gramEnd"/>
      <w:r>
        <w:rPr>
          <w:rFonts w:asciiTheme="minorEastAsia" w:eastAsiaTheme="minorEastAsia" w:hAnsiTheme="minorEastAsia" w:cstheme="minorEastAsia" w:hint="eastAsia"/>
          <w:sz w:val="24"/>
          <w:szCs w:val="24"/>
        </w:rPr>
        <w:t>目预测模型，实现</w:t>
      </w:r>
      <w:proofErr w:type="gramStart"/>
      <w:r>
        <w:rPr>
          <w:rFonts w:asciiTheme="minorEastAsia" w:eastAsiaTheme="minorEastAsia" w:hAnsiTheme="minorEastAsia" w:cstheme="minorEastAsia" w:hint="eastAsia"/>
          <w:sz w:val="24"/>
          <w:szCs w:val="24"/>
        </w:rPr>
        <w:t>跨项</w:t>
      </w:r>
      <w:proofErr w:type="gramEnd"/>
      <w:r>
        <w:rPr>
          <w:rFonts w:asciiTheme="minorEastAsia" w:eastAsiaTheme="minorEastAsia" w:hAnsiTheme="minorEastAsia" w:cstheme="minorEastAsia" w:hint="eastAsia"/>
          <w:sz w:val="24"/>
          <w:szCs w:val="24"/>
        </w:rPr>
        <w:t>目的安全缺陷报告识别。</w:t>
      </w:r>
    </w:p>
    <w:p w14:paraId="27CB6D6D" w14:textId="77777777" w:rsidR="00F5686A" w:rsidRDefault="00F5686A" w:rsidP="00F5686A">
      <w:pPr>
        <w:snapToGrid w:val="0"/>
        <w:spacing w:line="360" w:lineRule="auto"/>
        <w:rPr>
          <w:rFonts w:asciiTheme="minorEastAsia" w:eastAsiaTheme="minorEastAsia" w:hAnsiTheme="minorEastAsia" w:cstheme="minorEastAsia"/>
          <w:color w:val="FF0000"/>
          <w:sz w:val="24"/>
          <w:szCs w:val="24"/>
        </w:rPr>
      </w:pPr>
      <w:r>
        <w:rPr>
          <w:rFonts w:asciiTheme="minorEastAsia" w:eastAsiaTheme="minorEastAsia" w:hAnsiTheme="minorEastAsia" w:cstheme="minorEastAsia"/>
          <w:noProof/>
          <w:color w:val="FF0000"/>
          <w:sz w:val="24"/>
          <w:szCs w:val="24"/>
        </w:rPr>
        <w:drawing>
          <wp:inline distT="0" distB="0" distL="0" distR="0" wp14:anchorId="4606113E" wp14:editId="71D062F8">
            <wp:extent cx="5274310" cy="285686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856865"/>
                    </a:xfrm>
                    <a:prstGeom prst="rect">
                      <a:avLst/>
                    </a:prstGeom>
                  </pic:spPr>
                </pic:pic>
              </a:graphicData>
            </a:graphic>
          </wp:inline>
        </w:drawing>
      </w:r>
    </w:p>
    <w:p w14:paraId="4231B302" w14:textId="77777777" w:rsidR="00F5686A" w:rsidRDefault="00F5686A" w:rsidP="00F5686A">
      <w:pPr>
        <w:snapToGrid w:val="0"/>
        <w:spacing w:line="360" w:lineRule="auto"/>
        <w:jc w:val="cente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图3-2</w:t>
      </w:r>
      <w:r>
        <w:rPr>
          <w:rFonts w:asciiTheme="minorEastAsia" w:eastAsiaTheme="minorEastAsia" w:hAnsiTheme="minorEastAsia" w:cstheme="minorEastAsia"/>
          <w:sz w:val="24"/>
          <w:szCs w:val="24"/>
        </w:rPr>
        <w:t xml:space="preserve"> </w:t>
      </w:r>
      <w:r>
        <w:rPr>
          <w:rFonts w:asciiTheme="minorEastAsia" w:eastAsiaTheme="minorEastAsia" w:hAnsiTheme="minorEastAsia" w:cstheme="minorEastAsia" w:hint="eastAsia"/>
          <w:sz w:val="24"/>
          <w:szCs w:val="24"/>
        </w:rPr>
        <w:t>安全缺陷报告识别的技术路线图</w:t>
      </w:r>
    </w:p>
    <w:p w14:paraId="07AD275A" w14:textId="77777777" w:rsidR="00F5686A" w:rsidRDefault="00F5686A" w:rsidP="00F5686A">
      <w:pPr>
        <w:pStyle w:val="4"/>
        <w:spacing w:before="0" w:after="0" w:line="360" w:lineRule="auto"/>
        <w:rPr>
          <w:szCs w:val="24"/>
        </w:rPr>
      </w:pPr>
      <w:r>
        <w:rPr>
          <w:rFonts w:hint="eastAsia"/>
          <w:szCs w:val="24"/>
        </w:rPr>
        <w:t>关键技术</w:t>
      </w:r>
    </w:p>
    <w:p w14:paraId="18CB5016" w14:textId="77777777" w:rsidR="00F5686A" w:rsidRDefault="00F5686A" w:rsidP="00F5686A">
      <w:pPr>
        <w:spacing w:line="360" w:lineRule="auto"/>
        <w:rPr>
          <w:b/>
          <w:bCs/>
        </w:rPr>
      </w:pPr>
      <w:r>
        <w:rPr>
          <w:rFonts w:asciiTheme="minorEastAsia" w:eastAsiaTheme="minorEastAsia" w:hAnsiTheme="minorEastAsia" w:cstheme="minorEastAsia" w:hint="eastAsia"/>
          <w:sz w:val="24"/>
          <w:szCs w:val="24"/>
        </w:rPr>
        <w:t>（</w:t>
      </w:r>
      <w:r>
        <w:rPr>
          <w:rFonts w:asciiTheme="minorEastAsia" w:eastAsiaTheme="minorEastAsia" w:hAnsiTheme="minorEastAsia" w:cstheme="minorEastAsia"/>
          <w:sz w:val="24"/>
          <w:szCs w:val="24"/>
        </w:rPr>
        <w:t>1</w:t>
      </w:r>
      <w:r>
        <w:rPr>
          <w:rFonts w:asciiTheme="minorEastAsia" w:eastAsiaTheme="minorEastAsia" w:hAnsiTheme="minorEastAsia" w:cstheme="minorEastAsia" w:hint="eastAsia"/>
          <w:sz w:val="24"/>
          <w:szCs w:val="24"/>
        </w:rPr>
        <w:t>）代码安全漏洞识别涉及的关键技术：基于程序分析的关键元素切片提取方法，代码标准化方法，基于LSTM的代码表示学习方法，基于注意力机制的向量混合表示方法，基于深度学习的安全漏洞预测技术。</w:t>
      </w:r>
    </w:p>
    <w:p w14:paraId="4ACC0BCC" w14:textId="77777777" w:rsidR="00F5686A" w:rsidRDefault="00F5686A">
      <w:pPr>
        <w:spacing w:line="360" w:lineRule="auto"/>
      </w:pPr>
      <w:r>
        <w:rPr>
          <w:rFonts w:asciiTheme="minorEastAsia" w:eastAsiaTheme="minorEastAsia" w:hAnsiTheme="minorEastAsia" w:cstheme="minorEastAsia" w:hint="eastAsia"/>
          <w:sz w:val="24"/>
          <w:szCs w:val="24"/>
        </w:rPr>
        <w:t>（</w:t>
      </w:r>
      <w:r>
        <w:rPr>
          <w:rFonts w:asciiTheme="minorEastAsia" w:eastAsiaTheme="minorEastAsia" w:hAnsiTheme="minorEastAsia" w:cstheme="minorEastAsia"/>
          <w:sz w:val="24"/>
          <w:szCs w:val="24"/>
        </w:rPr>
        <w:t>2</w:t>
      </w:r>
      <w:r>
        <w:rPr>
          <w:rFonts w:asciiTheme="minorEastAsia" w:eastAsiaTheme="minorEastAsia" w:hAnsiTheme="minorEastAsia" w:cstheme="minorEastAsia" w:hint="eastAsia"/>
          <w:sz w:val="24"/>
          <w:szCs w:val="24"/>
        </w:rPr>
        <w:t>）安全缺陷报告识别涉及的关键技术：基于l</w:t>
      </w:r>
      <w:r>
        <w:rPr>
          <w:rFonts w:asciiTheme="minorEastAsia" w:eastAsiaTheme="minorEastAsia" w:hAnsiTheme="minorEastAsia" w:cstheme="minorEastAsia"/>
          <w:sz w:val="24"/>
          <w:szCs w:val="24"/>
        </w:rPr>
        <w:t>earning to rank</w:t>
      </w:r>
      <w:r>
        <w:rPr>
          <w:rFonts w:asciiTheme="minorEastAsia" w:eastAsiaTheme="minorEastAsia" w:hAnsiTheme="minorEastAsia" w:cstheme="minorEastAsia" w:hint="eastAsia"/>
          <w:sz w:val="24"/>
          <w:szCs w:val="24"/>
        </w:rPr>
        <w:t>的训练</w:t>
      </w:r>
      <w:proofErr w:type="gramStart"/>
      <w:r>
        <w:rPr>
          <w:rFonts w:asciiTheme="minorEastAsia" w:eastAsiaTheme="minorEastAsia" w:hAnsiTheme="minorEastAsia" w:cstheme="minorEastAsia" w:hint="eastAsia"/>
          <w:sz w:val="24"/>
          <w:szCs w:val="24"/>
        </w:rPr>
        <w:t>数据去噪方法</w:t>
      </w:r>
      <w:proofErr w:type="gramEnd"/>
      <w:r>
        <w:rPr>
          <w:rFonts w:asciiTheme="minorEastAsia" w:eastAsiaTheme="minorEastAsia" w:hAnsiTheme="minorEastAsia" w:cstheme="minorEastAsia" w:hint="eastAsia"/>
          <w:sz w:val="24"/>
          <w:szCs w:val="24"/>
        </w:rPr>
        <w:t>，基于w</w:t>
      </w:r>
      <w:r>
        <w:rPr>
          <w:rFonts w:asciiTheme="minorEastAsia" w:eastAsiaTheme="minorEastAsia" w:hAnsiTheme="minorEastAsia" w:cstheme="minorEastAsia"/>
          <w:sz w:val="24"/>
          <w:szCs w:val="24"/>
        </w:rPr>
        <w:t>ord embedding</w:t>
      </w:r>
      <w:r>
        <w:rPr>
          <w:rFonts w:asciiTheme="minorEastAsia" w:eastAsiaTheme="minorEastAsia" w:hAnsiTheme="minorEastAsia" w:cstheme="minorEastAsia" w:hint="eastAsia"/>
          <w:sz w:val="24"/>
          <w:szCs w:val="24"/>
        </w:rPr>
        <w:t>的缺陷报告表示学习方法，基于迁移学习的</w:t>
      </w:r>
      <w:proofErr w:type="gramStart"/>
      <w:r>
        <w:rPr>
          <w:rFonts w:asciiTheme="minorEastAsia" w:eastAsiaTheme="minorEastAsia" w:hAnsiTheme="minorEastAsia" w:cstheme="minorEastAsia" w:hint="eastAsia"/>
          <w:sz w:val="24"/>
          <w:szCs w:val="24"/>
        </w:rPr>
        <w:t>跨项</w:t>
      </w:r>
      <w:proofErr w:type="gramEnd"/>
      <w:r>
        <w:rPr>
          <w:rFonts w:asciiTheme="minorEastAsia" w:eastAsiaTheme="minorEastAsia" w:hAnsiTheme="minorEastAsia" w:cstheme="minorEastAsia" w:hint="eastAsia"/>
          <w:sz w:val="24"/>
          <w:szCs w:val="24"/>
        </w:rPr>
        <w:t>目预测方法。</w:t>
      </w:r>
    </w:p>
    <w:p w14:paraId="10ED669B" w14:textId="77777777" w:rsidR="00E846E6" w:rsidRDefault="005F2C71">
      <w:pPr>
        <w:pStyle w:val="3"/>
        <w:numPr>
          <w:ilvl w:val="1"/>
          <w:numId w:val="4"/>
        </w:numPr>
        <w:spacing w:before="0" w:after="0" w:line="240" w:lineRule="auto"/>
        <w:rPr>
          <w:color w:val="0070C0"/>
        </w:rPr>
      </w:pPr>
      <w:r>
        <w:rPr>
          <w:rFonts w:hint="eastAsia"/>
          <w:color w:val="0070C0"/>
        </w:rPr>
        <w:t>数据驱动式测试</w:t>
      </w:r>
    </w:p>
    <w:p w14:paraId="7E860572" w14:textId="77777777" w:rsidR="00E846E6" w:rsidRDefault="005F2C71">
      <w:pPr>
        <w:pStyle w:val="4"/>
        <w:spacing w:before="0" w:after="0" w:line="360" w:lineRule="auto"/>
        <w:rPr>
          <w:szCs w:val="24"/>
        </w:rPr>
      </w:pPr>
      <w:r>
        <w:rPr>
          <w:rFonts w:hint="eastAsia"/>
          <w:szCs w:val="24"/>
        </w:rPr>
        <w:t>研究方法</w:t>
      </w:r>
    </w:p>
    <w:p w14:paraId="768BEF01" w14:textId="77777777" w:rsidR="00E846E6" w:rsidRDefault="005F2C71">
      <w:pPr>
        <w:spacing w:line="360" w:lineRule="auto"/>
        <w:ind w:firstLine="420"/>
        <w:rPr>
          <w:sz w:val="24"/>
          <w:szCs w:val="24"/>
        </w:rPr>
      </w:pPr>
      <w:r>
        <w:rPr>
          <w:rFonts w:hint="eastAsia"/>
          <w:sz w:val="24"/>
          <w:szCs w:val="24"/>
        </w:rPr>
        <w:t>针对智能软件系统的学习深层知识、融合跨界数据、数据处理层级化、决策逻辑不受控、系统输出难以验证、集成群体智慧等特点带来的问题，本课题利用软件训练数据、开发与测试中产生的海量数据，探索数据驱动式测试方法与技术，结合大数据处理和数据挖掘相关技术，优化智能软件测试策略，构建面向智能软件的数据驱动式测试框架。</w:t>
      </w:r>
    </w:p>
    <w:p w14:paraId="715CFEA8" w14:textId="77777777" w:rsidR="00E846E6" w:rsidRDefault="005F2C71">
      <w:pPr>
        <w:pStyle w:val="4"/>
        <w:spacing w:before="0" w:after="0" w:line="360" w:lineRule="auto"/>
      </w:pPr>
      <w:r>
        <w:rPr>
          <w:rFonts w:hint="eastAsia"/>
        </w:rPr>
        <w:t>技术路线</w:t>
      </w:r>
    </w:p>
    <w:p w14:paraId="17A278A2" w14:textId="30D4BB60" w:rsidR="00E846E6" w:rsidRDefault="005F2C71">
      <w:pPr>
        <w:numPr>
          <w:ilvl w:val="0"/>
          <w:numId w:val="6"/>
        </w:numPr>
        <w:spacing w:line="360" w:lineRule="auto"/>
        <w:rPr>
          <w:sz w:val="24"/>
          <w:szCs w:val="24"/>
        </w:rPr>
      </w:pPr>
      <w:r>
        <w:rPr>
          <w:rFonts w:hint="eastAsia"/>
          <w:sz w:val="24"/>
          <w:szCs w:val="24"/>
        </w:rPr>
        <w:t>数据选取与数据处理的技术路线：数据源包括软件数据（如软件版本信息）、</w:t>
      </w:r>
      <w:r>
        <w:rPr>
          <w:rFonts w:hint="eastAsia"/>
          <w:sz w:val="24"/>
          <w:szCs w:val="24"/>
        </w:rPr>
        <w:lastRenderedPageBreak/>
        <w:t>输入数据、训练数据、中间数据和测试数据（如测试报告、安全报告、测试日志等），</w:t>
      </w:r>
      <w:del w:id="842" w:author="付 安" w:date="2019-02-20T17:32:00Z">
        <w:r w:rsidDel="000129F0">
          <w:rPr>
            <w:rFonts w:hint="eastAsia"/>
            <w:sz w:val="24"/>
            <w:szCs w:val="24"/>
          </w:rPr>
          <w:delText>我们</w:delText>
        </w:r>
      </w:del>
      <w:ins w:id="843" w:author="付 安" w:date="2019-02-20T17:32:00Z">
        <w:r w:rsidR="000129F0">
          <w:rPr>
            <w:rFonts w:hint="eastAsia"/>
            <w:sz w:val="24"/>
            <w:szCs w:val="24"/>
          </w:rPr>
          <w:t>本课题</w:t>
        </w:r>
      </w:ins>
      <w:r>
        <w:rPr>
          <w:rFonts w:hint="eastAsia"/>
          <w:sz w:val="24"/>
          <w:szCs w:val="24"/>
        </w:rPr>
        <w:t>首先构建数据价值密度指标，对不同类型和来源的数据的价值密度及可挖掘程度进行区分，其次针对不同类型及价值密度的数据选择适当的数据提取技术，采用自然语言处理对海量文本信息进行关键词提取，采用分类预测算法对测试报告的判定结果进行整理等，建立一个完备的产品运行与测试数据库。</w:t>
      </w:r>
    </w:p>
    <w:p w14:paraId="4EFA8D3B" w14:textId="77777777" w:rsidR="00E846E6" w:rsidRDefault="005F2C71">
      <w:pPr>
        <w:numPr>
          <w:ilvl w:val="0"/>
          <w:numId w:val="6"/>
        </w:numPr>
        <w:spacing w:line="360" w:lineRule="auto"/>
        <w:rPr>
          <w:sz w:val="24"/>
          <w:szCs w:val="24"/>
        </w:rPr>
      </w:pPr>
      <w:r>
        <w:rPr>
          <w:rFonts w:hint="eastAsia"/>
          <w:sz w:val="24"/>
          <w:szCs w:val="24"/>
        </w:rPr>
        <w:t>测试策略优化的技术路线：数据处理完成之后，利用数据驱动对测试策略进行合理优化。具体包括，模型的数据输入更加丰富，测试报告显示可能存在部分测试场景的遗漏，若干模块功能相近出现冗余等，这些可指导测试人员重新优化测试模型，调整生成与优化策略；通过对测试报告的判定结果的分类预测，总结出更加明确的执行结果判定策略，获取新的蜕变关系等。</w:t>
      </w:r>
    </w:p>
    <w:p w14:paraId="7D08FAFA" w14:textId="77777777" w:rsidR="00E846E6" w:rsidRDefault="005F2C71">
      <w:pPr>
        <w:pStyle w:val="4"/>
        <w:spacing w:before="0" w:after="0" w:line="360" w:lineRule="auto"/>
      </w:pPr>
      <w:r>
        <w:rPr>
          <w:rFonts w:hint="eastAsia"/>
        </w:rPr>
        <w:t>关键技术</w:t>
      </w:r>
    </w:p>
    <w:p w14:paraId="5C915443" w14:textId="77777777" w:rsidR="00E846E6" w:rsidRDefault="005F2C71">
      <w:pPr>
        <w:numPr>
          <w:ilvl w:val="0"/>
          <w:numId w:val="7"/>
        </w:numPr>
        <w:spacing w:line="360" w:lineRule="auto"/>
        <w:rPr>
          <w:sz w:val="24"/>
          <w:szCs w:val="24"/>
        </w:rPr>
      </w:pPr>
      <w:r>
        <w:rPr>
          <w:rFonts w:hint="eastAsia"/>
          <w:sz w:val="24"/>
          <w:szCs w:val="24"/>
        </w:rPr>
        <w:t>数据选取与数据处理的关键技术：数据采集与数据挖掘技术、数据并行处理技术等。</w:t>
      </w:r>
    </w:p>
    <w:p w14:paraId="4E5A6987" w14:textId="77777777" w:rsidR="00E846E6" w:rsidRDefault="005F2C71">
      <w:pPr>
        <w:numPr>
          <w:ilvl w:val="0"/>
          <w:numId w:val="7"/>
        </w:numPr>
        <w:spacing w:line="360" w:lineRule="auto"/>
        <w:rPr>
          <w:sz w:val="24"/>
          <w:szCs w:val="24"/>
        </w:rPr>
      </w:pPr>
      <w:r>
        <w:rPr>
          <w:rFonts w:hint="eastAsia"/>
          <w:sz w:val="24"/>
          <w:szCs w:val="24"/>
        </w:rPr>
        <w:t>测试策略优化的关键技术：自适应测试模型技术、自适应测试生成与优化技术及自适应执行判定技术等。</w:t>
      </w:r>
    </w:p>
    <w:p w14:paraId="7D8F3C0D" w14:textId="77777777" w:rsidR="00F5686A" w:rsidRDefault="00F5686A" w:rsidP="00F5686A">
      <w:pPr>
        <w:spacing w:line="360" w:lineRule="auto"/>
        <w:rPr>
          <w:sz w:val="24"/>
          <w:szCs w:val="24"/>
        </w:rPr>
      </w:pPr>
    </w:p>
    <w:p w14:paraId="7AFFC105" w14:textId="77777777" w:rsidR="000A5FBD" w:rsidRDefault="000A5FBD">
      <w:pPr>
        <w:widowControl/>
        <w:jc w:val="left"/>
        <w:rPr>
          <w:sz w:val="24"/>
          <w:szCs w:val="24"/>
        </w:rPr>
      </w:pPr>
      <w:r>
        <w:rPr>
          <w:sz w:val="24"/>
          <w:szCs w:val="24"/>
        </w:rPr>
        <w:br w:type="page"/>
      </w:r>
    </w:p>
    <w:p w14:paraId="409CD839" w14:textId="77777777" w:rsidR="00E846E6" w:rsidRDefault="005F2C71">
      <w:pPr>
        <w:pStyle w:val="2"/>
        <w:numPr>
          <w:ilvl w:val="0"/>
          <w:numId w:val="4"/>
        </w:numPr>
        <w:ind w:firstLine="420"/>
        <w:rPr>
          <w:b/>
          <w:bCs/>
          <w:color w:val="0070C0"/>
        </w:rPr>
      </w:pPr>
      <w:commentRangeStart w:id="844"/>
      <w:r>
        <w:rPr>
          <w:b/>
          <w:bCs/>
          <w:color w:val="0070C0"/>
        </w:rPr>
        <w:lastRenderedPageBreak/>
        <w:t>本项目的特色与创新之处</w:t>
      </w:r>
      <w:commentRangeEnd w:id="844"/>
      <w:r w:rsidR="005B317B">
        <w:rPr>
          <w:rStyle w:val="af0"/>
          <w:rFonts w:ascii="Times New Roman" w:eastAsia="宋体" w:hAnsi="Times New Roman"/>
        </w:rPr>
        <w:commentReference w:id="844"/>
      </w:r>
      <w:r>
        <w:rPr>
          <w:b/>
          <w:bCs/>
          <w:color w:val="0070C0"/>
        </w:rPr>
        <w:t>；</w:t>
      </w:r>
    </w:p>
    <w:p w14:paraId="5C1FE2D7" w14:textId="6D5DA2E2" w:rsidR="00E846E6" w:rsidRDefault="005F2C71">
      <w:pPr>
        <w:numPr>
          <w:ilvl w:val="0"/>
          <w:numId w:val="8"/>
        </w:numPr>
        <w:spacing w:line="360" w:lineRule="auto"/>
        <w:rPr>
          <w:rFonts w:eastAsia="楷体"/>
          <w:sz w:val="24"/>
          <w:szCs w:val="24"/>
        </w:rPr>
      </w:pPr>
      <w:r>
        <w:rPr>
          <w:rFonts w:eastAsia="楷体"/>
          <w:sz w:val="24"/>
          <w:szCs w:val="24"/>
        </w:rPr>
        <w:t>我们系统梳理了软件测试方法体系（见图</w:t>
      </w:r>
      <w:r>
        <w:rPr>
          <w:rFonts w:eastAsia="楷体"/>
          <w:sz w:val="24"/>
          <w:szCs w:val="24"/>
        </w:rPr>
        <w:t>4-1</w:t>
      </w:r>
      <w:r w:rsidR="0043214A">
        <w:rPr>
          <w:rFonts w:eastAsia="楷体"/>
          <w:sz w:val="24"/>
          <w:szCs w:val="24"/>
        </w:rPr>
        <w:t>a</w:t>
      </w:r>
      <w:r>
        <w:rPr>
          <w:rFonts w:eastAsia="楷体"/>
          <w:sz w:val="24"/>
          <w:szCs w:val="24"/>
        </w:rPr>
        <w:t>），将</w:t>
      </w:r>
      <w:r>
        <w:rPr>
          <w:rFonts w:eastAsia="楷体"/>
          <w:sz w:val="24"/>
          <w:szCs w:val="24"/>
        </w:rPr>
        <w:t>100</w:t>
      </w:r>
      <w:r>
        <w:rPr>
          <w:rFonts w:eastAsia="楷体"/>
          <w:sz w:val="24"/>
          <w:szCs w:val="24"/>
        </w:rPr>
        <w:t>种软件测试方法分成</w:t>
      </w:r>
      <w:r>
        <w:rPr>
          <w:rFonts w:eastAsia="楷体" w:hint="eastAsia"/>
          <w:sz w:val="24"/>
          <w:szCs w:val="24"/>
        </w:rPr>
        <w:t>四</w:t>
      </w:r>
      <w:r>
        <w:rPr>
          <w:rFonts w:eastAsia="楷体"/>
          <w:sz w:val="24"/>
          <w:szCs w:val="24"/>
        </w:rPr>
        <w:t>大类：</w:t>
      </w:r>
      <w:r>
        <w:rPr>
          <w:rFonts w:eastAsia="楷体"/>
          <w:sz w:val="24"/>
          <w:szCs w:val="24"/>
        </w:rPr>
        <w:t>M</w:t>
      </w:r>
      <w:r w:rsidRPr="00D74A09">
        <w:rPr>
          <w:rFonts w:eastAsia="楷体"/>
          <w:sz w:val="24"/>
          <w:szCs w:val="24"/>
          <w:vertAlign w:val="subscript"/>
        </w:rPr>
        <w:t>i</w:t>
      </w:r>
      <w:ins w:id="845" w:author="phantom Dai" w:date="2019-02-21T23:31:00Z">
        <w:r w:rsidR="005B317B">
          <w:rPr>
            <w:rFonts w:eastAsia="楷体"/>
            <w:sz w:val="24"/>
            <w:szCs w:val="24"/>
            <w:vertAlign w:val="subscript"/>
          </w:rPr>
          <w:t xml:space="preserve"> </w:t>
        </w:r>
      </w:ins>
      <w:r>
        <w:rPr>
          <w:rFonts w:eastAsia="楷体"/>
          <w:sz w:val="24"/>
          <w:szCs w:val="24"/>
        </w:rPr>
        <w:t>各种专门的软件测试方法；</w:t>
      </w:r>
      <w:r>
        <w:rPr>
          <w:rFonts w:eastAsia="楷体"/>
          <w:sz w:val="24"/>
          <w:szCs w:val="24"/>
        </w:rPr>
        <w:t>A</w:t>
      </w:r>
      <w:r w:rsidRPr="00D74A09">
        <w:rPr>
          <w:rFonts w:eastAsia="楷体"/>
          <w:sz w:val="24"/>
          <w:szCs w:val="24"/>
          <w:vertAlign w:val="subscript"/>
        </w:rPr>
        <w:t>j</w:t>
      </w:r>
      <w:ins w:id="846" w:author="phantom Dai" w:date="2019-02-21T23:31:00Z">
        <w:r w:rsidR="005B317B">
          <w:rPr>
            <w:rFonts w:eastAsia="楷体"/>
            <w:sz w:val="24"/>
            <w:szCs w:val="24"/>
            <w:vertAlign w:val="subscript"/>
          </w:rPr>
          <w:t xml:space="preserve"> </w:t>
        </w:r>
      </w:ins>
      <w:r>
        <w:rPr>
          <w:rFonts w:eastAsia="楷体"/>
          <w:sz w:val="24"/>
          <w:szCs w:val="24"/>
        </w:rPr>
        <w:t>针对各种属性和方面的测试方法；</w:t>
      </w:r>
      <w:r>
        <w:rPr>
          <w:rFonts w:eastAsia="楷体"/>
          <w:sz w:val="24"/>
          <w:szCs w:val="24"/>
        </w:rPr>
        <w:t>Sk</w:t>
      </w:r>
      <w:ins w:id="847" w:author="phantom Dai" w:date="2019-02-21T23:31:00Z">
        <w:r w:rsidR="005B317B">
          <w:rPr>
            <w:rFonts w:eastAsia="楷体"/>
            <w:sz w:val="24"/>
            <w:szCs w:val="24"/>
          </w:rPr>
          <w:t xml:space="preserve"> </w:t>
        </w:r>
      </w:ins>
      <w:r>
        <w:rPr>
          <w:rFonts w:eastAsia="楷体"/>
          <w:sz w:val="24"/>
          <w:szCs w:val="24"/>
        </w:rPr>
        <w:t>各个开发阶段的软件测试方法；</w:t>
      </w:r>
      <w:r>
        <w:rPr>
          <w:rFonts w:eastAsia="楷体"/>
          <w:sz w:val="24"/>
          <w:szCs w:val="24"/>
        </w:rPr>
        <w:t>SUT</w:t>
      </w:r>
      <w:r w:rsidRPr="00D74A09">
        <w:rPr>
          <w:rFonts w:eastAsia="楷体"/>
          <w:sz w:val="24"/>
          <w:szCs w:val="24"/>
          <w:vertAlign w:val="subscript"/>
        </w:rPr>
        <w:t>l</w:t>
      </w:r>
      <w:ins w:id="848" w:author="phantom Dai" w:date="2019-02-21T23:31:00Z">
        <w:r w:rsidR="005B317B">
          <w:rPr>
            <w:rFonts w:eastAsia="楷体"/>
            <w:sz w:val="24"/>
            <w:szCs w:val="24"/>
            <w:vertAlign w:val="subscript"/>
          </w:rPr>
          <w:t xml:space="preserve"> </w:t>
        </w:r>
      </w:ins>
      <w:r>
        <w:rPr>
          <w:rFonts w:eastAsia="楷体"/>
          <w:sz w:val="24"/>
          <w:szCs w:val="24"/>
        </w:rPr>
        <w:t>各种类型的软件测试方法。</w:t>
      </w:r>
      <w:r>
        <w:rPr>
          <w:rFonts w:eastAsia="楷体" w:hint="eastAsia"/>
          <w:sz w:val="24"/>
          <w:szCs w:val="24"/>
        </w:rPr>
        <w:t>智能</w:t>
      </w:r>
      <w:r w:rsidR="004110B8">
        <w:rPr>
          <w:rFonts w:eastAsia="楷体" w:hint="eastAsia"/>
          <w:sz w:val="24"/>
          <w:szCs w:val="24"/>
        </w:rPr>
        <w:t>化</w:t>
      </w:r>
      <w:r>
        <w:rPr>
          <w:rFonts w:eastAsia="楷体" w:hint="eastAsia"/>
          <w:sz w:val="24"/>
          <w:szCs w:val="24"/>
        </w:rPr>
        <w:t>软件</w:t>
      </w:r>
      <w:r>
        <w:rPr>
          <w:rFonts w:eastAsia="楷体"/>
          <w:sz w:val="24"/>
          <w:szCs w:val="24"/>
        </w:rPr>
        <w:t>是一种属于</w:t>
      </w:r>
      <w:ins w:id="849" w:author="phantom Dai" w:date="2019-02-21T23:31:00Z">
        <w:r w:rsidR="005B317B">
          <w:rPr>
            <w:rFonts w:eastAsia="楷体" w:hint="eastAsia"/>
            <w:sz w:val="24"/>
            <w:szCs w:val="24"/>
          </w:rPr>
          <w:t xml:space="preserve"> </w:t>
        </w:r>
      </w:ins>
      <w:r>
        <w:rPr>
          <w:rFonts w:eastAsia="楷体"/>
          <w:sz w:val="24"/>
          <w:szCs w:val="24"/>
        </w:rPr>
        <w:t>SUT</w:t>
      </w:r>
      <w:r w:rsidRPr="00D74A09">
        <w:rPr>
          <w:rFonts w:eastAsia="楷体"/>
          <w:sz w:val="24"/>
          <w:szCs w:val="24"/>
          <w:vertAlign w:val="subscript"/>
        </w:rPr>
        <w:t>l</w:t>
      </w:r>
      <w:ins w:id="850" w:author="phantom Dai" w:date="2019-02-21T23:31:00Z">
        <w:r w:rsidR="005B317B">
          <w:rPr>
            <w:rFonts w:eastAsia="楷体"/>
            <w:sz w:val="24"/>
            <w:szCs w:val="24"/>
            <w:vertAlign w:val="subscript"/>
          </w:rPr>
          <w:t xml:space="preserve"> </w:t>
        </w:r>
      </w:ins>
      <w:r>
        <w:rPr>
          <w:rFonts w:eastAsia="楷体"/>
          <w:sz w:val="24"/>
          <w:szCs w:val="24"/>
        </w:rPr>
        <w:t>的特殊类型的软件，因此需要对</w:t>
      </w:r>
      <w:r>
        <w:rPr>
          <w:rFonts w:eastAsia="楷体" w:hint="eastAsia"/>
          <w:sz w:val="24"/>
          <w:szCs w:val="24"/>
        </w:rPr>
        <w:t>智能</w:t>
      </w:r>
      <w:r w:rsidR="004110B8">
        <w:rPr>
          <w:rFonts w:eastAsia="楷体" w:hint="eastAsia"/>
          <w:sz w:val="24"/>
          <w:szCs w:val="24"/>
        </w:rPr>
        <w:t>化</w:t>
      </w:r>
      <w:r>
        <w:rPr>
          <w:rFonts w:eastAsia="楷体" w:hint="eastAsia"/>
          <w:sz w:val="24"/>
          <w:szCs w:val="24"/>
        </w:rPr>
        <w:t>软件</w:t>
      </w:r>
      <w:r>
        <w:rPr>
          <w:rFonts w:eastAsia="楷体"/>
          <w:sz w:val="24"/>
          <w:szCs w:val="24"/>
        </w:rPr>
        <w:t>应用已有的软件测试方法体系进行系统的测试（见图</w:t>
      </w:r>
      <w:r>
        <w:rPr>
          <w:rFonts w:eastAsia="楷体"/>
          <w:sz w:val="24"/>
          <w:szCs w:val="24"/>
        </w:rPr>
        <w:t>4-</w:t>
      </w:r>
      <w:r w:rsidR="0043214A">
        <w:rPr>
          <w:rFonts w:eastAsia="楷体"/>
          <w:sz w:val="24"/>
          <w:szCs w:val="24"/>
        </w:rPr>
        <w:t>1b</w:t>
      </w:r>
      <w:r>
        <w:rPr>
          <w:rFonts w:eastAsia="楷体"/>
          <w:sz w:val="24"/>
          <w:szCs w:val="24"/>
        </w:rPr>
        <w:t>）。</w:t>
      </w:r>
    </w:p>
    <w:p w14:paraId="4E4E2DAB" w14:textId="77777777" w:rsidR="00E846E6" w:rsidRDefault="005F2C71">
      <w:pPr>
        <w:spacing w:line="360" w:lineRule="auto"/>
        <w:rPr>
          <w:b/>
          <w:bCs/>
        </w:rPr>
      </w:pPr>
      <w:r>
        <w:rPr>
          <w:rFonts w:hint="eastAsia"/>
          <w:noProof/>
        </w:rPr>
        <w:drawing>
          <wp:inline distT="0" distB="0" distL="114300" distR="114300" wp14:anchorId="6271B010" wp14:editId="3E7C4C46">
            <wp:extent cx="3238500" cy="2712720"/>
            <wp:effectExtent l="0" t="0" r="0" b="1143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38"/>
                    <a:stretch>
                      <a:fillRect/>
                    </a:stretch>
                  </pic:blipFill>
                  <pic:spPr>
                    <a:xfrm>
                      <a:off x="0" y="0"/>
                      <a:ext cx="3238500" cy="2712720"/>
                    </a:xfrm>
                    <a:prstGeom prst="rect">
                      <a:avLst/>
                    </a:prstGeom>
                    <a:noFill/>
                    <a:ln w="9525">
                      <a:noFill/>
                    </a:ln>
                  </pic:spPr>
                </pic:pic>
              </a:graphicData>
            </a:graphic>
          </wp:inline>
        </w:drawing>
      </w:r>
      <w:r>
        <w:rPr>
          <w:rFonts w:ascii="宋体" w:hAnsi="宋体" w:cs="宋体"/>
          <w:noProof/>
          <w:kern w:val="0"/>
          <w:sz w:val="24"/>
          <w:szCs w:val="24"/>
        </w:rPr>
        <w:drawing>
          <wp:inline distT="0" distB="0" distL="114300" distR="114300" wp14:anchorId="4186F9F0" wp14:editId="722F443A">
            <wp:extent cx="1943100" cy="2106930"/>
            <wp:effectExtent l="0" t="0" r="0" b="7620"/>
            <wp:docPr id="2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IMG_256"/>
                    <pic:cNvPicPr>
                      <a:picLocks noChangeAspect="1"/>
                    </pic:cNvPicPr>
                  </pic:nvPicPr>
                  <pic:blipFill>
                    <a:blip r:embed="rId39"/>
                    <a:stretch>
                      <a:fillRect/>
                    </a:stretch>
                  </pic:blipFill>
                  <pic:spPr>
                    <a:xfrm>
                      <a:off x="0" y="0"/>
                      <a:ext cx="1943100" cy="2106930"/>
                    </a:xfrm>
                    <a:prstGeom prst="rect">
                      <a:avLst/>
                    </a:prstGeom>
                    <a:noFill/>
                    <a:ln w="9525">
                      <a:noFill/>
                    </a:ln>
                  </pic:spPr>
                </pic:pic>
              </a:graphicData>
            </a:graphic>
          </wp:inline>
        </w:drawing>
      </w:r>
    </w:p>
    <w:p w14:paraId="283AD19D" w14:textId="77777777" w:rsidR="00E846E6" w:rsidRDefault="005F2C71" w:rsidP="0043214A">
      <w:pPr>
        <w:spacing w:line="360" w:lineRule="auto"/>
        <w:ind w:left="420"/>
        <w:rPr>
          <w:rFonts w:ascii="楷体" w:eastAsia="楷体" w:hAnsi="楷体" w:cs="楷体"/>
        </w:rPr>
      </w:pPr>
      <w:r>
        <w:rPr>
          <w:rFonts w:hint="eastAsia"/>
          <w:b/>
          <w:bCs/>
        </w:rPr>
        <w:t>图</w:t>
      </w:r>
      <w:r>
        <w:rPr>
          <w:rFonts w:hint="eastAsia"/>
          <w:b/>
          <w:bCs/>
        </w:rPr>
        <w:t>4-1</w:t>
      </w:r>
      <w:r w:rsidR="0043214A">
        <w:rPr>
          <w:rFonts w:hint="eastAsia"/>
          <w:b/>
          <w:bCs/>
        </w:rPr>
        <w:t>a</w:t>
      </w:r>
      <w:r>
        <w:rPr>
          <w:rFonts w:hint="eastAsia"/>
          <w:b/>
          <w:bCs/>
        </w:rPr>
        <w:t xml:space="preserve"> </w:t>
      </w:r>
      <w:r>
        <w:rPr>
          <w:rFonts w:hint="eastAsia"/>
          <w:b/>
          <w:bCs/>
        </w:rPr>
        <w:t>软件测试方法体系</w:t>
      </w:r>
      <w:r>
        <w:rPr>
          <w:rFonts w:hint="eastAsia"/>
          <w:b/>
          <w:bCs/>
        </w:rPr>
        <w:tab/>
      </w:r>
      <w:r>
        <w:rPr>
          <w:rFonts w:hint="eastAsia"/>
          <w:b/>
          <w:bCs/>
        </w:rPr>
        <w:tab/>
      </w:r>
      <w:r>
        <w:rPr>
          <w:rFonts w:hint="eastAsia"/>
          <w:b/>
          <w:bCs/>
        </w:rPr>
        <w:tab/>
        <w:t xml:space="preserve"> </w:t>
      </w:r>
      <w:r>
        <w:rPr>
          <w:rFonts w:hint="eastAsia"/>
          <w:b/>
          <w:bCs/>
        </w:rPr>
        <w:t>图</w:t>
      </w:r>
      <w:r>
        <w:rPr>
          <w:rFonts w:hint="eastAsia"/>
          <w:b/>
          <w:bCs/>
        </w:rPr>
        <w:t>4-</w:t>
      </w:r>
      <w:r w:rsidR="0043214A">
        <w:rPr>
          <w:b/>
          <w:bCs/>
        </w:rPr>
        <w:t>1b</w:t>
      </w:r>
      <w:r>
        <w:rPr>
          <w:rFonts w:hint="eastAsia"/>
          <w:b/>
          <w:bCs/>
        </w:rPr>
        <w:t>软件测试方法体系中的智能软件测试</w:t>
      </w:r>
    </w:p>
    <w:p w14:paraId="73883B5D" w14:textId="48964F52" w:rsidR="00E846E6" w:rsidRDefault="005F2C71">
      <w:pPr>
        <w:numPr>
          <w:ilvl w:val="0"/>
          <w:numId w:val="8"/>
        </w:numPr>
        <w:spacing w:line="360" w:lineRule="auto"/>
        <w:rPr>
          <w:rFonts w:ascii="楷体" w:eastAsia="楷体" w:hAnsi="楷体" w:cs="楷体"/>
          <w:sz w:val="24"/>
          <w:szCs w:val="24"/>
        </w:rPr>
      </w:pPr>
      <w:r>
        <w:rPr>
          <w:rFonts w:ascii="楷体" w:eastAsia="楷体" w:hAnsi="楷体" w:cs="楷体" w:hint="eastAsia"/>
          <w:b/>
          <w:bCs/>
          <w:sz w:val="24"/>
          <w:szCs w:val="24"/>
        </w:rPr>
        <w:t>我们的智能软件测试生成算法从不同角度出发，提出一套测试生成方法体系，基于不同测试场景、测试目标、测试</w:t>
      </w:r>
      <w:r w:rsidR="005F6E1B">
        <w:rPr>
          <w:rFonts w:ascii="楷体" w:eastAsia="楷体" w:hAnsi="楷体" w:cs="楷体" w:hint="eastAsia"/>
          <w:b/>
          <w:bCs/>
          <w:sz w:val="24"/>
          <w:szCs w:val="24"/>
        </w:rPr>
        <w:t>粒</w:t>
      </w:r>
      <w:r>
        <w:rPr>
          <w:rFonts w:ascii="楷体" w:eastAsia="楷体" w:hAnsi="楷体" w:cs="楷体" w:hint="eastAsia"/>
          <w:b/>
          <w:bCs/>
          <w:sz w:val="24"/>
          <w:szCs w:val="24"/>
        </w:rPr>
        <w:t>度生成合适的测试用例集合。</w:t>
      </w:r>
      <w:r>
        <w:rPr>
          <w:rFonts w:ascii="楷体" w:eastAsia="楷体" w:hAnsi="楷体" w:cs="楷体" w:hint="eastAsia"/>
          <w:sz w:val="24"/>
          <w:szCs w:val="24"/>
        </w:rPr>
        <w:t>我们认为对任何待测软件而言，客观上都存在一个最小的可以触发潜在缺陷和错误的测试用例集合（</w:t>
      </w:r>
      <w:r>
        <w:rPr>
          <w:rFonts w:eastAsia="楷体"/>
          <w:sz w:val="24"/>
          <w:szCs w:val="24"/>
        </w:rPr>
        <w:t>Minimal Failure-causing Test Suite, MFTS</w:t>
      </w:r>
      <w:r>
        <w:rPr>
          <w:rFonts w:eastAsia="楷体" w:hint="eastAsia"/>
          <w:sz w:val="24"/>
          <w:szCs w:val="24"/>
        </w:rPr>
        <w:t>）。</w:t>
      </w:r>
      <w:r>
        <w:rPr>
          <w:rFonts w:ascii="楷体" w:eastAsia="楷体" w:hAnsi="楷体" w:cs="楷体" w:hint="eastAsia"/>
          <w:sz w:val="24"/>
          <w:szCs w:val="24"/>
        </w:rPr>
        <w:t>具体来说，我们从智能软件不同测试阶段出发，针对智能软件各种属性或功能，结合特殊的测试生成方法（组合测试、变异测试等）生成测试用例集合，尽可能从多个角度覆盖到</w:t>
      </w:r>
      <w:ins w:id="851" w:author="phantom Dai" w:date="2019-02-21T23:32:00Z">
        <w:r w:rsidR="005B317B">
          <w:rPr>
            <w:rFonts w:ascii="楷体" w:eastAsia="楷体" w:hAnsi="楷体" w:cs="楷体" w:hint="eastAsia"/>
            <w:sz w:val="24"/>
            <w:szCs w:val="24"/>
          </w:rPr>
          <w:t xml:space="preserve"> </w:t>
        </w:r>
      </w:ins>
      <w:r>
        <w:rPr>
          <w:rFonts w:eastAsia="楷体"/>
          <w:sz w:val="24"/>
          <w:szCs w:val="24"/>
        </w:rPr>
        <w:t>MFTS</w:t>
      </w:r>
      <w:r>
        <w:rPr>
          <w:rFonts w:ascii="楷体" w:eastAsia="楷体" w:hAnsi="楷体" w:cs="楷体" w:hint="eastAsia"/>
          <w:sz w:val="24"/>
          <w:szCs w:val="24"/>
        </w:rPr>
        <w:t>，尽可能保证</w:t>
      </w:r>
      <w:ins w:id="852" w:author="phantom Dai" w:date="2019-02-21T23:32:00Z">
        <w:r w:rsidR="005B317B">
          <w:rPr>
            <w:rFonts w:ascii="楷体" w:eastAsia="楷体" w:hAnsi="楷体" w:cs="楷体" w:hint="eastAsia"/>
            <w:sz w:val="24"/>
            <w:szCs w:val="24"/>
          </w:rPr>
          <w:t xml:space="preserve"> </w:t>
        </w:r>
      </w:ins>
      <w:r>
        <w:rPr>
          <w:rFonts w:eastAsia="楷体"/>
          <w:sz w:val="24"/>
          <w:szCs w:val="24"/>
        </w:rPr>
        <w:t>MFTS</w:t>
      </w:r>
      <w:ins w:id="853" w:author="phantom Dai" w:date="2019-02-21T23:32:00Z">
        <w:r w:rsidR="005B317B">
          <w:rPr>
            <w:rFonts w:eastAsia="楷体"/>
            <w:sz w:val="24"/>
            <w:szCs w:val="24"/>
          </w:rPr>
          <w:t xml:space="preserve"> </w:t>
        </w:r>
      </w:ins>
      <w:r>
        <w:rPr>
          <w:rFonts w:ascii="楷体" w:eastAsia="楷体" w:hAnsi="楷体" w:cs="楷体" w:hint="eastAsia"/>
          <w:sz w:val="24"/>
          <w:szCs w:val="24"/>
        </w:rPr>
        <w:t>不遗漏，从而对智能软件进行科学有效的测试，发现潜在的缺陷和错误（如图4-</w:t>
      </w:r>
      <w:r w:rsidR="001F6A97">
        <w:rPr>
          <w:rFonts w:ascii="楷体" w:eastAsia="楷体" w:hAnsi="楷体" w:cs="楷体"/>
          <w:sz w:val="24"/>
          <w:szCs w:val="24"/>
        </w:rPr>
        <w:t>2</w:t>
      </w:r>
      <w:r>
        <w:rPr>
          <w:rFonts w:ascii="楷体" w:eastAsia="楷体" w:hAnsi="楷体" w:cs="楷体" w:hint="eastAsia"/>
          <w:sz w:val="24"/>
          <w:szCs w:val="24"/>
        </w:rPr>
        <w:t>所示）。</w:t>
      </w:r>
    </w:p>
    <w:p w14:paraId="4C5A5BFD" w14:textId="77777777" w:rsidR="00E846E6" w:rsidRDefault="005F2C71">
      <w:pPr>
        <w:widowControl/>
        <w:ind w:left="1260" w:firstLine="420"/>
        <w:jc w:val="left"/>
        <w:rPr>
          <w:rFonts w:ascii="宋体" w:hAnsi="宋体" w:cs="宋体"/>
          <w:kern w:val="0"/>
          <w:sz w:val="24"/>
          <w:szCs w:val="24"/>
          <w:lang w:bidi="ar"/>
        </w:rPr>
      </w:pPr>
      <w:r>
        <w:rPr>
          <w:rFonts w:ascii="宋体" w:hAnsi="宋体" w:cs="宋体"/>
          <w:noProof/>
          <w:kern w:val="0"/>
          <w:sz w:val="24"/>
          <w:szCs w:val="24"/>
        </w:rPr>
        <w:lastRenderedPageBreak/>
        <w:drawing>
          <wp:inline distT="0" distB="0" distL="114300" distR="114300" wp14:anchorId="1A594F52" wp14:editId="6F44C624">
            <wp:extent cx="2742565" cy="1413510"/>
            <wp:effectExtent l="0" t="0" r="635" b="15240"/>
            <wp:docPr id="22" name="图片 22" descr="15484918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48491825(1)"/>
                    <pic:cNvPicPr>
                      <a:picLocks noChangeAspect="1"/>
                    </pic:cNvPicPr>
                  </pic:nvPicPr>
                  <pic:blipFill>
                    <a:blip r:embed="rId40"/>
                    <a:stretch>
                      <a:fillRect/>
                    </a:stretch>
                  </pic:blipFill>
                  <pic:spPr>
                    <a:xfrm>
                      <a:off x="0" y="0"/>
                      <a:ext cx="2742565" cy="1413510"/>
                    </a:xfrm>
                    <a:prstGeom prst="rect">
                      <a:avLst/>
                    </a:prstGeom>
                  </pic:spPr>
                </pic:pic>
              </a:graphicData>
            </a:graphic>
          </wp:inline>
        </w:drawing>
      </w:r>
    </w:p>
    <w:p w14:paraId="4187E6D5" w14:textId="77777777" w:rsidR="00E846E6" w:rsidRDefault="005F2C71">
      <w:pPr>
        <w:widowControl/>
        <w:ind w:left="420" w:firstLine="420"/>
        <w:jc w:val="left"/>
        <w:rPr>
          <w:rFonts w:ascii="宋体" w:hAnsi="宋体" w:cs="宋体"/>
          <w:b/>
          <w:bCs/>
          <w:kern w:val="0"/>
          <w:lang w:bidi="ar"/>
        </w:rPr>
      </w:pPr>
      <w:r>
        <w:rPr>
          <w:rFonts w:ascii="宋体" w:hAnsi="宋体" w:cs="宋体" w:hint="eastAsia"/>
          <w:b/>
          <w:bCs/>
          <w:kern w:val="0"/>
          <w:lang w:bidi="ar"/>
        </w:rPr>
        <w:t>图4-</w:t>
      </w:r>
      <w:r w:rsidR="001F6A97">
        <w:rPr>
          <w:rFonts w:ascii="宋体" w:hAnsi="宋体" w:cs="宋体"/>
          <w:b/>
          <w:bCs/>
          <w:kern w:val="0"/>
          <w:lang w:bidi="ar"/>
        </w:rPr>
        <w:t>2</w:t>
      </w:r>
      <w:r>
        <w:rPr>
          <w:rFonts w:ascii="宋体" w:hAnsi="宋体" w:cs="宋体" w:hint="eastAsia"/>
          <w:b/>
          <w:bCs/>
          <w:kern w:val="0"/>
          <w:lang w:bidi="ar"/>
        </w:rPr>
        <w:tab/>
        <w:t xml:space="preserve"> 测试阶段、测试属性、特殊方法三个角度覆盖MFTS</w:t>
      </w:r>
    </w:p>
    <w:p w14:paraId="15AF3EC4" w14:textId="77777777" w:rsidR="00E846E6" w:rsidRDefault="005F2C71" w:rsidP="00802AFB">
      <w:pPr>
        <w:snapToGrid w:val="0"/>
        <w:spacing w:beforeLines="100" w:before="312" w:line="312" w:lineRule="auto"/>
        <w:rPr>
          <w:rFonts w:ascii="楷体" w:eastAsia="楷体" w:hAnsi="楷体" w:cs="楷体"/>
          <w:b/>
          <w:sz w:val="24"/>
          <w:szCs w:val="24"/>
        </w:rPr>
      </w:pPr>
      <w:r>
        <w:rPr>
          <w:rFonts w:ascii="楷体" w:eastAsia="楷体" w:hAnsi="楷体" w:cs="楷体" w:hint="eastAsia"/>
          <w:b/>
          <w:sz w:val="24"/>
          <w:szCs w:val="24"/>
        </w:rPr>
        <w:t>3、我们利用蜕变测试技术解决智能软件测试中的测试预期问题：</w:t>
      </w:r>
      <w:r>
        <w:rPr>
          <w:rFonts w:ascii="楷体" w:eastAsia="楷体" w:hAnsi="楷体" w:cs="楷体" w:hint="eastAsia"/>
          <w:sz w:val="24"/>
          <w:szCs w:val="24"/>
        </w:rPr>
        <w:t>智能软件系统输出的可预言性导致测试预期问题在智能软件测试中频繁出现，且难以解决。本课题利用蜕变测试技术中的蜕变关系来缓解智能软件测试中的测试预期问题。与已有的工作相比，本课题多角度、深层次地获取蜕变关系并利用蜕变测试技术来补足智能软件系统的测试用例集（图</w:t>
      </w:r>
      <w:r w:rsidR="00802AFB">
        <w:rPr>
          <w:rFonts w:ascii="楷体" w:eastAsia="楷体" w:hAnsi="楷体" w:cs="楷体" w:hint="eastAsia"/>
          <w:sz w:val="24"/>
          <w:szCs w:val="24"/>
        </w:rPr>
        <w:t>4-</w:t>
      </w:r>
      <w:r w:rsidR="001F6A97">
        <w:rPr>
          <w:rFonts w:ascii="楷体" w:eastAsia="楷体" w:hAnsi="楷体" w:cs="楷体"/>
          <w:sz w:val="24"/>
          <w:szCs w:val="24"/>
        </w:rPr>
        <w:t>3</w:t>
      </w:r>
      <w:r>
        <w:rPr>
          <w:rFonts w:ascii="楷体" w:eastAsia="楷体" w:hAnsi="楷体" w:cs="楷体" w:hint="eastAsia"/>
          <w:sz w:val="24"/>
          <w:szCs w:val="24"/>
        </w:rPr>
        <w:t>所示），具体来说：（a）提出了基于场景变换归纳蜕变关系；深入挖掘历史数据来提取故障模式，从而获取蜕变关系；分析规格说明书来识别蜕变关系等3种蜕变关系获取方法；（b）在蜕变关系集的基础上，已有的测试用例集可以派生出更多的新测试用例，补足已有的测试用例集；（c）通过验证多个输入的结果是否违反蜕变关系来判断智能软件系统是否存在故障。</w:t>
      </w:r>
    </w:p>
    <w:p w14:paraId="7F07A051" w14:textId="77777777" w:rsidR="00E846E6" w:rsidRDefault="005F2C71">
      <w:pPr>
        <w:snapToGrid w:val="0"/>
        <w:spacing w:line="312" w:lineRule="auto"/>
        <w:ind w:left="892"/>
        <w:rPr>
          <w:b/>
          <w:sz w:val="24"/>
          <w:szCs w:val="24"/>
        </w:rPr>
      </w:pPr>
      <w:r>
        <w:rPr>
          <w:b/>
          <w:noProof/>
          <w:sz w:val="24"/>
          <w:szCs w:val="24"/>
        </w:rPr>
        <w:drawing>
          <wp:inline distT="0" distB="0" distL="0" distR="0" wp14:anchorId="3C724C9D" wp14:editId="07F1EE7E">
            <wp:extent cx="3669030" cy="2016760"/>
            <wp:effectExtent l="0" t="0" r="7620" b="2540"/>
            <wp:docPr id="21" name="图片 21" descr="C:\Users\Administrator\Desktop\国家重点基金\第三次整合（哈尔滨）\M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strator\Desktop\国家重点基金\第三次整合（哈尔滨）\M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669030" cy="2016760"/>
                    </a:xfrm>
                    <a:prstGeom prst="rect">
                      <a:avLst/>
                    </a:prstGeom>
                    <a:noFill/>
                    <a:ln>
                      <a:noFill/>
                    </a:ln>
                  </pic:spPr>
                </pic:pic>
              </a:graphicData>
            </a:graphic>
          </wp:inline>
        </w:drawing>
      </w:r>
    </w:p>
    <w:p w14:paraId="629E4FB1" w14:textId="77777777" w:rsidR="00E846E6" w:rsidRDefault="005F2C71">
      <w:pPr>
        <w:ind w:left="2100" w:firstLine="420"/>
        <w:rPr>
          <w:rFonts w:ascii="宋体" w:hAnsi="宋体" w:cs="宋体"/>
          <w:b/>
          <w:bCs/>
          <w:color w:val="FF0000"/>
        </w:rPr>
      </w:pPr>
      <w:r>
        <w:rPr>
          <w:rFonts w:hint="eastAsia"/>
          <w:b/>
          <w:sz w:val="24"/>
          <w:szCs w:val="24"/>
        </w:rPr>
        <w:t>图</w:t>
      </w:r>
      <w:r w:rsidR="00802AFB">
        <w:rPr>
          <w:rFonts w:hint="eastAsia"/>
          <w:b/>
          <w:sz w:val="24"/>
          <w:szCs w:val="24"/>
        </w:rPr>
        <w:t>4-</w:t>
      </w:r>
      <w:r w:rsidR="001F6A97">
        <w:rPr>
          <w:b/>
          <w:sz w:val="24"/>
          <w:szCs w:val="24"/>
        </w:rPr>
        <w:t>3</w:t>
      </w:r>
      <w:r>
        <w:rPr>
          <w:b/>
          <w:sz w:val="24"/>
          <w:szCs w:val="24"/>
        </w:rPr>
        <w:t xml:space="preserve"> </w:t>
      </w:r>
      <w:r>
        <w:rPr>
          <w:rFonts w:hint="eastAsia"/>
          <w:b/>
          <w:sz w:val="24"/>
          <w:szCs w:val="24"/>
        </w:rPr>
        <w:t>蜕变测试框架</w:t>
      </w:r>
    </w:p>
    <w:p w14:paraId="6E641456" w14:textId="77777777" w:rsidR="001F6A97" w:rsidRPr="00124E7F" w:rsidRDefault="001F6A97" w:rsidP="002154D4">
      <w:pPr>
        <w:spacing w:beforeLines="100" w:before="312" w:line="360" w:lineRule="auto"/>
        <w:rPr>
          <w:rFonts w:ascii="宋体" w:hAnsi="宋体" w:cs="宋体"/>
          <w:b/>
          <w:bCs/>
          <w:color w:val="FF0000"/>
          <w:sz w:val="30"/>
          <w:szCs w:val="30"/>
        </w:rPr>
      </w:pPr>
      <w:r w:rsidRPr="00345708">
        <w:rPr>
          <w:rFonts w:ascii="楷体" w:eastAsia="楷体" w:hAnsi="楷体" w:cs="楷体" w:hint="eastAsia"/>
          <w:b/>
          <w:sz w:val="24"/>
          <w:szCs w:val="24"/>
        </w:rPr>
        <w:t>4、</w:t>
      </w:r>
      <w:r w:rsidR="00685222" w:rsidRPr="00685222">
        <w:rPr>
          <w:rFonts w:ascii="楷体" w:eastAsia="楷体" w:hAnsi="楷体" w:cs="楷体" w:hint="eastAsia"/>
          <w:sz w:val="24"/>
          <w:szCs w:val="24"/>
        </w:rPr>
        <w:t>我们结合深度学习、程序分析和自然语言处理技术建立统一的安全漏洞检测与安全缺陷报告识别模型。</w:t>
      </w:r>
      <w:bookmarkStart w:id="854" w:name="_GoBack"/>
      <w:r w:rsidR="002154D4">
        <w:rPr>
          <w:rFonts w:ascii="楷体" w:eastAsia="楷体" w:hAnsi="楷体" w:cs="楷体" w:hint="eastAsia"/>
          <w:sz w:val="24"/>
          <w:szCs w:val="24"/>
        </w:rPr>
        <w:t>传统的代码安全漏洞识别模型只能检测</w:t>
      </w:r>
      <w:bookmarkEnd w:id="854"/>
      <w:r w:rsidR="002154D4">
        <w:rPr>
          <w:rFonts w:ascii="楷体" w:eastAsia="楷体" w:hAnsi="楷体" w:cs="楷体" w:hint="eastAsia"/>
          <w:sz w:val="24"/>
          <w:szCs w:val="24"/>
        </w:rPr>
        <w:t>常见的有限的几种缺陷类型，并且不同的缺陷类型需要不同的检测方法，缺少适合所有安全漏洞的统一检测框架，</w:t>
      </w:r>
      <w:r w:rsidR="002154D4" w:rsidRPr="00FD4D1B">
        <w:rPr>
          <w:rFonts w:ascii="楷体" w:eastAsia="楷体" w:hAnsi="楷体" w:cs="楷体" w:hint="eastAsia"/>
          <w:b/>
          <w:sz w:val="24"/>
          <w:szCs w:val="24"/>
        </w:rPr>
        <w:t>本项目通过建立安全漏洞特征模式库和关键代码要素提取，并结合深度学习技术建立统一的安全漏洞预测模型</w:t>
      </w:r>
      <w:r w:rsidR="002154D4">
        <w:rPr>
          <w:rFonts w:ascii="楷体" w:eastAsia="楷体" w:hAnsi="楷体" w:cs="楷体" w:hint="eastAsia"/>
          <w:sz w:val="24"/>
          <w:szCs w:val="24"/>
        </w:rPr>
        <w:t>，</w:t>
      </w:r>
      <w:r w:rsidR="00685222" w:rsidRPr="00685222">
        <w:rPr>
          <w:rFonts w:ascii="楷体" w:eastAsia="楷体" w:hAnsi="楷体" w:cs="楷体" w:hint="eastAsia"/>
          <w:sz w:val="24"/>
          <w:szCs w:val="24"/>
        </w:rPr>
        <w:t>如图3-1所示</w:t>
      </w:r>
      <w:r w:rsidR="002154D4">
        <w:rPr>
          <w:rFonts w:ascii="楷体" w:eastAsia="楷体" w:hAnsi="楷体" w:cs="楷体" w:hint="eastAsia"/>
          <w:sz w:val="24"/>
          <w:szCs w:val="24"/>
        </w:rPr>
        <w:t>为检测智能软件系统中具有复杂模式的安全漏洞提供了一种新思路。传统的软件测试更多关</w:t>
      </w:r>
      <w:r w:rsidR="002154D4">
        <w:rPr>
          <w:rFonts w:ascii="楷体" w:eastAsia="楷体" w:hAnsi="楷体" w:cs="楷体" w:hint="eastAsia"/>
          <w:sz w:val="24"/>
          <w:szCs w:val="24"/>
        </w:rPr>
        <w:lastRenderedPageBreak/>
        <w:t>注导致软件失效的故障，对潜在的软件安全漏洞的识别缺乏准确有效的测试方法，</w:t>
      </w:r>
      <w:r w:rsidR="002154D4" w:rsidRPr="00FD4D1B">
        <w:rPr>
          <w:rFonts w:ascii="楷体" w:eastAsia="楷体" w:hAnsi="楷体" w:cs="楷体" w:hint="eastAsia"/>
          <w:b/>
          <w:sz w:val="24"/>
          <w:szCs w:val="24"/>
        </w:rPr>
        <w:t>本项目将安全缺陷的识别处理技术应用于智能软件系统，借助软件仓库和开源社区为我们提供的大量缺陷报告信息及其修复的历史信息，基于自然语言处理和机器学习技术从海量的缺陷报告中自动识别出可能危及智能软件系统安全的缺陷报告</w:t>
      </w:r>
      <w:r w:rsidR="002154D4">
        <w:rPr>
          <w:rFonts w:ascii="楷体" w:eastAsia="楷体" w:hAnsi="楷体" w:cs="楷体"/>
          <w:sz w:val="24"/>
          <w:szCs w:val="24"/>
        </w:rPr>
        <w:t>，</w:t>
      </w:r>
      <w:r w:rsidR="00685222" w:rsidRPr="00685222">
        <w:rPr>
          <w:rFonts w:ascii="楷体" w:eastAsia="楷体" w:hAnsi="楷体" w:cs="楷体" w:hint="eastAsia"/>
          <w:sz w:val="24"/>
          <w:szCs w:val="24"/>
        </w:rPr>
        <w:t>如图3-2所</w:t>
      </w:r>
      <w:proofErr w:type="gramStart"/>
      <w:r w:rsidR="00685222" w:rsidRPr="00685222">
        <w:rPr>
          <w:rFonts w:ascii="楷体" w:eastAsia="楷体" w:hAnsi="楷体" w:cs="楷体" w:hint="eastAsia"/>
          <w:sz w:val="24"/>
          <w:szCs w:val="24"/>
        </w:rPr>
        <w:t>示</w:t>
      </w:r>
      <w:r w:rsidR="002154D4">
        <w:rPr>
          <w:rFonts w:ascii="楷体" w:eastAsia="楷体" w:hAnsi="楷体" w:cs="楷体" w:hint="eastAsia"/>
          <w:sz w:val="24"/>
          <w:szCs w:val="24"/>
        </w:rPr>
        <w:t>避免</w:t>
      </w:r>
      <w:proofErr w:type="gramEnd"/>
      <w:r w:rsidR="002154D4">
        <w:rPr>
          <w:rFonts w:ascii="楷体" w:eastAsia="楷体" w:hAnsi="楷体" w:cs="楷体" w:hint="eastAsia"/>
          <w:sz w:val="24"/>
          <w:szCs w:val="24"/>
        </w:rPr>
        <w:t>安全缺陷的误识别给智能</w:t>
      </w:r>
      <w:r w:rsidR="002154D4">
        <w:rPr>
          <w:rFonts w:ascii="楷体" w:eastAsia="楷体" w:hAnsi="楷体" w:cs="楷体"/>
          <w:sz w:val="24"/>
          <w:szCs w:val="24"/>
        </w:rPr>
        <w:t>软件系统安全</w:t>
      </w:r>
      <w:r w:rsidR="002154D4">
        <w:rPr>
          <w:rFonts w:ascii="楷体" w:eastAsia="楷体" w:hAnsi="楷体" w:cs="楷体" w:hint="eastAsia"/>
          <w:sz w:val="24"/>
          <w:szCs w:val="24"/>
        </w:rPr>
        <w:t>带来的隐患，该方法是软件安全测试的一种必要和有益的补充。</w:t>
      </w:r>
    </w:p>
    <w:p w14:paraId="106D1BAF" w14:textId="77777777" w:rsidR="00E846E6" w:rsidRDefault="005F2C71" w:rsidP="006D3C49">
      <w:pPr>
        <w:spacing w:beforeLines="100" w:before="312" w:line="360" w:lineRule="auto"/>
        <w:rPr>
          <w:rFonts w:ascii="楷体" w:eastAsia="楷体" w:hAnsi="楷体" w:cs="楷体"/>
          <w:b/>
          <w:bCs/>
          <w:sz w:val="24"/>
          <w:szCs w:val="24"/>
        </w:rPr>
      </w:pPr>
      <w:r>
        <w:rPr>
          <w:rFonts w:ascii="楷体" w:eastAsia="楷体" w:hAnsi="楷体" w:cs="楷体" w:hint="eastAsia"/>
          <w:sz w:val="24"/>
          <w:szCs w:val="24"/>
        </w:rPr>
        <w:t>5、</w:t>
      </w:r>
      <w:r>
        <w:rPr>
          <w:rFonts w:ascii="楷体" w:eastAsia="楷体" w:hAnsi="楷体" w:cs="楷体" w:hint="eastAsia"/>
          <w:b/>
          <w:bCs/>
          <w:sz w:val="24"/>
          <w:szCs w:val="24"/>
        </w:rPr>
        <w:t>我们采用了灵活的自适应测试框架应用于智能软件测试中</w:t>
      </w:r>
      <w:r>
        <w:rPr>
          <w:rFonts w:ascii="楷体" w:eastAsia="楷体" w:hAnsi="楷体" w:cs="楷体" w:hint="eastAsia"/>
          <w:sz w:val="24"/>
          <w:szCs w:val="24"/>
        </w:rPr>
        <w:t>（图</w:t>
      </w:r>
      <w:r w:rsidR="00802AFB">
        <w:rPr>
          <w:rFonts w:ascii="楷体" w:eastAsia="楷体" w:hAnsi="楷体" w:cs="楷体" w:hint="eastAsia"/>
          <w:sz w:val="24"/>
          <w:szCs w:val="24"/>
        </w:rPr>
        <w:t>4-5</w:t>
      </w:r>
      <w:r>
        <w:rPr>
          <w:rFonts w:ascii="楷体" w:eastAsia="楷体" w:hAnsi="楷体" w:cs="楷体" w:hint="eastAsia"/>
          <w:sz w:val="24"/>
          <w:szCs w:val="24"/>
        </w:rPr>
        <w:t>所示），测试建模策略、用例生成算法、约简排序算法、执行判定策略等都不是固定的，我们不必过于担心每一步骤是否考虑周全，而是可以根据测试结果反向改进建模、生成、优化、判定等策略。实际测试过程中，测试人员对具体智能软件的认知是从无到有的，从模糊到具体的，这就意味着初始模型可能偏差很大，初始用例</w:t>
      </w:r>
      <w:proofErr w:type="gramStart"/>
      <w:r>
        <w:rPr>
          <w:rFonts w:ascii="楷体" w:eastAsia="楷体" w:hAnsi="楷体" w:cs="楷体" w:hint="eastAsia"/>
          <w:sz w:val="24"/>
          <w:szCs w:val="24"/>
        </w:rPr>
        <w:t>集可能</w:t>
      </w:r>
      <w:proofErr w:type="gramEnd"/>
      <w:r>
        <w:rPr>
          <w:rFonts w:ascii="楷体" w:eastAsia="楷体" w:hAnsi="楷体" w:cs="楷体" w:hint="eastAsia"/>
          <w:sz w:val="24"/>
          <w:szCs w:val="24"/>
        </w:rPr>
        <w:t>遗漏很多场景，也可能重复测试同一类场景，执行判定规则可能非常缺乏。但经过一轮测试之后，通过对测试数据分析，测试执行过程及结果研究，测试人员可能对智能软件有了深层次认识，也会重点关注测试活动中难以测试的特殊场景，从而我们可利用自适应测试 框架改进测试模型，调整测试策略，丰富判定规则。我们制定灵活的自适应测试框架，尊重了人类对陌生事物的认知规律，保证了测试活动的有序高效运行。</w:t>
      </w:r>
    </w:p>
    <w:p w14:paraId="44CBC68A" w14:textId="77777777" w:rsidR="00E846E6" w:rsidRDefault="005F2C71">
      <w:pPr>
        <w:spacing w:line="360" w:lineRule="auto"/>
        <w:rPr>
          <w:rFonts w:ascii="楷体" w:eastAsia="楷体" w:hAnsi="楷体" w:cs="楷体"/>
          <w:sz w:val="24"/>
          <w:szCs w:val="24"/>
        </w:rPr>
      </w:pPr>
      <w:r>
        <w:rPr>
          <w:rFonts w:ascii="楷体" w:eastAsia="楷体" w:hAnsi="楷体" w:cs="楷体" w:hint="eastAsia"/>
          <w:noProof/>
          <w:sz w:val="24"/>
          <w:szCs w:val="24"/>
        </w:rPr>
        <w:drawing>
          <wp:inline distT="0" distB="0" distL="114300" distR="114300" wp14:anchorId="675707E0" wp14:editId="10D60DBF">
            <wp:extent cx="5269230" cy="3231832"/>
            <wp:effectExtent l="0" t="0" r="7620" b="6985"/>
            <wp:docPr id="23" name="图片 23" descr="15485519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548551951(1)"/>
                    <pic:cNvPicPr>
                      <a:picLocks noChangeAspect="1"/>
                    </pic:cNvPicPr>
                  </pic:nvPicPr>
                  <pic:blipFill>
                    <a:blip r:embed="rId42"/>
                    <a:stretch>
                      <a:fillRect/>
                    </a:stretch>
                  </pic:blipFill>
                  <pic:spPr>
                    <a:xfrm>
                      <a:off x="0" y="0"/>
                      <a:ext cx="5270609" cy="3232678"/>
                    </a:xfrm>
                    <a:prstGeom prst="rect">
                      <a:avLst/>
                    </a:prstGeom>
                  </pic:spPr>
                </pic:pic>
              </a:graphicData>
            </a:graphic>
          </wp:inline>
        </w:drawing>
      </w:r>
    </w:p>
    <w:p w14:paraId="588C7E4A" w14:textId="77777777" w:rsidR="00E846E6" w:rsidRDefault="005F2C71">
      <w:pPr>
        <w:spacing w:line="360" w:lineRule="auto"/>
        <w:ind w:left="1680" w:firstLine="420"/>
        <w:rPr>
          <w:rFonts w:ascii="宋体" w:hAnsi="宋体" w:cs="宋体"/>
          <w:b/>
          <w:bCs/>
          <w:sz w:val="24"/>
          <w:szCs w:val="24"/>
        </w:rPr>
      </w:pPr>
      <w:r>
        <w:rPr>
          <w:rFonts w:ascii="宋体" w:hAnsi="宋体" w:cs="宋体" w:hint="eastAsia"/>
          <w:b/>
          <w:bCs/>
          <w:sz w:val="24"/>
          <w:szCs w:val="24"/>
        </w:rPr>
        <w:lastRenderedPageBreak/>
        <w:t>图</w:t>
      </w:r>
      <w:r w:rsidR="00802AFB">
        <w:rPr>
          <w:rFonts w:ascii="宋体" w:hAnsi="宋体" w:cs="宋体" w:hint="eastAsia"/>
          <w:b/>
          <w:bCs/>
          <w:sz w:val="24"/>
          <w:szCs w:val="24"/>
        </w:rPr>
        <w:t>4-5</w:t>
      </w:r>
      <w:r>
        <w:rPr>
          <w:rFonts w:ascii="宋体" w:hAnsi="宋体" w:cs="宋体" w:hint="eastAsia"/>
          <w:b/>
          <w:bCs/>
          <w:sz w:val="24"/>
          <w:szCs w:val="24"/>
        </w:rPr>
        <w:tab/>
        <w:t>智能软件测试自适应框架</w:t>
      </w:r>
    </w:p>
    <w:p w14:paraId="20D5B4C7" w14:textId="77777777" w:rsidR="00205A25" w:rsidRPr="00205A25" w:rsidRDefault="005F2C71" w:rsidP="006D3C49">
      <w:pPr>
        <w:numPr>
          <w:ilvl w:val="0"/>
          <w:numId w:val="9"/>
        </w:numPr>
        <w:spacing w:beforeLines="100" w:before="312" w:line="360" w:lineRule="auto"/>
        <w:ind w:firstLineChars="200" w:firstLine="482"/>
        <w:rPr>
          <w:rFonts w:ascii="楷体" w:eastAsia="楷体" w:hAnsi="楷体" w:cs="楷体"/>
          <w:sz w:val="24"/>
          <w:szCs w:val="24"/>
        </w:rPr>
      </w:pPr>
      <w:r w:rsidRPr="00205A25">
        <w:rPr>
          <w:rFonts w:ascii="楷体" w:eastAsia="楷体" w:hAnsi="楷体" w:cs="楷体" w:hint="eastAsia"/>
          <w:b/>
          <w:bCs/>
          <w:sz w:val="24"/>
          <w:szCs w:val="24"/>
        </w:rPr>
        <w:t>我们将数据驱动式的测试技术应用在智能软件测试框架中</w:t>
      </w:r>
      <w:r w:rsidRPr="00205A25">
        <w:rPr>
          <w:rFonts w:ascii="楷体" w:eastAsia="楷体" w:hAnsi="楷体" w:cs="楷体" w:hint="eastAsia"/>
          <w:sz w:val="24"/>
          <w:szCs w:val="24"/>
        </w:rPr>
        <w:t>。智能软件离不开数据驱动，智能软件测试更离不开数据驱动测试，智能软件数据包括算法训练数据、软件运行数据（输入输出数据、运行日志、输出数据、版本信息、说明文档等）和软件测试数据（测试模型数据、测试用例集、测试报告等）。本项目建立一整套完备的数据驱动式框架，包括数据采集、数据转换、数据存储、数据计算、数据挖掘、数据预测及数据决策等关键步骤，对软件开发、运行、测试活动中产生的不同类型的数据建立科学高效的数据处理流程，挖掘不同类型的数据中潜在的价值。其次，数据驱动的目标是利用数据信息，改进智能软件测试流程，包括修正测试模型、改进生成算法、完善判定策略等，达到对智能软件的全方位、多角度的测试。</w:t>
      </w:r>
      <w:r w:rsidR="00205A25">
        <w:rPr>
          <w:rFonts w:ascii="楷体" w:eastAsia="楷体" w:hAnsi="楷体" w:cs="楷体" w:hint="eastAsia"/>
          <w:sz w:val="24"/>
          <w:szCs w:val="24"/>
        </w:rPr>
        <w:t>特别是</w:t>
      </w:r>
      <w:r w:rsidR="00205A25" w:rsidRPr="00205A25">
        <w:rPr>
          <w:rFonts w:ascii="楷体" w:eastAsia="楷体" w:hAnsi="楷体" w:cs="楷体" w:hint="eastAsia"/>
          <w:sz w:val="24"/>
          <w:szCs w:val="24"/>
        </w:rPr>
        <w:t>，</w:t>
      </w:r>
      <w:r w:rsidR="00205A25">
        <w:rPr>
          <w:rFonts w:ascii="楷体" w:eastAsia="楷体" w:hAnsi="楷体" w:cs="楷体" w:hint="eastAsia"/>
          <w:b/>
          <w:bCs/>
          <w:sz w:val="24"/>
          <w:szCs w:val="24"/>
        </w:rPr>
        <w:t>测试用例的生成算法也是通过数据驱动</w:t>
      </w:r>
      <w:r w:rsidR="00205A25" w:rsidRPr="00205A25">
        <w:rPr>
          <w:rFonts w:ascii="楷体" w:eastAsia="楷体" w:hAnsi="楷体" w:cs="楷体" w:hint="eastAsia"/>
          <w:b/>
          <w:bCs/>
          <w:sz w:val="24"/>
          <w:szCs w:val="24"/>
        </w:rPr>
        <w:t>不断演化改进而逐步完善的</w:t>
      </w:r>
      <w:r w:rsidR="00205A25" w:rsidRPr="00205A25">
        <w:rPr>
          <w:rFonts w:ascii="楷体" w:eastAsia="楷体" w:hAnsi="楷体" w:cs="楷体" w:hint="eastAsia"/>
          <w:sz w:val="24"/>
          <w:szCs w:val="24"/>
        </w:rPr>
        <w:t>（图</w:t>
      </w:r>
      <w:r w:rsidR="00802AFB">
        <w:rPr>
          <w:rFonts w:ascii="楷体" w:eastAsia="楷体" w:hAnsi="楷体" w:cs="楷体" w:hint="eastAsia"/>
          <w:sz w:val="24"/>
          <w:szCs w:val="24"/>
        </w:rPr>
        <w:t>4-6</w:t>
      </w:r>
      <w:r w:rsidR="00205A25">
        <w:rPr>
          <w:rFonts w:ascii="楷体" w:eastAsia="楷体" w:hAnsi="楷体" w:cs="楷体" w:hint="eastAsia"/>
          <w:sz w:val="24"/>
          <w:szCs w:val="24"/>
        </w:rPr>
        <w:t>所示）。我们既可以对多种算法</w:t>
      </w:r>
      <w:r w:rsidR="00205A25" w:rsidRPr="00205A25">
        <w:rPr>
          <w:rFonts w:ascii="楷体" w:eastAsia="楷体" w:hAnsi="楷体" w:cs="楷体" w:hint="eastAsia"/>
          <w:sz w:val="24"/>
          <w:szCs w:val="24"/>
        </w:rPr>
        <w:t>生成的用例集合进行横向比较与综合，得出最优用例集，也可以采用回归优化方法进行纵向比较，指导生成算法不断改进与完善，进一步提升智能软件测试效果。</w:t>
      </w:r>
    </w:p>
    <w:p w14:paraId="4184EC3E" w14:textId="77777777" w:rsidR="00205A25" w:rsidRPr="00205A25" w:rsidRDefault="00205A25" w:rsidP="00205A25">
      <w:pPr>
        <w:spacing w:line="360" w:lineRule="auto"/>
        <w:rPr>
          <w:rFonts w:ascii="楷体" w:eastAsia="楷体" w:hAnsi="楷体" w:cs="楷体"/>
          <w:sz w:val="24"/>
          <w:szCs w:val="24"/>
        </w:rPr>
      </w:pPr>
      <w:r>
        <w:rPr>
          <w:rFonts w:hint="eastAsia"/>
          <w:noProof/>
        </w:rPr>
        <w:drawing>
          <wp:inline distT="0" distB="0" distL="114300" distR="114300" wp14:anchorId="7EDA050A" wp14:editId="0D005ABB">
            <wp:extent cx="5273040" cy="4041140"/>
            <wp:effectExtent l="0" t="0" r="3810" b="16510"/>
            <wp:docPr id="19" name="图片 19" descr="15484904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48490484(1)"/>
                    <pic:cNvPicPr>
                      <a:picLocks noChangeAspect="1"/>
                    </pic:cNvPicPr>
                  </pic:nvPicPr>
                  <pic:blipFill>
                    <a:blip r:embed="rId43"/>
                    <a:stretch>
                      <a:fillRect/>
                    </a:stretch>
                  </pic:blipFill>
                  <pic:spPr>
                    <a:xfrm>
                      <a:off x="0" y="0"/>
                      <a:ext cx="5273040" cy="4041140"/>
                    </a:xfrm>
                    <a:prstGeom prst="rect">
                      <a:avLst/>
                    </a:prstGeom>
                  </pic:spPr>
                </pic:pic>
              </a:graphicData>
            </a:graphic>
          </wp:inline>
        </w:drawing>
      </w:r>
    </w:p>
    <w:p w14:paraId="2367D7F9" w14:textId="77777777" w:rsidR="00205A25" w:rsidRPr="00205A25" w:rsidRDefault="00205A25" w:rsidP="00205A25">
      <w:pPr>
        <w:spacing w:line="360" w:lineRule="auto"/>
        <w:ind w:firstLineChars="700" w:firstLine="1476"/>
        <w:rPr>
          <w:rFonts w:ascii="宋体" w:hAnsi="宋体" w:cs="宋体"/>
          <w:b/>
          <w:bCs/>
        </w:rPr>
      </w:pPr>
      <w:r w:rsidRPr="00205A25">
        <w:rPr>
          <w:rFonts w:ascii="宋体" w:hAnsi="宋体" w:cs="宋体" w:hint="eastAsia"/>
          <w:b/>
          <w:bCs/>
        </w:rPr>
        <w:t>图</w:t>
      </w:r>
      <w:r w:rsidR="00802AFB">
        <w:rPr>
          <w:rFonts w:ascii="宋体" w:hAnsi="宋体" w:cs="宋体" w:hint="eastAsia"/>
          <w:b/>
          <w:bCs/>
        </w:rPr>
        <w:t>4-6</w:t>
      </w:r>
      <w:r w:rsidRPr="00205A25">
        <w:rPr>
          <w:rFonts w:ascii="宋体" w:hAnsi="宋体" w:cs="宋体" w:hint="eastAsia"/>
          <w:b/>
          <w:bCs/>
        </w:rPr>
        <w:tab/>
      </w:r>
      <w:r>
        <w:rPr>
          <w:rFonts w:ascii="宋体" w:hAnsi="宋体" w:cs="宋体" w:hint="eastAsia"/>
          <w:b/>
          <w:bCs/>
        </w:rPr>
        <w:t>数据驱动的</w:t>
      </w:r>
      <w:r w:rsidRPr="00205A25">
        <w:rPr>
          <w:rFonts w:ascii="宋体" w:hAnsi="宋体" w:cs="宋体" w:hint="eastAsia"/>
          <w:b/>
          <w:bCs/>
        </w:rPr>
        <w:t>智能软件测试生成算法的横向比较与纵向演进</w:t>
      </w:r>
    </w:p>
    <w:p w14:paraId="61D52FF1" w14:textId="77777777" w:rsidR="00E846E6" w:rsidRDefault="005F2C71">
      <w:pPr>
        <w:pStyle w:val="2"/>
        <w:ind w:firstLine="420"/>
        <w:rPr>
          <w:b/>
          <w:bCs/>
          <w:color w:val="0070C0"/>
        </w:rPr>
      </w:pPr>
      <w:r>
        <w:rPr>
          <w:b/>
          <w:bCs/>
          <w:color w:val="0070C0"/>
        </w:rPr>
        <w:lastRenderedPageBreak/>
        <w:t>5</w:t>
      </w:r>
      <w:r>
        <w:rPr>
          <w:b/>
          <w:bCs/>
          <w:color w:val="0070C0"/>
        </w:rPr>
        <w:t>．年度研究计划及预期研究结果</w:t>
      </w:r>
      <w:r>
        <w:rPr>
          <w:color w:val="0070C0"/>
        </w:rPr>
        <w:t>（包括拟组织的重要学术交流活动、国际合作与交流计划等）。</w:t>
      </w:r>
    </w:p>
    <w:p w14:paraId="4A9D0B24" w14:textId="77777777" w:rsidR="00E846E6" w:rsidRDefault="005F2C71">
      <w:pPr>
        <w:snapToGrid w:val="0"/>
        <w:spacing w:line="440" w:lineRule="exact"/>
        <w:ind w:firstLineChars="196" w:firstLine="470"/>
        <w:rPr>
          <w:rFonts w:eastAsia="楷体_GB2312"/>
          <w:sz w:val="24"/>
          <w:szCs w:val="24"/>
        </w:rPr>
      </w:pPr>
      <w:r>
        <w:rPr>
          <w:rFonts w:eastAsia="楷体_GB2312" w:hint="eastAsia"/>
          <w:sz w:val="24"/>
          <w:szCs w:val="24"/>
        </w:rPr>
        <w:t>(1) 20</w:t>
      </w:r>
      <w:r>
        <w:rPr>
          <w:rFonts w:eastAsia="楷体_GB2312"/>
          <w:sz w:val="24"/>
          <w:szCs w:val="24"/>
        </w:rPr>
        <w:t>20</w:t>
      </w:r>
      <w:r>
        <w:rPr>
          <w:rFonts w:eastAsia="楷体_GB2312" w:hint="eastAsia"/>
          <w:sz w:val="24"/>
          <w:szCs w:val="24"/>
        </w:rPr>
        <w:t>.1-20</w:t>
      </w:r>
      <w:r>
        <w:rPr>
          <w:rFonts w:eastAsia="楷体_GB2312"/>
          <w:sz w:val="24"/>
          <w:szCs w:val="24"/>
        </w:rPr>
        <w:t>20</w:t>
      </w:r>
      <w:r>
        <w:rPr>
          <w:rFonts w:eastAsia="楷体_GB2312" w:hint="eastAsia"/>
          <w:sz w:val="24"/>
          <w:szCs w:val="24"/>
        </w:rPr>
        <w:t xml:space="preserve">.12 </w:t>
      </w:r>
      <w:r>
        <w:rPr>
          <w:rFonts w:eastAsia="楷体_GB2312" w:hint="eastAsia"/>
          <w:sz w:val="24"/>
          <w:szCs w:val="24"/>
        </w:rPr>
        <w:t>在已有研究的基础上，进一步完成软件测试理论与方法的调研，深入分析一批智能软件系统，研究各种软件测试理论与方法的更广阔的适用范围和使用方法。继续研究改进各种面向智能软件系统测试数据生成方法。进行相关论文的写作。每年积极参加软件测试领域几个主要的国际会议（</w:t>
      </w:r>
      <w:r>
        <w:rPr>
          <w:rFonts w:eastAsia="楷体_GB2312" w:hint="eastAsia"/>
          <w:sz w:val="24"/>
          <w:szCs w:val="24"/>
        </w:rPr>
        <w:t>ISSTA</w:t>
      </w:r>
      <w:r>
        <w:rPr>
          <w:rFonts w:eastAsia="楷体_GB2312" w:hint="eastAsia"/>
          <w:sz w:val="24"/>
          <w:szCs w:val="24"/>
        </w:rPr>
        <w:t>，</w:t>
      </w:r>
      <w:r>
        <w:rPr>
          <w:rFonts w:eastAsia="楷体_GB2312" w:hint="eastAsia"/>
          <w:sz w:val="24"/>
          <w:szCs w:val="24"/>
        </w:rPr>
        <w:t>ICST</w:t>
      </w:r>
      <w:r>
        <w:rPr>
          <w:rFonts w:eastAsia="楷体_GB2312" w:hint="eastAsia"/>
          <w:sz w:val="24"/>
          <w:szCs w:val="24"/>
        </w:rPr>
        <w:t>）。</w:t>
      </w:r>
    </w:p>
    <w:p w14:paraId="05C12EB6" w14:textId="77777777" w:rsidR="00E846E6" w:rsidRDefault="005F2C71">
      <w:pPr>
        <w:snapToGrid w:val="0"/>
        <w:spacing w:line="440" w:lineRule="exact"/>
        <w:ind w:firstLineChars="196" w:firstLine="470"/>
        <w:rPr>
          <w:rFonts w:eastAsia="楷体_GB2312"/>
          <w:sz w:val="24"/>
          <w:szCs w:val="24"/>
        </w:rPr>
      </w:pPr>
      <w:r>
        <w:rPr>
          <w:rFonts w:eastAsia="楷体_GB2312" w:hint="eastAsia"/>
          <w:sz w:val="24"/>
          <w:szCs w:val="24"/>
        </w:rPr>
        <w:t>(2) 202</w:t>
      </w:r>
      <w:r>
        <w:rPr>
          <w:rFonts w:eastAsia="楷体_GB2312"/>
          <w:sz w:val="24"/>
          <w:szCs w:val="24"/>
        </w:rPr>
        <w:t>1</w:t>
      </w:r>
      <w:r>
        <w:rPr>
          <w:rFonts w:eastAsia="楷体_GB2312" w:hint="eastAsia"/>
          <w:sz w:val="24"/>
          <w:szCs w:val="24"/>
        </w:rPr>
        <w:t>.1-202</w:t>
      </w:r>
      <w:r>
        <w:rPr>
          <w:rFonts w:eastAsia="楷体_GB2312"/>
          <w:sz w:val="24"/>
          <w:szCs w:val="24"/>
        </w:rPr>
        <w:t>1</w:t>
      </w:r>
      <w:r>
        <w:rPr>
          <w:rFonts w:eastAsia="楷体_GB2312" w:hint="eastAsia"/>
          <w:sz w:val="24"/>
          <w:szCs w:val="24"/>
        </w:rPr>
        <w:t xml:space="preserve">.12 </w:t>
      </w:r>
      <w:r>
        <w:rPr>
          <w:rFonts w:eastAsia="楷体_GB2312" w:hint="eastAsia"/>
          <w:sz w:val="24"/>
          <w:szCs w:val="24"/>
        </w:rPr>
        <w:t>研究面向智能软件系统的测试理论与方法的比较和组合，探索各种方法之间的相互关系和可能的组合情况。并将这些方法和技术进行实践研究。进行相关论文的写作。</w:t>
      </w:r>
    </w:p>
    <w:p w14:paraId="5F29AC4B" w14:textId="77777777" w:rsidR="00E846E6" w:rsidRDefault="005F2C71">
      <w:pPr>
        <w:snapToGrid w:val="0"/>
        <w:spacing w:line="440" w:lineRule="exact"/>
        <w:ind w:firstLineChars="196" w:firstLine="470"/>
        <w:rPr>
          <w:rFonts w:eastAsia="楷体_GB2312"/>
          <w:sz w:val="24"/>
          <w:szCs w:val="24"/>
        </w:rPr>
      </w:pPr>
      <w:r>
        <w:rPr>
          <w:rFonts w:eastAsia="楷体_GB2312" w:hint="eastAsia"/>
          <w:sz w:val="24"/>
          <w:szCs w:val="24"/>
        </w:rPr>
        <w:t>(3) 202</w:t>
      </w:r>
      <w:r>
        <w:rPr>
          <w:rFonts w:eastAsia="楷体_GB2312"/>
          <w:sz w:val="24"/>
          <w:szCs w:val="24"/>
        </w:rPr>
        <w:t>2</w:t>
      </w:r>
      <w:r>
        <w:rPr>
          <w:rFonts w:eastAsia="楷体_GB2312" w:hint="eastAsia"/>
          <w:sz w:val="24"/>
          <w:szCs w:val="24"/>
        </w:rPr>
        <w:t>.1-202</w:t>
      </w:r>
      <w:r>
        <w:rPr>
          <w:rFonts w:eastAsia="楷体_GB2312"/>
          <w:sz w:val="24"/>
          <w:szCs w:val="24"/>
        </w:rPr>
        <w:t>2</w:t>
      </w:r>
      <w:r>
        <w:rPr>
          <w:rFonts w:eastAsia="楷体_GB2312" w:hint="eastAsia"/>
          <w:sz w:val="24"/>
          <w:szCs w:val="24"/>
        </w:rPr>
        <w:t xml:space="preserve">.12 </w:t>
      </w:r>
      <w:r>
        <w:rPr>
          <w:rFonts w:eastAsia="楷体_GB2312" w:hint="eastAsia"/>
          <w:sz w:val="24"/>
          <w:szCs w:val="24"/>
        </w:rPr>
        <w:t>研究智能软件系统数据驱动式测试方法的支持工具和配套管理，结合一些典型的智能化应用软件开发相应的支持工具、管理规范和文档。</w:t>
      </w:r>
    </w:p>
    <w:p w14:paraId="5CC3B194" w14:textId="77777777" w:rsidR="00E846E6" w:rsidRDefault="005F2C71">
      <w:pPr>
        <w:snapToGrid w:val="0"/>
        <w:spacing w:line="440" w:lineRule="exact"/>
        <w:ind w:firstLineChars="196" w:firstLine="470"/>
        <w:rPr>
          <w:rFonts w:eastAsia="楷体_GB2312"/>
          <w:sz w:val="24"/>
          <w:szCs w:val="24"/>
        </w:rPr>
      </w:pPr>
      <w:r>
        <w:rPr>
          <w:rFonts w:eastAsia="楷体_GB2312" w:hint="eastAsia"/>
          <w:sz w:val="24"/>
          <w:szCs w:val="24"/>
        </w:rPr>
        <w:t>(4) 202</w:t>
      </w:r>
      <w:r>
        <w:rPr>
          <w:rFonts w:eastAsia="楷体_GB2312"/>
          <w:sz w:val="24"/>
          <w:szCs w:val="24"/>
        </w:rPr>
        <w:t>3</w:t>
      </w:r>
      <w:r>
        <w:rPr>
          <w:rFonts w:eastAsia="楷体_GB2312" w:hint="eastAsia"/>
          <w:sz w:val="24"/>
          <w:szCs w:val="24"/>
        </w:rPr>
        <w:t>.1-202</w:t>
      </w:r>
      <w:r>
        <w:rPr>
          <w:rFonts w:eastAsia="楷体_GB2312"/>
          <w:sz w:val="24"/>
          <w:szCs w:val="24"/>
        </w:rPr>
        <w:t>3</w:t>
      </w:r>
      <w:r>
        <w:rPr>
          <w:rFonts w:eastAsia="楷体_GB2312" w:hint="eastAsia"/>
          <w:sz w:val="24"/>
          <w:szCs w:val="24"/>
        </w:rPr>
        <w:t>.12</w:t>
      </w:r>
      <w:r>
        <w:rPr>
          <w:rFonts w:eastAsia="楷体_GB2312" w:hint="eastAsia"/>
          <w:sz w:val="24"/>
          <w:szCs w:val="24"/>
        </w:rPr>
        <w:t>智能软件测试方法的实证研究，特别是建立针对智能化系统的完备的测试用例集和相应的自动化测试工具集，试验数据的收集，相关文档的完善。</w:t>
      </w:r>
    </w:p>
    <w:p w14:paraId="5A807007" w14:textId="77777777" w:rsidR="00E846E6" w:rsidRDefault="005F2C71">
      <w:pPr>
        <w:snapToGrid w:val="0"/>
        <w:spacing w:line="440" w:lineRule="exact"/>
        <w:ind w:firstLineChars="196" w:firstLine="470"/>
        <w:rPr>
          <w:rFonts w:eastAsia="楷体_GB2312"/>
          <w:sz w:val="24"/>
          <w:szCs w:val="24"/>
        </w:rPr>
      </w:pPr>
      <w:r>
        <w:rPr>
          <w:rFonts w:eastAsia="楷体_GB2312" w:hint="eastAsia"/>
          <w:sz w:val="24"/>
          <w:szCs w:val="24"/>
        </w:rPr>
        <w:t>(5) 202</w:t>
      </w:r>
      <w:r>
        <w:rPr>
          <w:rFonts w:eastAsia="楷体_GB2312"/>
          <w:sz w:val="24"/>
          <w:szCs w:val="24"/>
        </w:rPr>
        <w:t>4</w:t>
      </w:r>
      <w:r>
        <w:rPr>
          <w:rFonts w:eastAsia="楷体_GB2312" w:hint="eastAsia"/>
          <w:sz w:val="24"/>
          <w:szCs w:val="24"/>
        </w:rPr>
        <w:t>.1-202</w:t>
      </w:r>
      <w:r>
        <w:rPr>
          <w:rFonts w:eastAsia="楷体_GB2312"/>
          <w:sz w:val="24"/>
          <w:szCs w:val="24"/>
        </w:rPr>
        <w:t>4</w:t>
      </w:r>
      <w:r>
        <w:rPr>
          <w:rFonts w:eastAsia="楷体_GB2312" w:hint="eastAsia"/>
          <w:sz w:val="24"/>
          <w:szCs w:val="24"/>
        </w:rPr>
        <w:t>.12</w:t>
      </w:r>
      <w:r w:rsidR="00BD6641" w:rsidRPr="00BD6641">
        <w:rPr>
          <w:rFonts w:eastAsia="楷体_GB2312" w:hint="eastAsia"/>
          <w:sz w:val="24"/>
          <w:szCs w:val="24"/>
        </w:rPr>
        <w:t>智能软件的安全漏洞检测与识别研究</w:t>
      </w:r>
      <w:r w:rsidR="00BD6641">
        <w:rPr>
          <w:rFonts w:eastAsia="楷体_GB2312" w:hint="eastAsia"/>
          <w:sz w:val="24"/>
          <w:szCs w:val="24"/>
        </w:rPr>
        <w:t>，</w:t>
      </w:r>
      <w:r>
        <w:rPr>
          <w:rFonts w:eastAsia="楷体_GB2312" w:hint="eastAsia"/>
          <w:sz w:val="24"/>
          <w:szCs w:val="24"/>
        </w:rPr>
        <w:t>进一步完善智能软件系统的数据驱动式测试理论、方法与技术，以及项目结题准备工作。</w:t>
      </w:r>
    </w:p>
    <w:p w14:paraId="0C56A0A7" w14:textId="77777777" w:rsidR="00E846E6" w:rsidRDefault="005F2C71" w:rsidP="006E5644">
      <w:pPr>
        <w:snapToGrid w:val="0"/>
        <w:spacing w:line="440" w:lineRule="exact"/>
        <w:ind w:firstLineChars="196" w:firstLine="470"/>
        <w:rPr>
          <w:sz w:val="24"/>
          <w:szCs w:val="24"/>
        </w:rPr>
      </w:pPr>
      <w:r>
        <w:rPr>
          <w:rFonts w:eastAsia="楷体_GB2312" w:hint="eastAsia"/>
          <w:sz w:val="24"/>
          <w:szCs w:val="24"/>
        </w:rPr>
        <w:t>(</w:t>
      </w:r>
      <w:r>
        <w:rPr>
          <w:rFonts w:eastAsia="楷体_GB2312"/>
          <w:sz w:val="24"/>
          <w:szCs w:val="24"/>
        </w:rPr>
        <w:t>6</w:t>
      </w:r>
      <w:r>
        <w:rPr>
          <w:rFonts w:eastAsia="楷体_GB2312" w:hint="eastAsia"/>
          <w:sz w:val="24"/>
          <w:szCs w:val="24"/>
        </w:rPr>
        <w:t>)</w:t>
      </w:r>
      <w:r>
        <w:rPr>
          <w:rFonts w:eastAsia="楷体_GB2312" w:hint="eastAsia"/>
          <w:sz w:val="24"/>
          <w:szCs w:val="24"/>
        </w:rPr>
        <w:t>在国内国际重要学术会议和期刊上发表学术论文</w:t>
      </w:r>
      <w:r w:rsidR="00B86811">
        <w:rPr>
          <w:rFonts w:eastAsia="楷体_GB2312"/>
          <w:sz w:val="24"/>
          <w:szCs w:val="24"/>
        </w:rPr>
        <w:t>2</w:t>
      </w:r>
      <w:r>
        <w:rPr>
          <w:rFonts w:eastAsia="楷体_GB2312" w:hint="eastAsia"/>
          <w:sz w:val="24"/>
          <w:szCs w:val="24"/>
        </w:rPr>
        <w:t>0</w:t>
      </w:r>
      <w:r>
        <w:rPr>
          <w:rFonts w:eastAsia="楷体_GB2312" w:hint="eastAsia"/>
          <w:sz w:val="24"/>
          <w:szCs w:val="24"/>
        </w:rPr>
        <w:t>多篇，其中在国际顶级会议或学术刊物上</w:t>
      </w:r>
      <w:r>
        <w:rPr>
          <w:rFonts w:eastAsia="楷体_GB2312"/>
          <w:sz w:val="24"/>
          <w:szCs w:val="24"/>
        </w:rPr>
        <w:t>5</w:t>
      </w:r>
      <w:r>
        <w:rPr>
          <w:rFonts w:eastAsia="楷体_GB2312" w:hint="eastAsia"/>
          <w:sz w:val="24"/>
          <w:szCs w:val="24"/>
        </w:rPr>
        <w:t>-</w:t>
      </w:r>
      <w:r>
        <w:rPr>
          <w:rFonts w:eastAsia="楷体_GB2312"/>
          <w:sz w:val="24"/>
          <w:szCs w:val="24"/>
        </w:rPr>
        <w:t>10</w:t>
      </w:r>
      <w:r>
        <w:rPr>
          <w:rFonts w:eastAsia="楷体_GB2312" w:hint="eastAsia"/>
          <w:sz w:val="24"/>
          <w:szCs w:val="24"/>
        </w:rPr>
        <w:t>篇；出版软件测试学术专著或教材一本；参加国际学术活动或交流</w:t>
      </w:r>
      <w:r>
        <w:rPr>
          <w:rFonts w:eastAsia="楷体_GB2312" w:hint="eastAsia"/>
          <w:sz w:val="24"/>
          <w:szCs w:val="24"/>
        </w:rPr>
        <w:t>6-8</w:t>
      </w:r>
      <w:r>
        <w:rPr>
          <w:rFonts w:eastAsia="楷体_GB2312" w:hint="eastAsia"/>
          <w:sz w:val="24"/>
          <w:szCs w:val="24"/>
        </w:rPr>
        <w:t>次，争取举办相关领域国际学术会议一次。</w:t>
      </w:r>
    </w:p>
    <w:p w14:paraId="725DCD8E" w14:textId="77777777" w:rsidR="00E846E6" w:rsidRDefault="005F2C71">
      <w:pPr>
        <w:pStyle w:val="1"/>
        <w:ind w:firstLine="420"/>
        <w:rPr>
          <w:color w:val="0070C0"/>
        </w:rPr>
      </w:pPr>
      <w:r>
        <w:rPr>
          <w:color w:val="0070C0"/>
        </w:rPr>
        <w:t>（二）研究基础与工作条件</w:t>
      </w:r>
    </w:p>
    <w:p w14:paraId="13A3A4D8" w14:textId="77777777" w:rsidR="00E846E6" w:rsidRDefault="005F2C71">
      <w:pPr>
        <w:pStyle w:val="2"/>
        <w:ind w:firstLine="420"/>
        <w:rPr>
          <w:color w:val="0070C0"/>
        </w:rPr>
      </w:pPr>
      <w:r>
        <w:rPr>
          <w:color w:val="0070C0"/>
        </w:rPr>
        <w:t>1</w:t>
      </w:r>
      <w:r>
        <w:rPr>
          <w:color w:val="0070C0"/>
        </w:rPr>
        <w:t>．</w:t>
      </w:r>
      <w:commentRangeStart w:id="855"/>
      <w:r>
        <w:rPr>
          <w:b/>
          <w:bCs/>
          <w:color w:val="0070C0"/>
        </w:rPr>
        <w:t>研究基础</w:t>
      </w:r>
      <w:r>
        <w:rPr>
          <w:color w:val="0070C0"/>
        </w:rPr>
        <w:t>（与本项目相关的研究工作积累和已取得的研究工作成绩）；</w:t>
      </w:r>
      <w:commentRangeEnd w:id="855"/>
      <w:r w:rsidR="004C5E91">
        <w:rPr>
          <w:rStyle w:val="af0"/>
          <w:rFonts w:ascii="Times New Roman" w:eastAsia="宋体" w:hAnsi="Times New Roman"/>
        </w:rPr>
        <w:commentReference w:id="855"/>
      </w:r>
    </w:p>
    <w:p w14:paraId="07F7A772" w14:textId="77777777" w:rsidR="001604BB" w:rsidRDefault="001604BB" w:rsidP="004C6F5A">
      <w:pPr>
        <w:widowControl/>
        <w:spacing w:line="360" w:lineRule="auto"/>
        <w:ind w:firstLine="420"/>
        <w:jc w:val="left"/>
        <w:rPr>
          <w:rFonts w:ascii="宋体" w:hAnsi="宋体" w:cs="宋体"/>
          <w:b/>
          <w:color w:val="000000"/>
          <w:kern w:val="0"/>
          <w:lang w:bidi="ar"/>
        </w:rPr>
      </w:pPr>
      <w:r>
        <w:rPr>
          <w:rFonts w:ascii="宋体" w:hAnsi="宋体" w:cs="宋体"/>
          <w:b/>
          <w:color w:val="000000"/>
          <w:kern w:val="0"/>
          <w:lang w:bidi="ar"/>
        </w:rPr>
        <w:t>项目组由南京大学聂长海教授团队</w:t>
      </w:r>
      <w:r>
        <w:rPr>
          <w:rFonts w:ascii="宋体" w:hAnsi="宋体" w:cs="宋体" w:hint="eastAsia"/>
          <w:b/>
          <w:color w:val="000000"/>
          <w:kern w:val="0"/>
          <w:lang w:bidi="ar"/>
        </w:rPr>
        <w:t>、</w:t>
      </w:r>
      <w:r>
        <w:rPr>
          <w:rFonts w:ascii="宋体" w:hAnsi="宋体" w:cs="宋体"/>
          <w:b/>
          <w:color w:val="000000"/>
          <w:kern w:val="0"/>
          <w:lang w:bidi="ar"/>
        </w:rPr>
        <w:t>哈尔滨工业大学苏小红教授团队和北京科技大学孙昌爱教授团队组成</w:t>
      </w:r>
      <w:r>
        <w:rPr>
          <w:rFonts w:ascii="宋体" w:hAnsi="宋体" w:cs="宋体" w:hint="eastAsia"/>
          <w:b/>
          <w:color w:val="000000"/>
          <w:kern w:val="0"/>
          <w:lang w:bidi="ar"/>
        </w:rPr>
        <w:t>，</w:t>
      </w:r>
      <w:r>
        <w:rPr>
          <w:rFonts w:ascii="宋体" w:hAnsi="宋体" w:cs="宋体"/>
          <w:b/>
          <w:color w:val="000000"/>
          <w:kern w:val="0"/>
          <w:lang w:bidi="ar"/>
        </w:rPr>
        <w:t>这三个团队一直工作在软件测试领域</w:t>
      </w:r>
      <w:r>
        <w:rPr>
          <w:rFonts w:ascii="宋体" w:hAnsi="宋体" w:cs="宋体" w:hint="eastAsia"/>
          <w:b/>
          <w:color w:val="000000"/>
          <w:kern w:val="0"/>
          <w:lang w:bidi="ar"/>
        </w:rPr>
        <w:t>，</w:t>
      </w:r>
      <w:r>
        <w:rPr>
          <w:rFonts w:ascii="宋体" w:hAnsi="宋体" w:cs="宋体"/>
          <w:b/>
          <w:color w:val="000000"/>
          <w:kern w:val="0"/>
          <w:lang w:bidi="ar"/>
        </w:rPr>
        <w:t>具有深厚扎实的研究基础</w:t>
      </w:r>
      <w:r>
        <w:rPr>
          <w:rFonts w:ascii="宋体" w:hAnsi="宋体" w:cs="宋体" w:hint="eastAsia"/>
          <w:b/>
          <w:color w:val="000000"/>
          <w:kern w:val="0"/>
          <w:lang w:bidi="ar"/>
        </w:rPr>
        <w:t>，</w:t>
      </w:r>
      <w:r>
        <w:rPr>
          <w:rFonts w:ascii="宋体" w:hAnsi="宋体" w:cs="宋体"/>
          <w:b/>
          <w:color w:val="000000"/>
          <w:kern w:val="0"/>
          <w:lang w:bidi="ar"/>
        </w:rPr>
        <w:t>各有特色且相互补充</w:t>
      </w:r>
      <w:r>
        <w:rPr>
          <w:rFonts w:ascii="宋体" w:hAnsi="宋体" w:cs="宋体" w:hint="eastAsia"/>
          <w:b/>
          <w:color w:val="000000"/>
          <w:kern w:val="0"/>
          <w:lang w:bidi="ar"/>
        </w:rPr>
        <w:t>，</w:t>
      </w:r>
      <w:r>
        <w:rPr>
          <w:rFonts w:ascii="宋体" w:hAnsi="宋体" w:cs="宋体"/>
          <w:b/>
          <w:color w:val="000000"/>
          <w:kern w:val="0"/>
          <w:lang w:bidi="ar"/>
        </w:rPr>
        <w:t>例如南京大学团队在组合测试及测试用例生成优化等领域很有建</w:t>
      </w:r>
      <w:r>
        <w:rPr>
          <w:rFonts w:ascii="宋体" w:hAnsi="宋体" w:cs="宋体"/>
          <w:b/>
          <w:color w:val="000000"/>
          <w:kern w:val="0"/>
          <w:lang w:bidi="ar"/>
        </w:rPr>
        <w:lastRenderedPageBreak/>
        <w:t>树</w:t>
      </w:r>
      <w:r>
        <w:rPr>
          <w:rFonts w:ascii="宋体" w:hAnsi="宋体" w:cs="宋体" w:hint="eastAsia"/>
          <w:b/>
          <w:color w:val="000000"/>
          <w:kern w:val="0"/>
          <w:lang w:bidi="ar"/>
        </w:rPr>
        <w:t>、</w:t>
      </w:r>
      <w:r>
        <w:rPr>
          <w:rFonts w:ascii="宋体" w:hAnsi="宋体" w:cs="宋体"/>
          <w:b/>
          <w:color w:val="000000"/>
          <w:kern w:val="0"/>
          <w:lang w:bidi="ar"/>
        </w:rPr>
        <w:t>哈工大团队在软件安全</w:t>
      </w:r>
      <w:r>
        <w:rPr>
          <w:rFonts w:ascii="宋体" w:hAnsi="宋体" w:cs="宋体" w:hint="eastAsia"/>
          <w:b/>
          <w:color w:val="000000"/>
          <w:kern w:val="0"/>
          <w:lang w:bidi="ar"/>
        </w:rPr>
        <w:t>及</w:t>
      </w:r>
      <w:r>
        <w:rPr>
          <w:rFonts w:ascii="宋体" w:hAnsi="宋体" w:cs="宋体"/>
          <w:b/>
          <w:color w:val="000000"/>
          <w:kern w:val="0"/>
          <w:lang w:bidi="ar"/>
        </w:rPr>
        <w:t>智能软件系统方面具有很深的积累</w:t>
      </w:r>
      <w:r>
        <w:rPr>
          <w:rFonts w:ascii="宋体" w:hAnsi="宋体" w:cs="宋体" w:hint="eastAsia"/>
          <w:b/>
          <w:color w:val="000000"/>
          <w:kern w:val="0"/>
          <w:lang w:bidi="ar"/>
        </w:rPr>
        <w:t>，</w:t>
      </w:r>
      <w:r>
        <w:rPr>
          <w:rFonts w:ascii="宋体" w:hAnsi="宋体" w:cs="宋体"/>
          <w:b/>
          <w:color w:val="000000"/>
          <w:kern w:val="0"/>
          <w:lang w:bidi="ar"/>
        </w:rPr>
        <w:t>而北京科技大学团队在测试预言及测试评估等领域具有扎实的基础</w:t>
      </w:r>
      <w:r>
        <w:rPr>
          <w:rFonts w:ascii="宋体" w:hAnsi="宋体" w:cs="宋体" w:hint="eastAsia"/>
          <w:b/>
          <w:color w:val="000000"/>
          <w:kern w:val="0"/>
          <w:lang w:bidi="ar"/>
        </w:rPr>
        <w:t>。</w:t>
      </w:r>
      <w:r>
        <w:rPr>
          <w:rFonts w:ascii="宋体" w:hAnsi="宋体" w:cs="宋体"/>
          <w:b/>
          <w:color w:val="000000"/>
          <w:kern w:val="0"/>
          <w:lang w:bidi="ar"/>
        </w:rPr>
        <w:t>以下我们分别</w:t>
      </w:r>
      <w:r w:rsidR="009859EA">
        <w:rPr>
          <w:rFonts w:ascii="宋体" w:hAnsi="宋体" w:cs="宋体"/>
          <w:b/>
          <w:color w:val="000000"/>
          <w:kern w:val="0"/>
          <w:lang w:bidi="ar"/>
        </w:rPr>
        <w:t>进一步</w:t>
      </w:r>
      <w:r>
        <w:rPr>
          <w:rFonts w:ascii="宋体" w:hAnsi="宋体" w:cs="宋体"/>
          <w:b/>
          <w:color w:val="000000"/>
          <w:kern w:val="0"/>
          <w:lang w:bidi="ar"/>
        </w:rPr>
        <w:t>介绍这</w:t>
      </w:r>
      <w:r>
        <w:rPr>
          <w:rFonts w:ascii="宋体" w:hAnsi="宋体" w:cs="宋体" w:hint="eastAsia"/>
          <w:b/>
          <w:color w:val="000000"/>
          <w:kern w:val="0"/>
          <w:lang w:bidi="ar"/>
        </w:rPr>
        <w:t>3个团队的</w:t>
      </w:r>
      <w:r w:rsidR="009859EA">
        <w:rPr>
          <w:rFonts w:ascii="宋体" w:hAnsi="宋体" w:cs="宋体" w:hint="eastAsia"/>
          <w:b/>
          <w:color w:val="000000"/>
          <w:kern w:val="0"/>
          <w:lang w:bidi="ar"/>
        </w:rPr>
        <w:t>相关</w:t>
      </w:r>
      <w:r>
        <w:rPr>
          <w:rFonts w:ascii="宋体" w:hAnsi="宋体" w:cs="宋体" w:hint="eastAsia"/>
          <w:b/>
          <w:color w:val="000000"/>
          <w:kern w:val="0"/>
          <w:lang w:bidi="ar"/>
        </w:rPr>
        <w:t>研究基础。</w:t>
      </w:r>
    </w:p>
    <w:p w14:paraId="42DF8400" w14:textId="77777777" w:rsidR="00E846E6" w:rsidRPr="004C6F5A" w:rsidRDefault="00EB5DA8" w:rsidP="004C6F5A">
      <w:pPr>
        <w:widowControl/>
        <w:spacing w:line="360" w:lineRule="auto"/>
        <w:ind w:firstLine="420"/>
        <w:jc w:val="left"/>
        <w:rPr>
          <w:rFonts w:ascii="宋体" w:hAnsi="宋体" w:cs="宋体"/>
          <w:color w:val="000000"/>
          <w:kern w:val="0"/>
          <w:lang w:bidi="ar"/>
        </w:rPr>
      </w:pPr>
      <w:r w:rsidRPr="004D1866">
        <w:rPr>
          <w:rFonts w:ascii="宋体" w:hAnsi="宋体" w:cs="宋体" w:hint="eastAsia"/>
          <w:b/>
          <w:color w:val="000000"/>
          <w:kern w:val="0"/>
          <w:lang w:bidi="ar"/>
        </w:rPr>
        <w:t>（1）</w:t>
      </w:r>
      <w:r w:rsidR="00195BE8" w:rsidRPr="004D1866">
        <w:rPr>
          <w:rFonts w:ascii="宋体" w:hAnsi="宋体" w:cs="宋体" w:hint="eastAsia"/>
          <w:b/>
          <w:color w:val="000000"/>
          <w:kern w:val="0"/>
          <w:lang w:bidi="ar"/>
        </w:rPr>
        <w:t>南京大学团队</w:t>
      </w:r>
      <w:r w:rsidR="005F2C71">
        <w:rPr>
          <w:rFonts w:ascii="宋体" w:hAnsi="宋体" w:cs="宋体" w:hint="eastAsia"/>
          <w:color w:val="000000"/>
          <w:kern w:val="0"/>
          <w:lang w:bidi="ar"/>
        </w:rPr>
        <w:t>负责人聂长海</w:t>
      </w:r>
      <w:r w:rsidR="00D268A8">
        <w:rPr>
          <w:rFonts w:ascii="宋体" w:hAnsi="宋体" w:cs="宋体" w:hint="eastAsia"/>
          <w:color w:val="000000"/>
          <w:kern w:val="0"/>
          <w:lang w:bidi="ar"/>
        </w:rPr>
        <w:t>教授</w:t>
      </w:r>
      <w:r w:rsidR="005F2C71">
        <w:rPr>
          <w:rFonts w:ascii="宋体" w:hAnsi="宋体" w:cs="宋体" w:hint="eastAsia"/>
          <w:color w:val="000000"/>
          <w:kern w:val="0"/>
          <w:lang w:bidi="ar"/>
        </w:rPr>
        <w:t>在多年从事软件测试课程教学的基础上，结合科研实践，经过多年的努力，在清华大学出版社出了一本软件测试教材《软件测试的概念与方法》</w:t>
      </w:r>
      <w:r w:rsidR="005F2C71" w:rsidRPr="00570D3C">
        <w:rPr>
          <w:rFonts w:ascii="宋体" w:hAnsi="宋体" w:cs="宋体"/>
          <w:color w:val="000000"/>
          <w:kern w:val="0"/>
          <w:lang w:bidi="ar"/>
        </w:rPr>
        <w:t>[1]</w:t>
      </w:r>
      <w:r w:rsidR="005F2C71">
        <w:rPr>
          <w:rFonts w:ascii="宋体" w:hAnsi="宋体" w:cs="宋体" w:hint="eastAsia"/>
          <w:color w:val="000000"/>
          <w:kern w:val="0"/>
          <w:lang w:bidi="ar"/>
        </w:rPr>
        <w:t>，该书以软件测试方法的分类为线索，以软件测试的各种方法为内容，系统地介绍各种软件测试方法的概念、理论、特点和在工程实践中应用的例子。与已有的软件测试教材和相关书籍相比，该书特色是以各种软件测试方法为中心，系统地介绍到目前为止，几乎所有的可以查到或见到的软件测试方法，是对目前已经出版的软件测试书籍的一个重要补充</w:t>
      </w:r>
      <w:r w:rsidR="005F2C71">
        <w:rPr>
          <w:rFonts w:ascii="Verdana" w:eastAsia="Verdana" w:hAnsi="Verdana" w:cs="Verdana"/>
          <w:color w:val="000000"/>
          <w:kern w:val="0"/>
          <w:lang w:bidi="ar"/>
        </w:rPr>
        <w:t>.</w:t>
      </w:r>
      <w:r w:rsidR="005F2C71">
        <w:rPr>
          <w:rFonts w:ascii="宋体" w:hAnsi="宋体" w:cs="宋体" w:hint="eastAsia"/>
          <w:color w:val="000000"/>
          <w:kern w:val="0"/>
          <w:lang w:bidi="ar"/>
        </w:rPr>
        <w:t>为了写好这本书，项目组调研</w:t>
      </w:r>
      <w:r w:rsidR="005F2C71">
        <w:rPr>
          <w:rFonts w:ascii="Verdana" w:eastAsia="Verdana" w:hAnsi="Verdana" w:cs="Verdana"/>
          <w:color w:val="000000"/>
          <w:kern w:val="0"/>
          <w:lang w:bidi="ar"/>
        </w:rPr>
        <w:t>1000</w:t>
      </w:r>
      <w:r w:rsidR="005F2C71">
        <w:rPr>
          <w:rFonts w:ascii="宋体" w:hAnsi="宋体" w:cs="宋体" w:hint="eastAsia"/>
          <w:color w:val="000000"/>
          <w:kern w:val="0"/>
          <w:lang w:bidi="ar"/>
        </w:rPr>
        <w:t>多篇学术论文，</w:t>
      </w:r>
      <w:r w:rsidR="005F2C71">
        <w:rPr>
          <w:rFonts w:ascii="Verdana" w:eastAsia="Verdana" w:hAnsi="Verdana" w:cs="Verdana"/>
          <w:color w:val="000000"/>
          <w:kern w:val="0"/>
          <w:lang w:bidi="ar"/>
        </w:rPr>
        <w:t>100</w:t>
      </w:r>
      <w:r w:rsidR="005F2C71">
        <w:rPr>
          <w:rFonts w:ascii="宋体" w:hAnsi="宋体" w:cs="宋体" w:hint="eastAsia"/>
          <w:color w:val="000000"/>
          <w:kern w:val="0"/>
          <w:lang w:bidi="ar"/>
        </w:rPr>
        <w:t>多本相关教材和专著，这些已成为本项目非常厚实的研究基础。该教材自</w:t>
      </w:r>
      <w:r w:rsidR="005F2C71" w:rsidRPr="004C6F5A">
        <w:rPr>
          <w:rFonts w:ascii="宋体" w:hAnsi="宋体" w:cs="宋体"/>
          <w:color w:val="000000"/>
          <w:kern w:val="0"/>
          <w:lang w:bidi="ar"/>
        </w:rPr>
        <w:t>2013</w:t>
      </w:r>
      <w:r w:rsidR="005F2C71">
        <w:rPr>
          <w:rFonts w:ascii="宋体" w:hAnsi="宋体" w:cs="宋体" w:hint="eastAsia"/>
          <w:color w:val="000000"/>
          <w:kern w:val="0"/>
          <w:lang w:bidi="ar"/>
        </w:rPr>
        <w:t>年出版后，受到了很多来自高校和产业界的专家的好评，并于</w:t>
      </w:r>
      <w:r w:rsidR="005F2C71" w:rsidRPr="004C6F5A">
        <w:rPr>
          <w:rFonts w:ascii="宋体" w:hAnsi="宋体" w:cs="宋体"/>
          <w:color w:val="000000"/>
          <w:kern w:val="0"/>
          <w:lang w:bidi="ar"/>
        </w:rPr>
        <w:t>2015</w:t>
      </w:r>
      <w:r w:rsidR="005F2C71">
        <w:rPr>
          <w:rFonts w:ascii="宋体" w:hAnsi="宋体" w:cs="宋体" w:hint="eastAsia"/>
          <w:color w:val="000000"/>
          <w:kern w:val="0"/>
          <w:lang w:bidi="ar"/>
        </w:rPr>
        <w:t>年入选江苏省高校重点建设的教材，将于</w:t>
      </w:r>
      <w:r w:rsidR="005F2C71" w:rsidRPr="004C6F5A">
        <w:rPr>
          <w:rFonts w:ascii="宋体" w:hAnsi="宋体" w:cs="宋体"/>
          <w:color w:val="000000"/>
          <w:kern w:val="0"/>
          <w:lang w:bidi="ar"/>
        </w:rPr>
        <w:t>201</w:t>
      </w:r>
      <w:r w:rsidR="00540EB1">
        <w:rPr>
          <w:rFonts w:ascii="宋体" w:hAnsi="宋体" w:cs="宋体"/>
          <w:color w:val="000000"/>
          <w:kern w:val="0"/>
          <w:lang w:bidi="ar"/>
        </w:rPr>
        <w:t>9</w:t>
      </w:r>
      <w:r w:rsidR="005F2C71">
        <w:rPr>
          <w:rFonts w:ascii="宋体" w:hAnsi="宋体" w:cs="宋体" w:hint="eastAsia"/>
          <w:color w:val="000000"/>
          <w:kern w:val="0"/>
          <w:lang w:bidi="ar"/>
        </w:rPr>
        <w:t>年后重新修订，届时将有大量新的内容和更深入的研究成果充实进去。</w:t>
      </w:r>
    </w:p>
    <w:p w14:paraId="13D7C7B3" w14:textId="77777777" w:rsidR="004C6F5A" w:rsidRDefault="005F2C71" w:rsidP="004C6F5A">
      <w:pPr>
        <w:widowControl/>
        <w:spacing w:line="360" w:lineRule="auto"/>
        <w:ind w:firstLine="420"/>
        <w:jc w:val="left"/>
        <w:rPr>
          <w:rFonts w:ascii="宋体" w:hAnsi="宋体" w:cs="宋体"/>
          <w:color w:val="000000"/>
          <w:kern w:val="0"/>
          <w:lang w:bidi="ar"/>
        </w:rPr>
      </w:pPr>
      <w:r>
        <w:rPr>
          <w:rFonts w:ascii="宋体" w:hAnsi="宋体" w:cs="宋体" w:hint="eastAsia"/>
          <w:color w:val="000000"/>
          <w:kern w:val="0"/>
          <w:lang w:bidi="ar"/>
        </w:rPr>
        <w:t>我们在各种软件测试方法的比较方面也已经做了很多基础性工作和积累，例如我们针对组合测试、随机测试与自适应随机测试在最小故障模式的检测能力上进行了系统的比较研究</w:t>
      </w:r>
      <w:r w:rsidRPr="004C6F5A">
        <w:rPr>
          <w:rFonts w:ascii="宋体" w:hAnsi="宋体" w:cs="宋体"/>
          <w:color w:val="000000"/>
          <w:kern w:val="0"/>
          <w:lang w:bidi="ar"/>
        </w:rPr>
        <w:t>[2]</w:t>
      </w:r>
      <w:r>
        <w:rPr>
          <w:rFonts w:ascii="宋体" w:hAnsi="宋体" w:cs="宋体" w:hint="eastAsia"/>
          <w:color w:val="000000"/>
          <w:kern w:val="0"/>
          <w:lang w:bidi="ar"/>
        </w:rPr>
        <w:t>，文章发表在</w:t>
      </w:r>
      <w:r w:rsidRPr="004C6F5A">
        <w:rPr>
          <w:rFonts w:ascii="宋体" w:hAnsi="宋体" w:cs="宋体"/>
          <w:color w:val="000000"/>
          <w:kern w:val="0"/>
          <w:lang w:bidi="ar"/>
        </w:rPr>
        <w:t>CCF</w:t>
      </w:r>
      <w:r>
        <w:rPr>
          <w:rFonts w:ascii="宋体" w:hAnsi="宋体" w:cs="宋体" w:hint="eastAsia"/>
          <w:color w:val="000000"/>
          <w:kern w:val="0"/>
          <w:lang w:bidi="ar"/>
        </w:rPr>
        <w:t>指定的很有影响的</w:t>
      </w:r>
      <w:r w:rsidRPr="004C6F5A">
        <w:rPr>
          <w:rFonts w:ascii="宋体" w:hAnsi="宋体" w:cs="宋体"/>
          <w:color w:val="000000"/>
          <w:kern w:val="0"/>
          <w:lang w:bidi="ar"/>
        </w:rPr>
        <w:t>B</w:t>
      </w:r>
      <w:r>
        <w:rPr>
          <w:rFonts w:ascii="宋体" w:hAnsi="宋体" w:cs="宋体" w:hint="eastAsia"/>
          <w:color w:val="000000"/>
          <w:kern w:val="0"/>
          <w:lang w:bidi="ar"/>
        </w:rPr>
        <w:t>类期刊上。同时我们对这三种方法的实证研究已被软件工程顶级期刊</w:t>
      </w:r>
      <w:r w:rsidRPr="004C6F5A">
        <w:rPr>
          <w:rFonts w:ascii="宋体" w:hAnsi="宋体" w:cs="宋体"/>
          <w:color w:val="000000"/>
          <w:kern w:val="0"/>
          <w:lang w:bidi="ar"/>
        </w:rPr>
        <w:t>TSE</w:t>
      </w:r>
      <w:r>
        <w:rPr>
          <w:rFonts w:ascii="宋体" w:hAnsi="宋体" w:cs="宋体" w:hint="eastAsia"/>
          <w:color w:val="000000"/>
          <w:kern w:val="0"/>
          <w:lang w:bidi="ar"/>
        </w:rPr>
        <w:t>正式接受</w:t>
      </w:r>
      <w:r w:rsidR="00B063A1">
        <w:rPr>
          <w:rFonts w:ascii="Verdana" w:eastAsia="Verdana" w:hAnsi="Verdana" w:cs="Verdana"/>
          <w:color w:val="000000"/>
          <w:kern w:val="0"/>
          <w:sz w:val="18"/>
          <w:lang w:bidi="ar"/>
        </w:rPr>
        <w:t>[2</w:t>
      </w:r>
      <w:proofErr w:type="gramStart"/>
      <w:r w:rsidR="00B063A1">
        <w:rPr>
          <w:rFonts w:ascii="Verdana" w:eastAsia="Verdana" w:hAnsi="Verdana" w:cs="Verdana"/>
          <w:color w:val="000000"/>
          <w:kern w:val="0"/>
          <w:sz w:val="18"/>
          <w:lang w:bidi="ar"/>
        </w:rPr>
        <w:t>’</w:t>
      </w:r>
      <w:proofErr w:type="gramEnd"/>
      <w:r w:rsidR="00B063A1">
        <w:rPr>
          <w:rFonts w:ascii="Verdana" w:eastAsia="Verdana" w:hAnsi="Verdana" w:cs="Verdana"/>
          <w:color w:val="000000"/>
          <w:kern w:val="0"/>
          <w:sz w:val="18"/>
          <w:lang w:bidi="ar"/>
        </w:rPr>
        <w:t>]</w:t>
      </w:r>
      <w:r>
        <w:rPr>
          <w:rFonts w:ascii="宋体" w:hAnsi="宋体" w:cs="宋体" w:hint="eastAsia"/>
          <w:color w:val="000000"/>
          <w:kern w:val="0"/>
          <w:lang w:bidi="ar"/>
        </w:rPr>
        <w:t>。</w:t>
      </w:r>
    </w:p>
    <w:p w14:paraId="5814CD62" w14:textId="77777777" w:rsidR="00E846E6" w:rsidRPr="004C6F5A" w:rsidRDefault="005F2C71" w:rsidP="004C6F5A">
      <w:pPr>
        <w:widowControl/>
        <w:spacing w:line="360" w:lineRule="auto"/>
        <w:ind w:firstLine="420"/>
        <w:jc w:val="left"/>
        <w:rPr>
          <w:rFonts w:ascii="宋体" w:hAnsi="宋体" w:cs="宋体"/>
          <w:color w:val="000000"/>
          <w:kern w:val="0"/>
          <w:lang w:bidi="ar"/>
        </w:rPr>
      </w:pPr>
      <w:r w:rsidRPr="004C6F5A">
        <w:rPr>
          <w:rFonts w:ascii="宋体" w:hAnsi="宋体" w:cs="宋体" w:hint="eastAsia"/>
          <w:color w:val="000000"/>
          <w:kern w:val="0"/>
          <w:lang w:bidi="ar"/>
        </w:rPr>
        <w:t>我们已经在测试方法的交叉结合和组合应用方面做了一些初步尝试，例如给出了可以动态修改测试模型和测试策略的自适应组合测试框架</w:t>
      </w:r>
      <w:r w:rsidRPr="004C6F5A">
        <w:rPr>
          <w:rFonts w:ascii="宋体" w:hAnsi="宋体" w:cs="宋体"/>
          <w:color w:val="000000"/>
          <w:kern w:val="0"/>
          <w:lang w:bidi="ar"/>
        </w:rPr>
        <w:t>[3]</w:t>
      </w:r>
      <w:r w:rsidRPr="004C6F5A">
        <w:rPr>
          <w:rFonts w:ascii="宋体" w:hAnsi="宋体" w:cs="宋体" w:hint="eastAsia"/>
          <w:color w:val="000000"/>
          <w:kern w:val="0"/>
          <w:lang w:bidi="ar"/>
        </w:rPr>
        <w:t>，并进行了实证研究</w:t>
      </w:r>
      <w:r w:rsidRPr="004C6F5A">
        <w:rPr>
          <w:rFonts w:ascii="宋体" w:hAnsi="宋体" w:cs="宋体"/>
          <w:color w:val="000000"/>
          <w:kern w:val="0"/>
          <w:lang w:bidi="ar"/>
        </w:rPr>
        <w:t>[4]</w:t>
      </w:r>
      <w:r w:rsidRPr="004C6F5A">
        <w:rPr>
          <w:rFonts w:ascii="宋体" w:hAnsi="宋体" w:cs="宋体" w:hint="eastAsia"/>
          <w:color w:val="000000"/>
          <w:kern w:val="0"/>
          <w:lang w:bidi="ar"/>
        </w:rPr>
        <w:t>，在此基础上我们系统地整理了这个领域的工作，长文</w:t>
      </w:r>
      <w:r w:rsidRPr="004C6F5A">
        <w:rPr>
          <w:rFonts w:ascii="宋体" w:hAnsi="宋体" w:cs="宋体"/>
          <w:color w:val="000000"/>
          <w:kern w:val="0"/>
          <w:lang w:bidi="ar"/>
        </w:rPr>
        <w:t>[3+4]</w:t>
      </w:r>
      <w:r w:rsidRPr="004C6F5A">
        <w:rPr>
          <w:rFonts w:ascii="宋体" w:hAnsi="宋体" w:cs="宋体" w:hint="eastAsia"/>
          <w:color w:val="000000"/>
          <w:kern w:val="0"/>
          <w:lang w:bidi="ar"/>
        </w:rPr>
        <w:t>将投软件工程领域最高级别的期刊</w:t>
      </w:r>
      <w:r w:rsidRPr="004C6F5A">
        <w:rPr>
          <w:rFonts w:ascii="宋体" w:hAnsi="宋体" w:cs="宋体"/>
          <w:color w:val="000000"/>
          <w:kern w:val="0"/>
          <w:lang w:bidi="ar"/>
        </w:rPr>
        <w:t xml:space="preserve">TOSEM. </w:t>
      </w:r>
    </w:p>
    <w:p w14:paraId="3117FAA6" w14:textId="77777777" w:rsidR="004C6F5A" w:rsidRDefault="004C6F5A" w:rsidP="004C6F5A">
      <w:pPr>
        <w:widowControl/>
        <w:spacing w:line="360" w:lineRule="auto"/>
        <w:ind w:firstLine="420"/>
        <w:jc w:val="left"/>
        <w:rPr>
          <w:rFonts w:ascii="宋体" w:hAnsi="宋体" w:cs="宋体"/>
          <w:color w:val="000000"/>
          <w:kern w:val="0"/>
          <w:lang w:bidi="ar"/>
        </w:rPr>
      </w:pPr>
      <w:r w:rsidRPr="004C6F5A">
        <w:rPr>
          <w:rFonts w:ascii="宋体" w:hAnsi="宋体" w:cs="宋体" w:hint="eastAsia"/>
          <w:color w:val="000000"/>
          <w:kern w:val="0"/>
          <w:lang w:bidi="ar"/>
        </w:rPr>
        <w:t>我们还将基于搜索的软件测试与组合测试结合，建立了基于搜索的组合测试分支</w:t>
      </w:r>
      <w:r w:rsidRPr="004C6F5A">
        <w:rPr>
          <w:rFonts w:ascii="宋体" w:hAnsi="宋体" w:cs="宋体"/>
          <w:color w:val="000000"/>
          <w:kern w:val="0"/>
          <w:lang w:bidi="ar"/>
        </w:rPr>
        <w:t>[5]</w:t>
      </w:r>
      <w:r w:rsidRPr="004C6F5A">
        <w:rPr>
          <w:rFonts w:ascii="宋体" w:hAnsi="宋体" w:cs="宋体" w:hint="eastAsia"/>
          <w:color w:val="000000"/>
          <w:kern w:val="0"/>
          <w:lang w:bidi="ar"/>
        </w:rPr>
        <w:t>，提出了一种新的用于覆盖表生成的离散粒子群算法</w:t>
      </w:r>
      <w:r w:rsidRPr="004C6F5A">
        <w:rPr>
          <w:rFonts w:ascii="宋体" w:hAnsi="宋体" w:cs="宋体"/>
          <w:color w:val="000000"/>
          <w:kern w:val="0"/>
          <w:lang w:bidi="ar"/>
        </w:rPr>
        <w:t>[6]</w:t>
      </w:r>
      <w:r w:rsidRPr="004C6F5A">
        <w:rPr>
          <w:rFonts w:ascii="宋体" w:hAnsi="宋体" w:cs="宋体" w:hint="eastAsia"/>
          <w:color w:val="000000"/>
          <w:kern w:val="0"/>
          <w:lang w:bidi="ar"/>
        </w:rPr>
        <w:t>，我们还总结了目前组合测试领域中搜索技术的研究现状</w:t>
      </w:r>
      <w:r w:rsidRPr="004C6F5A">
        <w:rPr>
          <w:rFonts w:ascii="宋体" w:hAnsi="宋体" w:cs="宋体"/>
          <w:color w:val="000000"/>
          <w:kern w:val="0"/>
          <w:lang w:bidi="ar"/>
        </w:rPr>
        <w:t>[7]</w:t>
      </w:r>
      <w:r w:rsidRPr="004C6F5A">
        <w:rPr>
          <w:rFonts w:ascii="宋体" w:hAnsi="宋体" w:cs="宋体" w:hint="eastAsia"/>
          <w:color w:val="000000"/>
          <w:kern w:val="0"/>
          <w:lang w:bidi="ar"/>
        </w:rPr>
        <w:t>，讨论了基于搜索的组合测试未来的研究方向。</w:t>
      </w:r>
    </w:p>
    <w:p w14:paraId="7FF7882B" w14:textId="77777777" w:rsidR="004C6F5A" w:rsidRPr="004C6F5A" w:rsidRDefault="004C6F5A" w:rsidP="004C6F5A">
      <w:pPr>
        <w:widowControl/>
        <w:spacing w:line="360" w:lineRule="auto"/>
        <w:ind w:firstLine="420"/>
        <w:jc w:val="left"/>
        <w:rPr>
          <w:rFonts w:ascii="Verdana" w:eastAsia="Verdana" w:hAnsi="Verdana" w:cs="Verdana"/>
          <w:color w:val="000000"/>
          <w:kern w:val="0"/>
          <w:sz w:val="24"/>
          <w:szCs w:val="24"/>
          <w:lang w:bidi="ar"/>
        </w:rPr>
      </w:pPr>
      <w:r w:rsidRPr="004C6F5A">
        <w:rPr>
          <w:rFonts w:ascii="宋体" w:hAnsi="宋体" w:cs="宋体" w:hint="eastAsia"/>
          <w:color w:val="000000"/>
          <w:kern w:val="0"/>
          <w:lang w:bidi="ar"/>
        </w:rPr>
        <w:t>我们具有针对某个测试方法深入研究的成功经验，例如我们在组合测试领域具有</w:t>
      </w:r>
      <w:r w:rsidRPr="004C6F5A">
        <w:rPr>
          <w:rFonts w:ascii="宋体" w:hAnsi="宋体" w:cs="宋体"/>
          <w:color w:val="000000"/>
          <w:kern w:val="0"/>
          <w:lang w:bidi="ar"/>
        </w:rPr>
        <w:t>10</w:t>
      </w:r>
      <w:r w:rsidRPr="004C6F5A">
        <w:rPr>
          <w:rFonts w:ascii="宋体" w:hAnsi="宋体" w:cs="宋体" w:hint="eastAsia"/>
          <w:color w:val="000000"/>
          <w:kern w:val="0"/>
          <w:lang w:bidi="ar"/>
        </w:rPr>
        <w:t>多年的深入研究经验，发表相关学术论文</w:t>
      </w:r>
      <w:r w:rsidRPr="004C6F5A">
        <w:rPr>
          <w:rFonts w:ascii="宋体" w:hAnsi="宋体" w:cs="宋体"/>
          <w:color w:val="000000"/>
          <w:kern w:val="0"/>
          <w:lang w:bidi="ar"/>
        </w:rPr>
        <w:t>40</w:t>
      </w:r>
      <w:r w:rsidRPr="004C6F5A">
        <w:rPr>
          <w:rFonts w:ascii="宋体" w:hAnsi="宋体" w:cs="宋体" w:hint="eastAsia"/>
          <w:color w:val="000000"/>
          <w:kern w:val="0"/>
          <w:lang w:bidi="ar"/>
        </w:rPr>
        <w:t>多篇</w:t>
      </w:r>
      <w:r w:rsidRPr="004C6F5A">
        <w:rPr>
          <w:rFonts w:ascii="宋体" w:hAnsi="宋体" w:cs="宋体"/>
          <w:color w:val="000000"/>
          <w:kern w:val="0"/>
          <w:lang w:bidi="ar"/>
        </w:rPr>
        <w:t>,</w:t>
      </w:r>
      <w:r w:rsidRPr="004C6F5A">
        <w:rPr>
          <w:rFonts w:ascii="宋体" w:hAnsi="宋体" w:cs="宋体" w:hint="eastAsia"/>
          <w:color w:val="000000"/>
          <w:kern w:val="0"/>
          <w:lang w:bidi="ar"/>
        </w:rPr>
        <w:t>获得多项软件著作权和发明专利。其中最有代表性研究成果是提出了关于组合测试的最小故障模式概念，并给出了一种基于最小故障模式的组合测试方法学，该项成果发表在软件工程领域著名期刊</w:t>
      </w:r>
      <w:r w:rsidRPr="004C6F5A">
        <w:rPr>
          <w:rFonts w:ascii="宋体" w:hAnsi="宋体" w:cs="宋体"/>
          <w:color w:val="000000"/>
          <w:kern w:val="0"/>
          <w:lang w:bidi="ar"/>
        </w:rPr>
        <w:t>ACM Transactions On Software Engineering and Methodology</w:t>
      </w:r>
      <w:r w:rsidRPr="004C6F5A">
        <w:rPr>
          <w:rFonts w:ascii="宋体" w:hAnsi="宋体" w:cs="宋体" w:hint="eastAsia"/>
          <w:color w:val="000000"/>
          <w:kern w:val="0"/>
          <w:lang w:bidi="ar"/>
        </w:rPr>
        <w:t>上</w:t>
      </w:r>
      <w:r w:rsidRPr="004C6F5A">
        <w:rPr>
          <w:rFonts w:ascii="宋体" w:hAnsi="宋体" w:cs="宋体"/>
          <w:color w:val="000000"/>
          <w:kern w:val="0"/>
          <w:lang w:bidi="ar"/>
        </w:rPr>
        <w:t>[8]</w:t>
      </w:r>
      <w:r w:rsidRPr="004C6F5A">
        <w:rPr>
          <w:rFonts w:ascii="宋体" w:hAnsi="宋体" w:cs="宋体" w:hint="eastAsia"/>
          <w:color w:val="000000"/>
          <w:kern w:val="0"/>
          <w:lang w:bidi="ar"/>
        </w:rPr>
        <w:t>；另一项代表性工作是在充分分析已有文献的基础上，结合自己在组合领域已有研究实践，总结出其中的关键问题、方法、重要应</w:t>
      </w:r>
      <w:r w:rsidRPr="004C6F5A">
        <w:rPr>
          <w:rFonts w:ascii="宋体" w:hAnsi="宋体" w:cs="宋体" w:hint="eastAsia"/>
          <w:color w:val="000000"/>
          <w:kern w:val="0"/>
          <w:lang w:bidi="ar"/>
        </w:rPr>
        <w:lastRenderedPageBreak/>
        <w:t>用和未来发展方向，论文发表在计算机领域著名学术期刊</w:t>
      </w:r>
      <w:r w:rsidRPr="004C6F5A">
        <w:rPr>
          <w:rFonts w:ascii="宋体" w:hAnsi="宋体" w:cs="宋体"/>
          <w:color w:val="000000"/>
          <w:kern w:val="0"/>
          <w:lang w:bidi="ar"/>
        </w:rPr>
        <w:t>ACM Computing Survey</w:t>
      </w:r>
      <w:r w:rsidRPr="004C6F5A">
        <w:rPr>
          <w:rFonts w:ascii="宋体" w:hAnsi="宋体" w:cs="宋体" w:hint="eastAsia"/>
          <w:color w:val="000000"/>
          <w:kern w:val="0"/>
          <w:lang w:bidi="ar"/>
        </w:rPr>
        <w:t>上</w:t>
      </w:r>
      <w:r w:rsidRPr="004C6F5A">
        <w:rPr>
          <w:rFonts w:ascii="宋体" w:hAnsi="宋体" w:cs="宋体"/>
          <w:color w:val="000000"/>
          <w:kern w:val="0"/>
          <w:lang w:bidi="ar"/>
        </w:rPr>
        <w:t>[9]</w:t>
      </w:r>
      <w:r w:rsidRPr="004C6F5A">
        <w:rPr>
          <w:rFonts w:ascii="宋体" w:hAnsi="宋体" w:cs="宋体" w:hint="eastAsia"/>
          <w:color w:val="000000"/>
          <w:kern w:val="0"/>
          <w:lang w:bidi="ar"/>
        </w:rPr>
        <w:t>，得到了国际同行在</w:t>
      </w:r>
      <w:r w:rsidRPr="004C6F5A">
        <w:rPr>
          <w:rFonts w:ascii="宋体" w:hAnsi="宋体" w:cs="宋体"/>
          <w:color w:val="000000"/>
          <w:kern w:val="0"/>
          <w:lang w:bidi="ar"/>
        </w:rPr>
        <w:t>FSE</w:t>
      </w:r>
      <w:r w:rsidRPr="004C6F5A">
        <w:rPr>
          <w:rFonts w:ascii="宋体" w:hAnsi="宋体" w:cs="宋体" w:hint="eastAsia"/>
          <w:color w:val="000000"/>
          <w:kern w:val="0"/>
          <w:lang w:bidi="ar"/>
        </w:rPr>
        <w:t>，</w:t>
      </w:r>
      <w:r w:rsidRPr="004C6F5A">
        <w:rPr>
          <w:rFonts w:ascii="宋体" w:hAnsi="宋体" w:cs="宋体"/>
          <w:color w:val="000000"/>
          <w:kern w:val="0"/>
          <w:lang w:bidi="ar"/>
        </w:rPr>
        <w:t>ICSE</w:t>
      </w:r>
      <w:r w:rsidRPr="004C6F5A">
        <w:rPr>
          <w:rFonts w:ascii="宋体" w:hAnsi="宋体" w:cs="宋体" w:hint="eastAsia"/>
          <w:color w:val="000000"/>
          <w:kern w:val="0"/>
          <w:lang w:bidi="ar"/>
        </w:rPr>
        <w:t>，</w:t>
      </w:r>
      <w:r w:rsidRPr="004C6F5A">
        <w:rPr>
          <w:rFonts w:ascii="宋体" w:hAnsi="宋体" w:cs="宋体"/>
          <w:color w:val="000000"/>
          <w:kern w:val="0"/>
          <w:lang w:bidi="ar"/>
        </w:rPr>
        <w:t xml:space="preserve">TSE </w:t>
      </w:r>
      <w:r w:rsidRPr="004C6F5A">
        <w:rPr>
          <w:rFonts w:ascii="宋体" w:hAnsi="宋体" w:cs="宋体" w:hint="eastAsia"/>
          <w:color w:val="000000"/>
          <w:kern w:val="0"/>
          <w:lang w:bidi="ar"/>
        </w:rPr>
        <w:t>和</w:t>
      </w:r>
      <w:r w:rsidRPr="004C6F5A">
        <w:rPr>
          <w:rFonts w:ascii="宋体" w:hAnsi="宋体" w:cs="宋体"/>
          <w:color w:val="000000"/>
          <w:kern w:val="0"/>
          <w:lang w:bidi="ar"/>
        </w:rPr>
        <w:t>TOSEM</w:t>
      </w:r>
      <w:r w:rsidRPr="004C6F5A">
        <w:rPr>
          <w:rFonts w:ascii="宋体" w:hAnsi="宋体" w:cs="宋体" w:hint="eastAsia"/>
          <w:color w:val="000000"/>
          <w:kern w:val="0"/>
          <w:lang w:bidi="ar"/>
        </w:rPr>
        <w:t>等一流国际会议和期刊上发表论文的引用和关注。除此之外，我们已经在该领域建立了完整的组合测试支持工具，并进行广泛的实证研究，且于</w:t>
      </w:r>
      <w:r w:rsidRPr="004C6F5A">
        <w:rPr>
          <w:rFonts w:ascii="宋体" w:hAnsi="宋体" w:cs="宋体"/>
          <w:color w:val="000000"/>
          <w:kern w:val="0"/>
          <w:lang w:bidi="ar"/>
        </w:rPr>
        <w:t>2015</w:t>
      </w:r>
      <w:r w:rsidRPr="004C6F5A">
        <w:rPr>
          <w:rFonts w:ascii="宋体" w:hAnsi="宋体" w:cs="宋体" w:hint="eastAsia"/>
          <w:color w:val="000000"/>
          <w:kern w:val="0"/>
          <w:lang w:bidi="ar"/>
        </w:rPr>
        <w:t>年初出版了专著《组合测试》</w:t>
      </w:r>
      <w:r w:rsidRPr="004C6F5A">
        <w:rPr>
          <w:rFonts w:ascii="宋体" w:hAnsi="宋体" w:cs="宋体"/>
          <w:color w:val="000000"/>
          <w:kern w:val="0"/>
          <w:lang w:bidi="ar"/>
        </w:rPr>
        <w:t>[10]</w:t>
      </w:r>
      <w:r w:rsidRPr="004C6F5A">
        <w:rPr>
          <w:rFonts w:ascii="宋体" w:hAnsi="宋体" w:cs="宋体" w:hint="eastAsia"/>
          <w:color w:val="000000"/>
          <w:kern w:val="0"/>
          <w:lang w:bidi="ar"/>
        </w:rPr>
        <w:t>。我们还建设了最完整的组合测试研究文库</w:t>
      </w:r>
      <w:r w:rsidRPr="004C6F5A">
        <w:rPr>
          <w:rFonts w:ascii="宋体" w:hAnsi="宋体" w:cs="宋体"/>
          <w:color w:val="000000"/>
          <w:kern w:val="0"/>
          <w:lang w:bidi="ar"/>
        </w:rPr>
        <w:t>(repository)</w:t>
      </w:r>
      <w:r w:rsidRPr="004C6F5A">
        <w:rPr>
          <w:rFonts w:ascii="宋体" w:hAnsi="宋体" w:cs="宋体" w:hint="eastAsia"/>
          <w:color w:val="000000"/>
          <w:kern w:val="0"/>
          <w:lang w:bidi="ar"/>
        </w:rPr>
        <w:t>，收集了</w:t>
      </w:r>
      <w:r w:rsidRPr="004C6F5A">
        <w:rPr>
          <w:rFonts w:ascii="宋体" w:hAnsi="宋体" w:cs="宋体"/>
          <w:color w:val="000000"/>
          <w:kern w:val="0"/>
          <w:lang w:bidi="ar"/>
        </w:rPr>
        <w:t>700</w:t>
      </w:r>
      <w:r w:rsidRPr="004C6F5A">
        <w:rPr>
          <w:rFonts w:ascii="宋体" w:hAnsi="宋体" w:cs="宋体" w:hint="eastAsia"/>
          <w:color w:val="000000"/>
          <w:kern w:val="0"/>
          <w:lang w:bidi="ar"/>
        </w:rPr>
        <w:t>多篇相关研究论文，放在我们的网站上供所有研究人员共享，网址是：</w:t>
      </w:r>
      <w:r w:rsidRPr="004C6F5A">
        <w:rPr>
          <w:rFonts w:ascii="宋体" w:hAnsi="宋体" w:cs="宋体"/>
          <w:color w:val="000000"/>
          <w:kern w:val="0"/>
          <w:lang w:bidi="ar"/>
        </w:rPr>
        <w:t>gist.nju.edu.cn</w:t>
      </w:r>
      <w:r w:rsidRPr="004C6F5A">
        <w:rPr>
          <w:rFonts w:ascii="宋体" w:hAnsi="宋体" w:cs="宋体" w:hint="eastAsia"/>
          <w:color w:val="000000"/>
          <w:kern w:val="0"/>
          <w:lang w:bidi="ar"/>
        </w:rPr>
        <w:t>。最近我们又在软件工程领域最好的期刊</w:t>
      </w:r>
      <w:r w:rsidRPr="004C6F5A">
        <w:rPr>
          <w:rFonts w:ascii="宋体" w:hAnsi="宋体" w:cs="宋体"/>
          <w:color w:val="000000"/>
          <w:kern w:val="0"/>
          <w:lang w:bidi="ar"/>
        </w:rPr>
        <w:t>TSE</w:t>
      </w:r>
      <w:r w:rsidRPr="004C6F5A">
        <w:rPr>
          <w:rFonts w:ascii="宋体" w:hAnsi="宋体" w:cs="宋体" w:hint="eastAsia"/>
          <w:color w:val="000000"/>
          <w:kern w:val="0"/>
          <w:lang w:bidi="ar"/>
        </w:rPr>
        <w:t>录用了一批高水平论文</w:t>
      </w:r>
      <w:r w:rsidRPr="004C6F5A">
        <w:rPr>
          <w:rFonts w:ascii="宋体" w:hAnsi="宋体" w:cs="宋体"/>
          <w:color w:val="000000"/>
          <w:kern w:val="0"/>
          <w:lang w:bidi="ar"/>
        </w:rPr>
        <w:t>[11,12]</w:t>
      </w:r>
      <w:r w:rsidRPr="004C6F5A">
        <w:rPr>
          <w:rFonts w:ascii="宋体" w:hAnsi="宋体" w:cs="宋体" w:hint="eastAsia"/>
          <w:color w:val="000000"/>
          <w:kern w:val="0"/>
          <w:lang w:bidi="ar"/>
        </w:rPr>
        <w:t>。</w:t>
      </w:r>
    </w:p>
    <w:p w14:paraId="562FDFF7" w14:textId="77777777" w:rsidR="004C6F5A" w:rsidRDefault="004C6F5A" w:rsidP="004C6F5A">
      <w:pPr>
        <w:widowControl/>
        <w:spacing w:beforeLines="50" w:before="156" w:afterLines="50" w:after="156" w:line="360" w:lineRule="auto"/>
        <w:ind w:leftChars="172" w:left="721" w:hangingChars="200" w:hanging="360"/>
        <w:jc w:val="left"/>
      </w:pPr>
      <w:r>
        <w:rPr>
          <w:rFonts w:ascii="Verdana" w:eastAsia="Verdana" w:hAnsi="Verdana" w:cs="Verdana"/>
          <w:color w:val="000000"/>
          <w:kern w:val="0"/>
          <w:sz w:val="18"/>
          <w:lang w:bidi="ar"/>
        </w:rPr>
        <w:t xml:space="preserve">[1] </w:t>
      </w:r>
      <w:r>
        <w:rPr>
          <w:rFonts w:ascii="宋体" w:hAnsi="宋体" w:cs="宋体" w:hint="eastAsia"/>
          <w:color w:val="000000"/>
          <w:kern w:val="0"/>
          <w:sz w:val="18"/>
          <w:lang w:bidi="ar"/>
        </w:rPr>
        <w:t>聂长海</w:t>
      </w:r>
      <w:r>
        <w:rPr>
          <w:rFonts w:ascii="Verdana" w:eastAsia="Verdana" w:hAnsi="Verdana" w:cs="Verdana"/>
          <w:color w:val="000000"/>
          <w:kern w:val="0"/>
          <w:sz w:val="18"/>
          <w:lang w:bidi="ar"/>
        </w:rPr>
        <w:t xml:space="preserve"> </w:t>
      </w:r>
      <w:r>
        <w:rPr>
          <w:rFonts w:ascii="宋体" w:hAnsi="宋体" w:cs="宋体" w:hint="eastAsia"/>
          <w:color w:val="000000"/>
          <w:kern w:val="0"/>
          <w:sz w:val="18"/>
          <w:lang w:bidi="ar"/>
        </w:rPr>
        <w:t>，软件测试的概念与方法</w:t>
      </w:r>
      <w:r>
        <w:rPr>
          <w:rFonts w:ascii="Verdana" w:eastAsia="Verdana" w:hAnsi="Verdana" w:cs="Verdana"/>
          <w:color w:val="000000"/>
          <w:kern w:val="0"/>
          <w:sz w:val="18"/>
          <w:lang w:bidi="ar"/>
        </w:rPr>
        <w:t xml:space="preserve"> </w:t>
      </w:r>
      <w:r>
        <w:rPr>
          <w:rFonts w:ascii="宋体" w:hAnsi="宋体" w:cs="宋体" w:hint="eastAsia"/>
          <w:color w:val="000000"/>
          <w:kern w:val="0"/>
          <w:sz w:val="18"/>
          <w:lang w:bidi="ar"/>
        </w:rPr>
        <w:t>，北京</w:t>
      </w:r>
      <w:r>
        <w:rPr>
          <w:rFonts w:ascii="Verdana" w:eastAsia="Verdana" w:hAnsi="Verdana" w:cs="Verdana"/>
          <w:color w:val="000000"/>
          <w:kern w:val="0"/>
          <w:sz w:val="18"/>
          <w:lang w:bidi="ar"/>
        </w:rPr>
        <w:t xml:space="preserve">: </w:t>
      </w:r>
      <w:r>
        <w:rPr>
          <w:rFonts w:ascii="宋体" w:hAnsi="宋体" w:cs="宋体" w:hint="eastAsia"/>
          <w:color w:val="000000"/>
          <w:kern w:val="0"/>
          <w:sz w:val="18"/>
          <w:lang w:bidi="ar"/>
        </w:rPr>
        <w:t>清华大学出版社</w:t>
      </w:r>
      <w:r>
        <w:rPr>
          <w:rFonts w:ascii="Verdana" w:eastAsia="Verdana" w:hAnsi="Verdana" w:cs="Verdana"/>
          <w:color w:val="000000"/>
          <w:kern w:val="0"/>
          <w:sz w:val="18"/>
          <w:lang w:bidi="ar"/>
        </w:rPr>
        <w:t>, 205</w:t>
      </w:r>
      <w:r>
        <w:rPr>
          <w:rFonts w:ascii="宋体" w:hAnsi="宋体" w:cs="宋体" w:hint="eastAsia"/>
          <w:color w:val="000000"/>
          <w:kern w:val="0"/>
          <w:sz w:val="18"/>
          <w:lang w:bidi="ar"/>
        </w:rPr>
        <w:t>页</w:t>
      </w:r>
      <w:r>
        <w:rPr>
          <w:rFonts w:ascii="Verdana" w:eastAsia="Verdana" w:hAnsi="Verdana" w:cs="Verdana"/>
          <w:color w:val="000000"/>
          <w:kern w:val="0"/>
          <w:sz w:val="18"/>
          <w:lang w:bidi="ar"/>
        </w:rPr>
        <w:t>, 2013/05/01</w:t>
      </w:r>
    </w:p>
    <w:p w14:paraId="05AFFACC" w14:textId="77777777" w:rsidR="004C6F5A" w:rsidRDefault="004C6F5A" w:rsidP="00325D8B">
      <w:pPr>
        <w:widowControl/>
        <w:spacing w:line="220" w:lineRule="atLeast"/>
        <w:ind w:leftChars="172" w:left="721" w:hangingChars="200" w:hanging="360"/>
        <w:jc w:val="left"/>
      </w:pPr>
      <w:r>
        <w:rPr>
          <w:rFonts w:ascii="Verdana" w:eastAsia="Verdana" w:hAnsi="Verdana" w:cs="Verdana"/>
          <w:color w:val="000000"/>
          <w:kern w:val="0"/>
          <w:sz w:val="18"/>
          <w:lang w:bidi="ar"/>
        </w:rPr>
        <w:t xml:space="preserve">[2] </w:t>
      </w:r>
      <w:commentRangeStart w:id="856"/>
      <w:r>
        <w:rPr>
          <w:rFonts w:ascii="Verdana" w:eastAsia="Verdana" w:hAnsi="Verdana" w:cs="Verdana"/>
          <w:b/>
          <w:color w:val="000000"/>
          <w:kern w:val="0"/>
          <w:sz w:val="18"/>
          <w:lang w:bidi="ar"/>
        </w:rPr>
        <w:t>Changhai Nie</w:t>
      </w:r>
      <w:r>
        <w:rPr>
          <w:rFonts w:ascii="Verdana" w:eastAsia="Verdana" w:hAnsi="Verdana" w:cs="Verdana"/>
          <w:color w:val="000000"/>
          <w:kern w:val="0"/>
          <w:sz w:val="18"/>
          <w:lang w:bidi="ar"/>
        </w:rPr>
        <w:t>, Huayao Wu, Xintao Niu, Fei-Ching Kuo, Hareton Leung and Charles J. Colbourn. Combinatorial Testing, Random Testing, and Adaptive Random Testing for Detecting Interaction Triggered Failures. Information and Software Technology 62 (2015) 198–213.</w:t>
      </w:r>
      <w:commentRangeEnd w:id="856"/>
      <w:r w:rsidR="00DF48AA">
        <w:rPr>
          <w:rStyle w:val="af0"/>
        </w:rPr>
        <w:commentReference w:id="856"/>
      </w:r>
    </w:p>
    <w:p w14:paraId="4B352572" w14:textId="77777777" w:rsidR="004C6F5A" w:rsidRPr="004C6F5A" w:rsidRDefault="004C6F5A" w:rsidP="00325D8B">
      <w:pPr>
        <w:widowControl/>
        <w:spacing w:line="220" w:lineRule="atLeast"/>
        <w:ind w:leftChars="172" w:left="721" w:hangingChars="200" w:hanging="360"/>
        <w:jc w:val="left"/>
      </w:pPr>
      <w:r>
        <w:rPr>
          <w:rFonts w:ascii="Verdana" w:eastAsia="Verdana" w:hAnsi="Verdana" w:cs="Verdana"/>
          <w:color w:val="000000"/>
          <w:kern w:val="0"/>
          <w:sz w:val="18"/>
          <w:lang w:bidi="ar"/>
        </w:rPr>
        <w:t xml:space="preserve">[2’] Huayao Wu, Changhai Nie, Petke Justyna, Yue Jia and Mark Harman, An Empirical Comparison of Combinatorial Testing, Random Testing and Adaptive Random Testing, </w:t>
      </w:r>
      <w:r w:rsidRPr="00325D8B">
        <w:rPr>
          <w:rFonts w:ascii="Verdana" w:eastAsia="Verdana" w:hAnsi="Verdana" w:cs="Verdana"/>
          <w:color w:val="000000"/>
          <w:kern w:val="0"/>
          <w:sz w:val="18"/>
          <w:lang w:bidi="ar"/>
        </w:rPr>
        <w:t>IEEE Transactions on Software Engineering (TSE)</w:t>
      </w:r>
      <w:r>
        <w:rPr>
          <w:rFonts w:ascii="Verdana" w:eastAsia="Verdana" w:hAnsi="Verdana" w:cs="Verdana"/>
          <w:color w:val="000000"/>
          <w:kern w:val="0"/>
          <w:sz w:val="18"/>
          <w:lang w:bidi="ar"/>
        </w:rPr>
        <w:t>, in press, 2018 [</w:t>
      </w:r>
      <w:hyperlink r:id="rId44" w:tgtFrame="https://mail.qq.com/cgi-bin/_blank" w:history="1">
        <w:r w:rsidRPr="00325D8B">
          <w:rPr>
            <w:color w:val="000000"/>
            <w:kern w:val="0"/>
            <w:lang w:bidi="ar"/>
          </w:rPr>
          <w:t>IEEE Xplore</w:t>
        </w:r>
      </w:hyperlink>
      <w:r>
        <w:rPr>
          <w:rFonts w:ascii="Verdana" w:eastAsia="Verdana" w:hAnsi="Verdana" w:cs="Verdana"/>
          <w:color w:val="000000"/>
          <w:kern w:val="0"/>
          <w:sz w:val="18"/>
          <w:lang w:bidi="ar"/>
        </w:rPr>
        <w:t>]</w:t>
      </w:r>
    </w:p>
    <w:p w14:paraId="50EA6F3D" w14:textId="77777777" w:rsidR="00E846E6" w:rsidRDefault="005F2C71" w:rsidP="00325D8B">
      <w:pPr>
        <w:widowControl/>
        <w:spacing w:line="220" w:lineRule="atLeast"/>
        <w:ind w:leftChars="172" w:left="721" w:hangingChars="200" w:hanging="360"/>
        <w:jc w:val="left"/>
      </w:pPr>
      <w:r>
        <w:rPr>
          <w:rFonts w:ascii="Verdana" w:eastAsia="Verdana" w:hAnsi="Verdana" w:cs="Verdana"/>
          <w:color w:val="000000"/>
          <w:kern w:val="0"/>
          <w:sz w:val="18"/>
          <w:lang w:bidi="ar"/>
        </w:rPr>
        <w:t>[3] Nie, Changhai</w:t>
      </w:r>
      <w:r>
        <w:rPr>
          <w:rFonts w:ascii="宋体" w:hAnsi="宋体" w:cs="宋体" w:hint="eastAsia"/>
          <w:color w:val="000000"/>
          <w:kern w:val="0"/>
          <w:sz w:val="18"/>
          <w:lang w:bidi="ar"/>
        </w:rPr>
        <w:t>、</w:t>
      </w:r>
      <w:r>
        <w:rPr>
          <w:rFonts w:ascii="Verdana" w:eastAsia="Verdana" w:hAnsi="Verdana" w:cs="Verdana"/>
          <w:color w:val="000000"/>
          <w:kern w:val="0"/>
          <w:sz w:val="18"/>
          <w:lang w:bidi="ar"/>
        </w:rPr>
        <w:t>Chen, Siyang</w:t>
      </w:r>
      <w:r>
        <w:rPr>
          <w:rFonts w:ascii="宋体" w:hAnsi="宋体" w:cs="宋体" w:hint="eastAsia"/>
          <w:color w:val="000000"/>
          <w:kern w:val="0"/>
          <w:sz w:val="18"/>
          <w:lang w:bidi="ar"/>
        </w:rPr>
        <w:t>、</w:t>
      </w:r>
      <w:r>
        <w:rPr>
          <w:rFonts w:ascii="Verdana" w:eastAsia="Verdana" w:hAnsi="Verdana" w:cs="Verdana"/>
          <w:color w:val="000000"/>
          <w:kern w:val="0"/>
          <w:sz w:val="18"/>
          <w:lang w:bidi="ar"/>
        </w:rPr>
        <w:t>Leung, Hareton</w:t>
      </w:r>
      <w:r>
        <w:rPr>
          <w:rFonts w:ascii="宋体" w:hAnsi="宋体" w:cs="宋体" w:hint="eastAsia"/>
          <w:color w:val="000000"/>
          <w:kern w:val="0"/>
          <w:sz w:val="18"/>
          <w:lang w:bidi="ar"/>
        </w:rPr>
        <w:t>、</w:t>
      </w:r>
      <w:r>
        <w:rPr>
          <w:rFonts w:ascii="Verdana" w:eastAsia="Verdana" w:hAnsi="Verdana" w:cs="Verdana"/>
          <w:color w:val="000000"/>
          <w:kern w:val="0"/>
          <w:sz w:val="18"/>
          <w:lang w:bidi="ar"/>
        </w:rPr>
        <w:t xml:space="preserve">Cai, Kai-Yuan </w:t>
      </w:r>
      <w:r>
        <w:rPr>
          <w:rFonts w:ascii="宋体" w:hAnsi="宋体" w:cs="宋体" w:hint="eastAsia"/>
          <w:color w:val="000000"/>
          <w:kern w:val="0"/>
          <w:sz w:val="18"/>
          <w:lang w:bidi="ar"/>
        </w:rPr>
        <w:t>，</w:t>
      </w:r>
      <w:r>
        <w:rPr>
          <w:rFonts w:ascii="Verdana" w:eastAsia="Verdana" w:hAnsi="Verdana" w:cs="Verdana"/>
          <w:color w:val="000000"/>
          <w:kern w:val="0"/>
          <w:sz w:val="18"/>
          <w:lang w:bidi="ar"/>
        </w:rPr>
        <w:t xml:space="preserve">A case study of adaptive combinatorial testing </w:t>
      </w:r>
      <w:r>
        <w:rPr>
          <w:rFonts w:ascii="宋体" w:hAnsi="宋体" w:cs="宋体" w:hint="eastAsia"/>
          <w:color w:val="000000"/>
          <w:kern w:val="0"/>
          <w:sz w:val="18"/>
          <w:lang w:bidi="ar"/>
        </w:rPr>
        <w:t>，</w:t>
      </w:r>
      <w:r>
        <w:rPr>
          <w:rFonts w:ascii="Verdana" w:eastAsia="Verdana" w:hAnsi="Verdana" w:cs="Verdana"/>
          <w:color w:val="000000"/>
          <w:kern w:val="0"/>
          <w:sz w:val="18"/>
          <w:lang w:bidi="ar"/>
        </w:rPr>
        <w:t xml:space="preserve">2013 IEEE 37th Annual Computer Software and Applications Conference Workshops, COMPSACW 2013, pp 47-52, Kyoto, Japan, 2013 </w:t>
      </w:r>
    </w:p>
    <w:p w14:paraId="4CBA556B" w14:textId="77777777" w:rsidR="00E846E6" w:rsidRDefault="005F2C71" w:rsidP="00325D8B">
      <w:pPr>
        <w:widowControl/>
        <w:spacing w:line="220" w:lineRule="atLeast"/>
        <w:ind w:leftChars="172" w:left="721" w:hangingChars="200" w:hanging="360"/>
        <w:jc w:val="left"/>
      </w:pPr>
      <w:r>
        <w:rPr>
          <w:rFonts w:ascii="Verdana" w:eastAsia="Verdana" w:hAnsi="Verdana" w:cs="Verdana"/>
          <w:color w:val="000000"/>
          <w:kern w:val="0"/>
          <w:sz w:val="18"/>
          <w:lang w:bidi="ar"/>
        </w:rPr>
        <w:t>[4] Nie, Changhai</w:t>
      </w:r>
      <w:r>
        <w:rPr>
          <w:rFonts w:ascii="宋体" w:hAnsi="宋体" w:cs="宋体" w:hint="eastAsia"/>
          <w:color w:val="000000"/>
          <w:kern w:val="0"/>
          <w:sz w:val="18"/>
          <w:lang w:bidi="ar"/>
        </w:rPr>
        <w:t>、</w:t>
      </w:r>
      <w:r>
        <w:rPr>
          <w:rFonts w:ascii="Verdana" w:eastAsia="Verdana" w:hAnsi="Verdana" w:cs="Verdana"/>
          <w:color w:val="000000"/>
          <w:kern w:val="0"/>
          <w:sz w:val="18"/>
          <w:lang w:bidi="ar"/>
        </w:rPr>
        <w:t>Leung, Hareton</w:t>
      </w:r>
      <w:r>
        <w:rPr>
          <w:rFonts w:ascii="宋体" w:hAnsi="宋体" w:cs="宋体" w:hint="eastAsia"/>
          <w:color w:val="000000"/>
          <w:kern w:val="0"/>
          <w:sz w:val="18"/>
          <w:lang w:bidi="ar"/>
        </w:rPr>
        <w:t>、</w:t>
      </w:r>
      <w:r>
        <w:rPr>
          <w:rFonts w:ascii="Verdana" w:eastAsia="Verdana" w:hAnsi="Verdana" w:cs="Verdana"/>
          <w:color w:val="000000"/>
          <w:kern w:val="0"/>
          <w:sz w:val="18"/>
          <w:lang w:bidi="ar"/>
        </w:rPr>
        <w:t>Cai, Kai-Yuan</w:t>
      </w:r>
      <w:r>
        <w:rPr>
          <w:rFonts w:ascii="宋体" w:hAnsi="宋体" w:cs="宋体" w:hint="eastAsia"/>
          <w:color w:val="000000"/>
          <w:kern w:val="0"/>
          <w:sz w:val="18"/>
          <w:lang w:bidi="ar"/>
        </w:rPr>
        <w:t>，</w:t>
      </w:r>
      <w:r>
        <w:rPr>
          <w:rFonts w:ascii="Verdana" w:eastAsia="Verdana" w:hAnsi="Verdana" w:cs="Verdana"/>
          <w:color w:val="000000"/>
          <w:kern w:val="0"/>
          <w:sz w:val="18"/>
          <w:lang w:bidi="ar"/>
        </w:rPr>
        <w:t xml:space="preserve"> Adaptive combinatorial testing </w:t>
      </w:r>
      <w:r>
        <w:rPr>
          <w:rFonts w:ascii="宋体" w:hAnsi="宋体" w:cs="宋体" w:hint="eastAsia"/>
          <w:color w:val="000000"/>
          <w:kern w:val="0"/>
          <w:sz w:val="18"/>
          <w:lang w:bidi="ar"/>
        </w:rPr>
        <w:t>，</w:t>
      </w:r>
      <w:r>
        <w:rPr>
          <w:rFonts w:ascii="Verdana" w:eastAsia="Verdana" w:hAnsi="Verdana" w:cs="Verdana"/>
          <w:color w:val="000000"/>
          <w:kern w:val="0"/>
          <w:sz w:val="18"/>
          <w:lang w:bidi="ar"/>
        </w:rPr>
        <w:t>13th International Conference on Quality Software, QSIC 2013, pp 284-287, Nanjing, China, 2013</w:t>
      </w:r>
    </w:p>
    <w:p w14:paraId="236BD70B" w14:textId="77777777" w:rsidR="00E846E6" w:rsidRDefault="005F2C71" w:rsidP="00325D8B">
      <w:pPr>
        <w:widowControl/>
        <w:spacing w:line="220" w:lineRule="atLeast"/>
        <w:ind w:leftChars="172" w:left="721" w:hangingChars="200" w:hanging="360"/>
        <w:jc w:val="left"/>
      </w:pPr>
      <w:r>
        <w:rPr>
          <w:rFonts w:ascii="Verdana" w:eastAsia="Verdana" w:hAnsi="Verdana" w:cs="Verdana"/>
          <w:color w:val="000000"/>
          <w:kern w:val="0"/>
          <w:sz w:val="18"/>
          <w:lang w:bidi="ar"/>
        </w:rPr>
        <w:t>[3+4] Changhai Nie, Huayao Wu, et al. A methodology of adaptive combinatorial testing, under revise (will be resubmit to TOSEM).</w:t>
      </w:r>
    </w:p>
    <w:p w14:paraId="7B258D6B" w14:textId="77777777" w:rsidR="00E846E6" w:rsidRDefault="005F2C71" w:rsidP="00325D8B">
      <w:pPr>
        <w:widowControl/>
        <w:spacing w:line="220" w:lineRule="atLeast"/>
        <w:ind w:leftChars="172" w:left="721" w:hangingChars="200" w:hanging="360"/>
        <w:jc w:val="left"/>
      </w:pPr>
      <w:r>
        <w:rPr>
          <w:rFonts w:ascii="Verdana" w:eastAsia="Verdana" w:hAnsi="Verdana" w:cs="Verdana"/>
          <w:color w:val="000000"/>
          <w:kern w:val="0"/>
          <w:sz w:val="18"/>
          <w:lang w:bidi="ar"/>
        </w:rPr>
        <w:t>[5] Changhai Nie, Huayao Wu, Liang Yalan, Hareton Leung, Fei-Ching Kuo and Zheng Li. Search Based Combinatorial Testing, The 19th Asia-Pacific Software Engineering Conference (APSEC 2012). 2012, Dec. Hong Kong.</w:t>
      </w:r>
    </w:p>
    <w:p w14:paraId="6AAF4C90" w14:textId="77777777" w:rsidR="00E846E6" w:rsidRDefault="005F2C71" w:rsidP="00325D8B">
      <w:pPr>
        <w:widowControl/>
        <w:spacing w:line="220" w:lineRule="atLeast"/>
        <w:ind w:leftChars="172" w:left="721" w:hangingChars="200" w:hanging="360"/>
        <w:jc w:val="left"/>
      </w:pPr>
      <w:r>
        <w:rPr>
          <w:rFonts w:ascii="Verdana" w:eastAsia="Verdana" w:hAnsi="Verdana" w:cs="Verdana"/>
          <w:color w:val="000000"/>
          <w:kern w:val="0"/>
          <w:sz w:val="18"/>
          <w:lang w:bidi="ar"/>
        </w:rPr>
        <w:t>[6] Huayao Wu, Changhai Nie, Fei-Ching Kuo, Hareton Leung, Charles J. Colbourn. A Discrete Particle Swarm Optimization for Covering Array Generation. IEEE Transactions on Evolutionary Computation, 19(4): 575-591, 2015</w:t>
      </w:r>
    </w:p>
    <w:p w14:paraId="6219128B" w14:textId="77777777" w:rsidR="00E846E6" w:rsidRDefault="005F2C71" w:rsidP="00325D8B">
      <w:pPr>
        <w:widowControl/>
        <w:spacing w:line="220" w:lineRule="atLeast"/>
        <w:ind w:leftChars="172" w:left="721" w:hangingChars="200" w:hanging="360"/>
        <w:jc w:val="left"/>
      </w:pPr>
      <w:r>
        <w:rPr>
          <w:rFonts w:ascii="Verdana" w:eastAsia="Verdana" w:hAnsi="Verdana" w:cs="Verdana"/>
          <w:bCs/>
          <w:color w:val="000000"/>
          <w:kern w:val="0"/>
          <w:sz w:val="18"/>
          <w:lang w:bidi="ar"/>
        </w:rPr>
        <w:t xml:space="preserve">[7] Huayao Wu, Changhai Nie. </w:t>
      </w:r>
      <w:r>
        <w:rPr>
          <w:rFonts w:ascii="Verdana" w:eastAsia="Verdana" w:hAnsi="Verdana" w:cs="Verdana"/>
          <w:color w:val="000000"/>
          <w:kern w:val="0"/>
          <w:sz w:val="18"/>
          <w:lang w:bidi="ar"/>
        </w:rPr>
        <w:t>An overview of search based combinatorial testing. In: Phil McMinn eds. The 7th International Workshop on Search Based Software Testing (SBST). Hyderabad, India: ACM, 2014, 27-30</w:t>
      </w:r>
    </w:p>
    <w:p w14:paraId="76E93D5A" w14:textId="77777777" w:rsidR="00E846E6" w:rsidRDefault="004C6F5A" w:rsidP="00325D8B">
      <w:pPr>
        <w:widowControl/>
        <w:spacing w:line="220" w:lineRule="atLeast"/>
        <w:ind w:leftChars="172" w:left="721" w:hangingChars="200" w:hanging="360"/>
        <w:jc w:val="left"/>
      </w:pPr>
      <w:r>
        <w:rPr>
          <w:rFonts w:ascii="Verdana" w:eastAsia="Verdana" w:hAnsi="Verdana" w:cs="Verdana"/>
          <w:color w:val="000000"/>
          <w:kern w:val="0"/>
          <w:sz w:val="18"/>
          <w:lang w:bidi="ar"/>
        </w:rPr>
        <w:t xml:space="preserve"> </w:t>
      </w:r>
      <w:r w:rsidR="005F2C71">
        <w:rPr>
          <w:rFonts w:ascii="Verdana" w:eastAsia="Verdana" w:hAnsi="Verdana" w:cs="Verdana"/>
          <w:color w:val="000000"/>
          <w:kern w:val="0"/>
          <w:sz w:val="18"/>
          <w:lang w:bidi="ar"/>
        </w:rPr>
        <w:t xml:space="preserve">[8] Changhai Nie, Hareton Leung. The minimal failure-causing schema of combinatorial testing, ACM Transaction on Software Engineering and Methodology (TOSEM), 20(4), 2011. </w:t>
      </w:r>
    </w:p>
    <w:p w14:paraId="6CE3A43F" w14:textId="77777777" w:rsidR="00E846E6" w:rsidRDefault="005F2C71" w:rsidP="00325D8B">
      <w:pPr>
        <w:widowControl/>
        <w:spacing w:line="220" w:lineRule="atLeast"/>
        <w:ind w:leftChars="172" w:left="721" w:hangingChars="200" w:hanging="360"/>
        <w:jc w:val="left"/>
      </w:pPr>
      <w:r>
        <w:rPr>
          <w:rFonts w:ascii="Verdana" w:eastAsia="Verdana" w:hAnsi="Verdana" w:cs="Verdana"/>
          <w:color w:val="000000"/>
          <w:kern w:val="0"/>
          <w:sz w:val="18"/>
          <w:lang w:bidi="ar"/>
        </w:rPr>
        <w:t xml:space="preserve">[9] Changhai Nie, Hareton Leung. A survey of combinatorial testing, ACM Computing Survey, vol. 43, issue # </w:t>
      </w:r>
      <w:proofErr w:type="gramStart"/>
      <w:r>
        <w:rPr>
          <w:rFonts w:ascii="Verdana" w:eastAsia="Verdana" w:hAnsi="Verdana" w:cs="Verdana"/>
          <w:color w:val="000000"/>
          <w:kern w:val="0"/>
          <w:sz w:val="18"/>
          <w:lang w:bidi="ar"/>
        </w:rPr>
        <w:t>2 ,</w:t>
      </w:r>
      <w:proofErr w:type="gramEnd"/>
      <w:r>
        <w:rPr>
          <w:rFonts w:ascii="Verdana" w:eastAsia="Verdana" w:hAnsi="Verdana" w:cs="Verdana"/>
          <w:color w:val="000000"/>
          <w:kern w:val="0"/>
          <w:sz w:val="18"/>
          <w:lang w:bidi="ar"/>
        </w:rPr>
        <w:t>Jan. 2011.</w:t>
      </w:r>
    </w:p>
    <w:p w14:paraId="7420FD25" w14:textId="77777777" w:rsidR="00E846E6" w:rsidRDefault="005F2C71">
      <w:pPr>
        <w:widowControl/>
        <w:spacing w:beforeLines="50" w:before="156" w:afterLines="50" w:after="156" w:line="360" w:lineRule="auto"/>
        <w:ind w:leftChars="172" w:left="721" w:hangingChars="200" w:hanging="360"/>
        <w:jc w:val="left"/>
      </w:pPr>
      <w:r>
        <w:rPr>
          <w:rFonts w:ascii="Verdana" w:eastAsia="Verdana" w:hAnsi="Verdana" w:cs="Verdana"/>
          <w:color w:val="000000"/>
          <w:kern w:val="0"/>
          <w:sz w:val="18"/>
          <w:lang w:bidi="ar"/>
        </w:rPr>
        <w:lastRenderedPageBreak/>
        <w:t xml:space="preserve">[10] </w:t>
      </w:r>
      <w:r>
        <w:rPr>
          <w:rFonts w:ascii="宋体" w:hAnsi="宋体" w:cs="宋体" w:hint="eastAsia"/>
          <w:color w:val="000000"/>
          <w:kern w:val="0"/>
          <w:sz w:val="18"/>
          <w:lang w:bidi="ar"/>
        </w:rPr>
        <w:t>聂长海，组合测试，科学出版社，北京，</w:t>
      </w:r>
      <w:r>
        <w:rPr>
          <w:rFonts w:ascii="Verdana" w:eastAsia="Verdana" w:hAnsi="Verdana" w:cs="Verdana"/>
          <w:color w:val="000000"/>
          <w:kern w:val="0"/>
          <w:sz w:val="18"/>
          <w:lang w:bidi="ar"/>
        </w:rPr>
        <w:t>2015</w:t>
      </w:r>
    </w:p>
    <w:p w14:paraId="309C62D0" w14:textId="77777777" w:rsidR="00E846E6" w:rsidRDefault="005F2C71" w:rsidP="00325D8B">
      <w:pPr>
        <w:widowControl/>
        <w:spacing w:line="220" w:lineRule="atLeast"/>
        <w:ind w:leftChars="172" w:left="721" w:hangingChars="200" w:hanging="360"/>
        <w:jc w:val="left"/>
      </w:pPr>
      <w:r>
        <w:rPr>
          <w:rFonts w:ascii="Verdana" w:eastAsia="Verdana" w:hAnsi="Verdana" w:cs="Verdana"/>
          <w:color w:val="000000"/>
          <w:kern w:val="0"/>
          <w:sz w:val="18"/>
          <w:lang w:bidi="ar"/>
        </w:rPr>
        <w:t>[11] Xintao Niu, Changhai Nie, Hareton Leung, Yu Lei, Xiaoyin Wang, Jiaxi Xu and Yan Wang, An Interleaving Approach to Combinatorial Testing and Failure-inducing Interaction Identification, IEEE Transactions on Software Engineering (TSE), in press, 2018 [</w:t>
      </w:r>
      <w:hyperlink r:id="rId45" w:tgtFrame="https://mail.qq.com/cgi-bin/_blank" w:history="1">
        <w:r>
          <w:rPr>
            <w:rStyle w:val="af"/>
            <w:rFonts w:ascii="Verdana" w:eastAsia="Verdana" w:hAnsi="Verdana" w:cs="Verdana"/>
            <w:color w:val="auto"/>
            <w:sz w:val="18"/>
            <w:u w:val="none"/>
          </w:rPr>
          <w:t>IEEE Xplore</w:t>
        </w:r>
      </w:hyperlink>
      <w:r>
        <w:rPr>
          <w:rFonts w:ascii="Verdana" w:eastAsia="Verdana" w:hAnsi="Verdana" w:cs="Verdana"/>
          <w:color w:val="000000"/>
          <w:kern w:val="0"/>
          <w:sz w:val="18"/>
          <w:lang w:bidi="ar"/>
        </w:rPr>
        <w:t>]</w:t>
      </w:r>
    </w:p>
    <w:p w14:paraId="7A878E77" w14:textId="77777777" w:rsidR="00E846E6" w:rsidRDefault="005F2C71" w:rsidP="00325D8B">
      <w:pPr>
        <w:widowControl/>
        <w:spacing w:line="220" w:lineRule="atLeast"/>
        <w:ind w:leftChars="172" w:left="721" w:hangingChars="200" w:hanging="360"/>
        <w:jc w:val="left"/>
      </w:pPr>
      <w:r>
        <w:rPr>
          <w:rFonts w:ascii="Verdana" w:eastAsia="Verdana" w:hAnsi="Verdana" w:cs="Verdana"/>
          <w:color w:val="000000"/>
          <w:kern w:val="0"/>
          <w:sz w:val="18"/>
          <w:lang w:bidi="ar"/>
        </w:rPr>
        <w:t>[12] Xintao Niu, Changhai Nie, Hareton Leung, Yu Lei, Xiaoyin Wang, Jiaxi Xu and Yan Wang, An Interleaving Approach to Combinatorial Testing and Failure-inducing Interaction Identification, IEEE Transactions on Software Engineering (TSE), in press, 2018 [IEEE Xplore]</w:t>
      </w:r>
    </w:p>
    <w:p w14:paraId="3D716151" w14:textId="77777777" w:rsidR="0035494C" w:rsidRPr="00FD62DD" w:rsidRDefault="006459B0" w:rsidP="0035494C">
      <w:pPr>
        <w:ind w:firstLineChars="200" w:firstLine="422"/>
        <w:rPr>
          <w:highlight w:val="yellow"/>
        </w:rPr>
      </w:pPr>
      <w:r w:rsidRPr="00170640">
        <w:rPr>
          <w:rFonts w:ascii="宋体" w:hAnsi="宋体" w:cs="宋体" w:hint="eastAsia"/>
          <w:b/>
          <w:color w:val="000000"/>
          <w:kern w:val="0"/>
          <w:lang w:bidi="ar"/>
        </w:rPr>
        <w:t>（2）</w:t>
      </w:r>
      <w:r w:rsidR="0035494C" w:rsidRPr="0017492C">
        <w:rPr>
          <w:rFonts w:ascii="宋体" w:hAnsi="宋体" w:cs="宋体" w:hint="eastAsia"/>
          <w:color w:val="000000"/>
          <w:kern w:val="0"/>
          <w:lang w:bidi="ar"/>
        </w:rPr>
        <w:t>哈尔滨工业大学研究团队具有多年从事程序分析及智能软件相关理论和技术的研究基础。课题组负责人苏小红教授主持或作为主要研究人员参与完成了多项软件工程领域的研究课题。</w:t>
      </w:r>
    </w:p>
    <w:p w14:paraId="41AF4475" w14:textId="77777777" w:rsidR="0035494C" w:rsidRPr="007C62E7" w:rsidRDefault="0035494C" w:rsidP="0035494C">
      <w:pPr>
        <w:snapToGrid w:val="0"/>
        <w:spacing w:line="400" w:lineRule="exact"/>
        <w:ind w:firstLineChars="200" w:firstLine="420"/>
        <w:rPr>
          <w:rFonts w:ascii="宋体" w:hAnsi="宋体" w:cs="宋体"/>
          <w:color w:val="000000"/>
          <w:kern w:val="0"/>
          <w:lang w:bidi="ar"/>
        </w:rPr>
      </w:pPr>
      <w:r w:rsidRPr="007C62E7">
        <w:rPr>
          <w:rFonts w:ascii="宋体" w:hAnsi="宋体" w:cs="宋体" w:hint="eastAsia"/>
          <w:color w:val="000000"/>
          <w:kern w:val="0"/>
          <w:lang w:bidi="ar"/>
        </w:rPr>
        <w:t>（</w:t>
      </w:r>
      <w:r w:rsidRPr="007C62E7">
        <w:rPr>
          <w:rFonts w:ascii="宋体" w:hAnsi="宋体" w:cs="宋体"/>
          <w:color w:val="000000"/>
          <w:kern w:val="0"/>
          <w:lang w:bidi="ar"/>
        </w:rPr>
        <w:t>1</w:t>
      </w:r>
      <w:r w:rsidRPr="007C62E7">
        <w:rPr>
          <w:rFonts w:ascii="宋体" w:hAnsi="宋体" w:cs="宋体" w:hint="eastAsia"/>
          <w:color w:val="000000"/>
          <w:kern w:val="0"/>
          <w:lang w:bidi="ar"/>
        </w:rPr>
        <w:t>）从事国家自然科学基金项目研究工作的基础</w:t>
      </w:r>
    </w:p>
    <w:p w14:paraId="7BE202C9" w14:textId="77777777" w:rsidR="0035494C" w:rsidRPr="0017492C" w:rsidRDefault="0035494C" w:rsidP="0017492C">
      <w:pPr>
        <w:ind w:firstLineChars="200" w:firstLine="420"/>
        <w:rPr>
          <w:rFonts w:ascii="宋体" w:hAnsi="宋体" w:cs="宋体"/>
          <w:color w:val="000000"/>
          <w:kern w:val="0"/>
          <w:lang w:bidi="ar"/>
        </w:rPr>
      </w:pPr>
      <w:r w:rsidRPr="0017492C">
        <w:rPr>
          <w:rFonts w:ascii="宋体" w:hAnsi="宋体" w:cs="宋体" w:hint="eastAsia"/>
          <w:color w:val="000000"/>
          <w:kern w:val="0"/>
          <w:lang w:bidi="ar"/>
        </w:rPr>
        <w:t>课题组成员苏小红自</w:t>
      </w:r>
      <w:r w:rsidRPr="0017492C">
        <w:rPr>
          <w:rFonts w:ascii="宋体" w:hAnsi="宋体" w:cs="宋体"/>
          <w:color w:val="000000"/>
          <w:kern w:val="0"/>
          <w:lang w:bidi="ar"/>
        </w:rPr>
        <w:t>2000</w:t>
      </w:r>
      <w:r w:rsidRPr="0017492C">
        <w:rPr>
          <w:rFonts w:ascii="宋体" w:hAnsi="宋体" w:cs="宋体" w:hint="eastAsia"/>
          <w:color w:val="000000"/>
          <w:kern w:val="0"/>
          <w:lang w:bidi="ar"/>
        </w:rPr>
        <w:t>年以来，先后主持或参与完成多项国家自然科学基金项目的研究工作。</w:t>
      </w:r>
    </w:p>
    <w:p w14:paraId="2891C165" w14:textId="77777777" w:rsidR="0035494C" w:rsidRPr="0017492C" w:rsidRDefault="0035494C" w:rsidP="0017492C">
      <w:pPr>
        <w:ind w:firstLineChars="200" w:firstLine="420"/>
        <w:rPr>
          <w:rFonts w:ascii="宋体" w:hAnsi="宋体" w:cs="宋体"/>
          <w:color w:val="000000"/>
          <w:kern w:val="0"/>
          <w:lang w:bidi="ar"/>
        </w:rPr>
      </w:pPr>
      <w:r w:rsidRPr="0017492C">
        <w:rPr>
          <w:rFonts w:ascii="宋体" w:hAnsi="宋体" w:cs="宋体" w:hint="eastAsia"/>
          <w:color w:val="000000"/>
          <w:kern w:val="0"/>
          <w:lang w:bidi="ar"/>
        </w:rPr>
        <w:t>作为技术负责人，分别于</w:t>
      </w:r>
      <w:r w:rsidRPr="0017492C">
        <w:rPr>
          <w:rFonts w:ascii="宋体" w:hAnsi="宋体" w:cs="宋体"/>
          <w:color w:val="000000"/>
          <w:kern w:val="0"/>
          <w:lang w:bidi="ar"/>
        </w:rPr>
        <w:t>2002</w:t>
      </w:r>
      <w:r w:rsidRPr="0017492C">
        <w:rPr>
          <w:rFonts w:ascii="宋体" w:hAnsi="宋体" w:cs="宋体" w:hint="eastAsia"/>
          <w:color w:val="000000"/>
          <w:kern w:val="0"/>
          <w:lang w:bidi="ar"/>
        </w:rPr>
        <w:t>年和</w:t>
      </w:r>
      <w:r w:rsidRPr="0017492C">
        <w:rPr>
          <w:rFonts w:ascii="宋体" w:hAnsi="宋体" w:cs="宋体"/>
          <w:color w:val="000000"/>
          <w:kern w:val="0"/>
          <w:lang w:bidi="ar"/>
        </w:rPr>
        <w:t>2005</w:t>
      </w:r>
      <w:r w:rsidRPr="0017492C">
        <w:rPr>
          <w:rFonts w:ascii="宋体" w:hAnsi="宋体" w:cs="宋体" w:hint="eastAsia"/>
          <w:color w:val="000000"/>
          <w:kern w:val="0"/>
          <w:lang w:bidi="ar"/>
        </w:rPr>
        <w:t>年年底完成两项国家自然科学基金（批准号：</w:t>
      </w:r>
      <w:r w:rsidRPr="0017492C">
        <w:rPr>
          <w:rFonts w:ascii="宋体" w:hAnsi="宋体" w:cs="宋体"/>
          <w:color w:val="000000"/>
          <w:kern w:val="0"/>
          <w:lang w:bidi="ar"/>
        </w:rPr>
        <w:t>69975005</w:t>
      </w:r>
      <w:r w:rsidRPr="0017492C">
        <w:rPr>
          <w:rFonts w:ascii="宋体" w:hAnsi="宋体" w:cs="宋体" w:hint="eastAsia"/>
          <w:color w:val="000000"/>
          <w:kern w:val="0"/>
          <w:lang w:bidi="ar"/>
        </w:rPr>
        <w:t>，</w:t>
      </w:r>
      <w:r w:rsidRPr="0017492C">
        <w:rPr>
          <w:rFonts w:ascii="宋体" w:hAnsi="宋体" w:cs="宋体"/>
          <w:color w:val="000000"/>
          <w:kern w:val="0"/>
          <w:lang w:bidi="ar"/>
        </w:rPr>
        <w:t>60273083</w:t>
      </w:r>
      <w:r w:rsidRPr="0017492C">
        <w:rPr>
          <w:rFonts w:ascii="宋体" w:hAnsi="宋体" w:cs="宋体" w:hint="eastAsia"/>
          <w:color w:val="000000"/>
          <w:kern w:val="0"/>
          <w:lang w:bidi="ar"/>
        </w:rPr>
        <w:t>）的研究工作，排名第</w:t>
      </w:r>
      <w:r w:rsidRPr="0017492C">
        <w:rPr>
          <w:rFonts w:ascii="宋体" w:hAnsi="宋体" w:cs="宋体"/>
          <w:color w:val="000000"/>
          <w:kern w:val="0"/>
          <w:lang w:bidi="ar"/>
        </w:rPr>
        <w:t>2</w:t>
      </w:r>
      <w:r w:rsidRPr="0017492C">
        <w:rPr>
          <w:rFonts w:ascii="宋体" w:hAnsi="宋体" w:cs="宋体" w:hint="eastAsia"/>
          <w:color w:val="000000"/>
          <w:kern w:val="0"/>
          <w:lang w:bidi="ar"/>
        </w:rPr>
        <w:t>。</w:t>
      </w:r>
    </w:p>
    <w:p w14:paraId="7AB51A93" w14:textId="77777777" w:rsidR="0035494C" w:rsidRPr="0017492C" w:rsidRDefault="0035494C" w:rsidP="0017492C">
      <w:pPr>
        <w:ind w:firstLineChars="200" w:firstLine="420"/>
        <w:rPr>
          <w:rFonts w:ascii="宋体" w:hAnsi="宋体" w:cs="宋体"/>
          <w:color w:val="000000"/>
          <w:kern w:val="0"/>
          <w:lang w:bidi="ar"/>
        </w:rPr>
      </w:pPr>
      <w:r w:rsidRPr="0017492C">
        <w:rPr>
          <w:rFonts w:ascii="宋体" w:hAnsi="宋体" w:cs="宋体" w:hint="eastAsia"/>
          <w:color w:val="000000"/>
          <w:kern w:val="0"/>
          <w:lang w:bidi="ar"/>
        </w:rPr>
        <w:t>作为项目负责人，于</w:t>
      </w:r>
      <w:r w:rsidRPr="0017492C">
        <w:rPr>
          <w:rFonts w:ascii="宋体" w:hAnsi="宋体" w:cs="宋体"/>
          <w:color w:val="000000"/>
          <w:kern w:val="0"/>
          <w:lang w:bidi="ar"/>
        </w:rPr>
        <w:t>2009</w:t>
      </w:r>
      <w:r w:rsidRPr="0017492C">
        <w:rPr>
          <w:rFonts w:ascii="宋体" w:hAnsi="宋体" w:cs="宋体" w:hint="eastAsia"/>
          <w:color w:val="000000"/>
          <w:kern w:val="0"/>
          <w:lang w:bidi="ar"/>
        </w:rPr>
        <w:t>年年</w:t>
      </w:r>
      <w:proofErr w:type="gramStart"/>
      <w:r w:rsidRPr="0017492C">
        <w:rPr>
          <w:rFonts w:ascii="宋体" w:hAnsi="宋体" w:cs="宋体" w:hint="eastAsia"/>
          <w:color w:val="000000"/>
          <w:kern w:val="0"/>
          <w:lang w:bidi="ar"/>
        </w:rPr>
        <w:t>底主持</w:t>
      </w:r>
      <w:proofErr w:type="gramEnd"/>
      <w:r w:rsidRPr="0017492C">
        <w:rPr>
          <w:rFonts w:ascii="宋体" w:hAnsi="宋体" w:cs="宋体" w:hint="eastAsia"/>
          <w:color w:val="000000"/>
          <w:kern w:val="0"/>
          <w:lang w:bidi="ar"/>
        </w:rPr>
        <w:t>完成一项国家自然科学基金“基于程序转换和语义分析的编程题自动评分方法研究”（批准号：</w:t>
      </w:r>
      <w:r w:rsidRPr="0017492C">
        <w:rPr>
          <w:rFonts w:ascii="宋体" w:hAnsi="宋体" w:cs="宋体"/>
          <w:color w:val="000000"/>
          <w:kern w:val="0"/>
          <w:lang w:bidi="ar"/>
        </w:rPr>
        <w:t>60673035</w:t>
      </w:r>
      <w:r w:rsidRPr="0017492C">
        <w:rPr>
          <w:rFonts w:ascii="宋体" w:hAnsi="宋体" w:cs="宋体" w:hint="eastAsia"/>
          <w:color w:val="000000"/>
          <w:kern w:val="0"/>
          <w:lang w:bidi="ar"/>
        </w:rPr>
        <w:t>，项目起止时间：</w:t>
      </w:r>
      <w:r w:rsidRPr="0017492C">
        <w:rPr>
          <w:rFonts w:ascii="宋体" w:hAnsi="宋体" w:cs="宋体"/>
          <w:color w:val="000000"/>
          <w:kern w:val="0"/>
          <w:lang w:bidi="ar"/>
        </w:rPr>
        <w:t>2007</w:t>
      </w:r>
      <w:r w:rsidRPr="0017492C">
        <w:rPr>
          <w:rFonts w:ascii="宋体" w:hAnsi="宋体" w:cs="宋体" w:hint="eastAsia"/>
          <w:color w:val="000000"/>
          <w:kern w:val="0"/>
          <w:lang w:bidi="ar"/>
        </w:rPr>
        <w:t>年</w:t>
      </w:r>
      <w:r w:rsidRPr="0017492C">
        <w:rPr>
          <w:rFonts w:ascii="宋体" w:hAnsi="宋体" w:cs="宋体"/>
          <w:color w:val="000000"/>
          <w:kern w:val="0"/>
          <w:lang w:bidi="ar"/>
        </w:rPr>
        <w:t>1</w:t>
      </w:r>
      <w:r w:rsidRPr="0017492C">
        <w:rPr>
          <w:rFonts w:ascii="宋体" w:hAnsi="宋体" w:cs="宋体" w:hint="eastAsia"/>
          <w:color w:val="000000"/>
          <w:kern w:val="0"/>
          <w:lang w:bidi="ar"/>
        </w:rPr>
        <w:t>月</w:t>
      </w:r>
      <w:r w:rsidRPr="0017492C">
        <w:rPr>
          <w:rFonts w:ascii="宋体" w:hAnsi="宋体" w:cs="宋体"/>
          <w:color w:val="000000"/>
          <w:kern w:val="0"/>
          <w:lang w:bidi="ar"/>
        </w:rPr>
        <w:t>-2009</w:t>
      </w:r>
      <w:r w:rsidRPr="0017492C">
        <w:rPr>
          <w:rFonts w:ascii="宋体" w:hAnsi="宋体" w:cs="宋体" w:hint="eastAsia"/>
          <w:color w:val="000000"/>
          <w:kern w:val="0"/>
          <w:lang w:bidi="ar"/>
        </w:rPr>
        <w:t>年</w:t>
      </w:r>
      <w:r w:rsidRPr="0017492C">
        <w:rPr>
          <w:rFonts w:ascii="宋体" w:hAnsi="宋体" w:cs="宋体"/>
          <w:color w:val="000000"/>
          <w:kern w:val="0"/>
          <w:lang w:bidi="ar"/>
        </w:rPr>
        <w:t>12</w:t>
      </w:r>
      <w:r w:rsidRPr="0017492C">
        <w:rPr>
          <w:rFonts w:ascii="宋体" w:hAnsi="宋体" w:cs="宋体" w:hint="eastAsia"/>
          <w:color w:val="000000"/>
          <w:kern w:val="0"/>
          <w:lang w:bidi="ar"/>
        </w:rPr>
        <w:t>月）的研究工作。研究成果已应用于</w:t>
      </w:r>
      <w:r w:rsidRPr="0017492C">
        <w:rPr>
          <w:rFonts w:ascii="宋体" w:hAnsi="宋体" w:cs="宋体"/>
          <w:color w:val="000000"/>
          <w:kern w:val="0"/>
          <w:lang w:bidi="ar"/>
        </w:rPr>
        <w:t>C</w:t>
      </w:r>
      <w:r w:rsidRPr="0017492C">
        <w:rPr>
          <w:rFonts w:ascii="宋体" w:hAnsi="宋体" w:cs="宋体" w:hint="eastAsia"/>
          <w:color w:val="000000"/>
          <w:kern w:val="0"/>
          <w:lang w:bidi="ar"/>
        </w:rPr>
        <w:t>语言编程</w:t>
      </w:r>
      <w:proofErr w:type="gramStart"/>
      <w:r w:rsidRPr="0017492C">
        <w:rPr>
          <w:rFonts w:ascii="宋体" w:hAnsi="宋体" w:cs="宋体" w:hint="eastAsia"/>
          <w:color w:val="000000"/>
          <w:kern w:val="0"/>
          <w:lang w:bidi="ar"/>
        </w:rPr>
        <w:t>题考试</w:t>
      </w:r>
      <w:proofErr w:type="gramEnd"/>
      <w:r w:rsidRPr="0017492C">
        <w:rPr>
          <w:rFonts w:ascii="宋体" w:hAnsi="宋体" w:cs="宋体" w:hint="eastAsia"/>
          <w:color w:val="000000"/>
          <w:kern w:val="0"/>
          <w:lang w:bidi="ar"/>
        </w:rPr>
        <w:t>自动评分系统中，该系统先后被国防科大、北京邮电大学、东北大学等</w:t>
      </w:r>
      <w:r w:rsidRPr="0017492C">
        <w:rPr>
          <w:rFonts w:ascii="宋体" w:hAnsi="宋体" w:cs="宋体"/>
          <w:color w:val="000000"/>
          <w:kern w:val="0"/>
          <w:lang w:bidi="ar"/>
        </w:rPr>
        <w:t>60</w:t>
      </w:r>
      <w:r w:rsidRPr="0017492C">
        <w:rPr>
          <w:rFonts w:ascii="宋体" w:hAnsi="宋体" w:cs="宋体" w:hint="eastAsia"/>
          <w:color w:val="000000"/>
          <w:kern w:val="0"/>
          <w:lang w:bidi="ar"/>
        </w:rPr>
        <w:t>余所院校试用。在该项目中对程序静态分析、程序标准化、程序转换、程序相似度计算、程序匹配等关键技术进行了研究和探讨。</w:t>
      </w:r>
    </w:p>
    <w:p w14:paraId="10C98645" w14:textId="77777777" w:rsidR="0035494C" w:rsidRPr="0017492C" w:rsidRDefault="0035494C" w:rsidP="0017492C">
      <w:pPr>
        <w:ind w:firstLineChars="200" w:firstLine="420"/>
        <w:rPr>
          <w:rFonts w:ascii="宋体" w:hAnsi="宋体" w:cs="宋体"/>
          <w:color w:val="000000"/>
          <w:kern w:val="0"/>
          <w:lang w:bidi="ar"/>
        </w:rPr>
      </w:pPr>
      <w:r w:rsidRPr="0017492C">
        <w:rPr>
          <w:rFonts w:ascii="宋体" w:hAnsi="宋体" w:cs="宋体" w:hint="eastAsia"/>
          <w:color w:val="000000"/>
          <w:kern w:val="0"/>
          <w:lang w:bidi="ar"/>
        </w:rPr>
        <w:t>作为项目负责人，于</w:t>
      </w:r>
      <w:r w:rsidRPr="0017492C">
        <w:rPr>
          <w:rFonts w:ascii="宋体" w:hAnsi="宋体" w:cs="宋体"/>
          <w:color w:val="000000"/>
          <w:kern w:val="0"/>
          <w:lang w:bidi="ar"/>
        </w:rPr>
        <w:t>2011</w:t>
      </w:r>
      <w:r w:rsidRPr="0017492C">
        <w:rPr>
          <w:rFonts w:ascii="宋体" w:hAnsi="宋体" w:cs="宋体" w:hint="eastAsia"/>
          <w:color w:val="000000"/>
          <w:kern w:val="0"/>
          <w:lang w:bidi="ar"/>
        </w:rPr>
        <w:t>年年底完成国家自然科学基金项目“</w:t>
      </w:r>
      <w:r w:rsidRPr="0017492C">
        <w:rPr>
          <w:rFonts w:ascii="宋体" w:hAnsi="宋体" w:cs="宋体"/>
          <w:color w:val="000000"/>
          <w:kern w:val="0"/>
          <w:lang w:bidi="ar"/>
        </w:rPr>
        <w:t>数据挖掘和静态分析相结合的克隆代码缺陷检测及重构方法</w:t>
      </w:r>
      <w:r w:rsidRPr="0017492C">
        <w:rPr>
          <w:rFonts w:ascii="宋体" w:hAnsi="宋体" w:cs="宋体" w:hint="eastAsia"/>
          <w:color w:val="000000"/>
          <w:kern w:val="0"/>
          <w:lang w:bidi="ar"/>
        </w:rPr>
        <w:t>”（批准号：</w:t>
      </w:r>
      <w:r w:rsidRPr="0017492C">
        <w:rPr>
          <w:rFonts w:ascii="宋体" w:hAnsi="宋体" w:cs="宋体"/>
          <w:color w:val="000000"/>
          <w:kern w:val="0"/>
          <w:lang w:bidi="ar"/>
        </w:rPr>
        <w:t>61073052</w:t>
      </w:r>
      <w:r w:rsidRPr="0017492C">
        <w:rPr>
          <w:rFonts w:ascii="宋体" w:hAnsi="宋体" w:cs="宋体" w:hint="eastAsia"/>
          <w:color w:val="000000"/>
          <w:kern w:val="0"/>
          <w:lang w:bidi="ar"/>
        </w:rPr>
        <w:t>，起止时间：</w:t>
      </w:r>
      <w:r w:rsidRPr="0017492C">
        <w:rPr>
          <w:rFonts w:ascii="宋体" w:hAnsi="宋体" w:cs="宋体"/>
          <w:color w:val="000000"/>
          <w:kern w:val="0"/>
          <w:lang w:bidi="ar"/>
        </w:rPr>
        <w:t>2011</w:t>
      </w:r>
      <w:r w:rsidRPr="0017492C">
        <w:rPr>
          <w:rFonts w:ascii="宋体" w:hAnsi="宋体" w:cs="宋体" w:hint="eastAsia"/>
          <w:color w:val="000000"/>
          <w:kern w:val="0"/>
          <w:lang w:bidi="ar"/>
        </w:rPr>
        <w:t>年</w:t>
      </w:r>
      <w:r w:rsidRPr="0017492C">
        <w:rPr>
          <w:rFonts w:ascii="宋体" w:hAnsi="宋体" w:cs="宋体"/>
          <w:color w:val="000000"/>
          <w:kern w:val="0"/>
          <w:lang w:bidi="ar"/>
        </w:rPr>
        <w:t>1</w:t>
      </w:r>
      <w:r w:rsidRPr="0017492C">
        <w:rPr>
          <w:rFonts w:ascii="宋体" w:hAnsi="宋体" w:cs="宋体" w:hint="eastAsia"/>
          <w:color w:val="000000"/>
          <w:kern w:val="0"/>
          <w:lang w:bidi="ar"/>
        </w:rPr>
        <w:t>月</w:t>
      </w:r>
      <w:r w:rsidRPr="0017492C">
        <w:rPr>
          <w:rFonts w:ascii="宋体" w:hAnsi="宋体" w:cs="宋体"/>
          <w:color w:val="000000"/>
          <w:kern w:val="0"/>
          <w:lang w:bidi="ar"/>
        </w:rPr>
        <w:t>-2011</w:t>
      </w:r>
      <w:r w:rsidRPr="0017492C">
        <w:rPr>
          <w:rFonts w:ascii="宋体" w:hAnsi="宋体" w:cs="宋体" w:hint="eastAsia"/>
          <w:color w:val="000000"/>
          <w:kern w:val="0"/>
          <w:lang w:bidi="ar"/>
        </w:rPr>
        <w:t>年</w:t>
      </w:r>
      <w:r w:rsidRPr="0017492C">
        <w:rPr>
          <w:rFonts w:ascii="宋体" w:hAnsi="宋体" w:cs="宋体"/>
          <w:color w:val="000000"/>
          <w:kern w:val="0"/>
          <w:lang w:bidi="ar"/>
        </w:rPr>
        <w:t>12</w:t>
      </w:r>
      <w:r w:rsidRPr="0017492C">
        <w:rPr>
          <w:rFonts w:ascii="宋体" w:hAnsi="宋体" w:cs="宋体" w:hint="eastAsia"/>
          <w:color w:val="000000"/>
          <w:kern w:val="0"/>
          <w:lang w:bidi="ar"/>
        </w:rPr>
        <w:t>月），重点研究基于数据挖掘和静态分析相结合的语法相似的克隆代码检测及相关缺陷检测方法。</w:t>
      </w:r>
    </w:p>
    <w:p w14:paraId="1E30CB20" w14:textId="77777777" w:rsidR="0035494C" w:rsidRPr="0017492C" w:rsidRDefault="0035494C" w:rsidP="0017492C">
      <w:pPr>
        <w:ind w:firstLineChars="200" w:firstLine="420"/>
        <w:rPr>
          <w:rFonts w:ascii="宋体" w:hAnsi="宋体" w:cs="宋体"/>
          <w:color w:val="000000"/>
          <w:kern w:val="0"/>
          <w:lang w:bidi="ar"/>
        </w:rPr>
      </w:pPr>
      <w:r w:rsidRPr="0017492C">
        <w:rPr>
          <w:rFonts w:ascii="宋体" w:hAnsi="宋体" w:cs="宋体" w:hint="eastAsia"/>
          <w:color w:val="000000"/>
          <w:kern w:val="0"/>
          <w:lang w:bidi="ar"/>
        </w:rPr>
        <w:t>作为项目负责人，于</w:t>
      </w:r>
      <w:r w:rsidRPr="0017492C">
        <w:rPr>
          <w:rFonts w:ascii="宋体" w:hAnsi="宋体" w:cs="宋体"/>
          <w:color w:val="000000"/>
          <w:kern w:val="0"/>
          <w:lang w:bidi="ar"/>
        </w:rPr>
        <w:t>2015</w:t>
      </w:r>
      <w:r w:rsidRPr="0017492C">
        <w:rPr>
          <w:rFonts w:ascii="宋体" w:hAnsi="宋体" w:cs="宋体" w:hint="eastAsia"/>
          <w:color w:val="000000"/>
          <w:kern w:val="0"/>
          <w:lang w:bidi="ar"/>
        </w:rPr>
        <w:t>年年底完成国家自然科学基金项目“无定型克隆代码检测及重构方法”（批准号：</w:t>
      </w:r>
      <w:r w:rsidRPr="0017492C">
        <w:rPr>
          <w:rFonts w:ascii="宋体" w:hAnsi="宋体" w:cs="宋体"/>
          <w:color w:val="000000"/>
          <w:kern w:val="0"/>
          <w:lang w:bidi="ar"/>
        </w:rPr>
        <w:t>61173021</w:t>
      </w:r>
      <w:r w:rsidRPr="0017492C">
        <w:rPr>
          <w:rFonts w:ascii="宋体" w:hAnsi="宋体" w:cs="宋体" w:hint="eastAsia"/>
          <w:color w:val="000000"/>
          <w:kern w:val="0"/>
          <w:lang w:bidi="ar"/>
        </w:rPr>
        <w:t>，起止时间：</w:t>
      </w:r>
      <w:r w:rsidRPr="0017492C">
        <w:rPr>
          <w:rFonts w:ascii="宋体" w:hAnsi="宋体" w:cs="宋体"/>
          <w:color w:val="000000"/>
          <w:kern w:val="0"/>
          <w:lang w:bidi="ar"/>
        </w:rPr>
        <w:t>2012</w:t>
      </w:r>
      <w:r w:rsidRPr="0017492C">
        <w:rPr>
          <w:rFonts w:ascii="宋体" w:hAnsi="宋体" w:cs="宋体" w:hint="eastAsia"/>
          <w:color w:val="000000"/>
          <w:kern w:val="0"/>
          <w:lang w:bidi="ar"/>
        </w:rPr>
        <w:t>年</w:t>
      </w:r>
      <w:r w:rsidRPr="0017492C">
        <w:rPr>
          <w:rFonts w:ascii="宋体" w:hAnsi="宋体" w:cs="宋体"/>
          <w:color w:val="000000"/>
          <w:kern w:val="0"/>
          <w:lang w:bidi="ar"/>
        </w:rPr>
        <w:t>1</w:t>
      </w:r>
      <w:r w:rsidRPr="0017492C">
        <w:rPr>
          <w:rFonts w:ascii="宋体" w:hAnsi="宋体" w:cs="宋体" w:hint="eastAsia"/>
          <w:color w:val="000000"/>
          <w:kern w:val="0"/>
          <w:lang w:bidi="ar"/>
        </w:rPr>
        <w:t>月</w:t>
      </w:r>
      <w:r w:rsidRPr="0017492C">
        <w:rPr>
          <w:rFonts w:ascii="宋体" w:hAnsi="宋体" w:cs="宋体"/>
          <w:color w:val="000000"/>
          <w:kern w:val="0"/>
          <w:lang w:bidi="ar"/>
        </w:rPr>
        <w:t>-2015</w:t>
      </w:r>
      <w:r w:rsidRPr="0017492C">
        <w:rPr>
          <w:rFonts w:ascii="宋体" w:hAnsi="宋体" w:cs="宋体" w:hint="eastAsia"/>
          <w:color w:val="000000"/>
          <w:kern w:val="0"/>
          <w:lang w:bidi="ar"/>
        </w:rPr>
        <w:t>年</w:t>
      </w:r>
      <w:r w:rsidRPr="0017492C">
        <w:rPr>
          <w:rFonts w:ascii="宋体" w:hAnsi="宋体" w:cs="宋体"/>
          <w:color w:val="000000"/>
          <w:kern w:val="0"/>
          <w:lang w:bidi="ar"/>
        </w:rPr>
        <w:t>12</w:t>
      </w:r>
      <w:r w:rsidRPr="0017492C">
        <w:rPr>
          <w:rFonts w:ascii="宋体" w:hAnsi="宋体" w:cs="宋体" w:hint="eastAsia"/>
          <w:color w:val="000000"/>
          <w:kern w:val="0"/>
          <w:lang w:bidi="ar"/>
        </w:rPr>
        <w:t>月），结合软件自动测试、程序静态分析、数据挖掘和模式聚类等理论，研究建立将克隆代码检测、相关缺陷检测和克隆代码重构有机融为一体的无定型克隆代码检测与重构模型。</w:t>
      </w:r>
    </w:p>
    <w:p w14:paraId="50ED5E18" w14:textId="77777777" w:rsidR="0035494C" w:rsidRPr="00FD62DD" w:rsidRDefault="0035494C" w:rsidP="007C62E7">
      <w:pPr>
        <w:ind w:firstLineChars="200" w:firstLine="420"/>
        <w:rPr>
          <w:highlight w:val="yellow"/>
        </w:rPr>
      </w:pPr>
      <w:r w:rsidRPr="0017492C">
        <w:rPr>
          <w:rFonts w:ascii="宋体" w:hAnsi="宋体" w:cs="宋体" w:hint="eastAsia"/>
          <w:color w:val="000000"/>
          <w:kern w:val="0"/>
          <w:lang w:bidi="ar"/>
        </w:rPr>
        <w:t>作为项目负责人，于</w:t>
      </w:r>
      <w:r w:rsidRPr="0017492C">
        <w:rPr>
          <w:rFonts w:ascii="宋体" w:hAnsi="宋体" w:cs="宋体"/>
          <w:color w:val="000000"/>
          <w:kern w:val="0"/>
          <w:lang w:bidi="ar"/>
        </w:rPr>
        <w:t>2011年年底完成了</w:t>
      </w:r>
      <w:r w:rsidRPr="0017492C">
        <w:rPr>
          <w:rFonts w:ascii="宋体" w:hAnsi="宋体" w:cs="宋体" w:hint="eastAsia"/>
          <w:color w:val="000000"/>
          <w:kern w:val="0"/>
          <w:lang w:bidi="ar"/>
        </w:rPr>
        <w:t>软件缺陷检测方面的国防基础科研项目</w:t>
      </w:r>
      <w:r w:rsidRPr="0017492C">
        <w:rPr>
          <w:rFonts w:ascii="宋体" w:hAnsi="宋体" w:cs="宋体"/>
          <w:color w:val="000000"/>
          <w:kern w:val="0"/>
          <w:lang w:bidi="ar"/>
        </w:rPr>
        <w:t>1项，该项目主要为航空航天等安全关键系统提供软件质量保障。</w:t>
      </w:r>
    </w:p>
    <w:p w14:paraId="3D3FA5E5" w14:textId="77777777" w:rsidR="0035494C" w:rsidRPr="007C62E7" w:rsidRDefault="0035494C" w:rsidP="007C62E7">
      <w:pPr>
        <w:snapToGrid w:val="0"/>
        <w:spacing w:line="400" w:lineRule="exact"/>
        <w:ind w:firstLineChars="200" w:firstLine="420"/>
        <w:rPr>
          <w:rFonts w:ascii="宋体" w:hAnsi="宋体" w:cs="宋体"/>
          <w:color w:val="000000"/>
          <w:kern w:val="0"/>
          <w:lang w:bidi="ar"/>
        </w:rPr>
      </w:pPr>
      <w:r w:rsidRPr="007C62E7">
        <w:rPr>
          <w:rFonts w:ascii="宋体" w:hAnsi="宋体" w:cs="宋体" w:hint="eastAsia"/>
          <w:color w:val="000000"/>
          <w:kern w:val="0"/>
          <w:lang w:bidi="ar"/>
        </w:rPr>
        <w:t>（</w:t>
      </w:r>
      <w:r w:rsidRPr="007C62E7">
        <w:rPr>
          <w:rFonts w:ascii="宋体" w:hAnsi="宋体" w:cs="宋体"/>
          <w:color w:val="000000"/>
          <w:kern w:val="0"/>
          <w:lang w:bidi="ar"/>
        </w:rPr>
        <w:t>1</w:t>
      </w:r>
      <w:r w:rsidRPr="007C62E7">
        <w:rPr>
          <w:rFonts w:ascii="宋体" w:hAnsi="宋体" w:cs="宋体" w:hint="eastAsia"/>
          <w:color w:val="000000"/>
          <w:kern w:val="0"/>
          <w:lang w:bidi="ar"/>
        </w:rPr>
        <w:t>）发表论文和专利授权情况</w:t>
      </w:r>
    </w:p>
    <w:p w14:paraId="4DCC209A" w14:textId="77777777" w:rsidR="0035494C" w:rsidRPr="007C62E7" w:rsidRDefault="0035494C" w:rsidP="007C62E7">
      <w:pPr>
        <w:snapToGrid w:val="0"/>
        <w:spacing w:line="400" w:lineRule="exact"/>
        <w:ind w:firstLineChars="200" w:firstLine="420"/>
        <w:rPr>
          <w:rFonts w:ascii="宋体" w:hAnsi="宋体" w:cs="宋体"/>
          <w:color w:val="000000"/>
          <w:kern w:val="0"/>
          <w:lang w:bidi="ar"/>
        </w:rPr>
      </w:pPr>
      <w:r w:rsidRPr="007C62E7">
        <w:rPr>
          <w:rFonts w:ascii="宋体" w:hAnsi="宋体" w:cs="宋体" w:hint="eastAsia"/>
          <w:color w:val="000000"/>
          <w:kern w:val="0"/>
          <w:lang w:bidi="ar"/>
        </w:rPr>
        <w:t>软件缺陷检测方向发表的研究论文：</w:t>
      </w:r>
    </w:p>
    <w:p w14:paraId="2B0B88B1" w14:textId="77777777"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[1] </w:t>
      </w:r>
      <w:r w:rsidR="0035494C" w:rsidRPr="007C62E7">
        <w:rPr>
          <w:rFonts w:ascii="Verdana" w:eastAsia="Verdana" w:hAnsi="Verdana" w:cs="Verdana"/>
          <w:color w:val="000000"/>
          <w:kern w:val="0"/>
          <w:sz w:val="18"/>
          <w:lang w:bidi="ar"/>
        </w:rPr>
        <w:t xml:space="preserve">Qiu </w:t>
      </w:r>
      <w:proofErr w:type="gramStart"/>
      <w:r w:rsidR="0035494C" w:rsidRPr="007C62E7">
        <w:rPr>
          <w:rFonts w:ascii="Verdana" w:eastAsia="Verdana" w:hAnsi="Verdana" w:cs="Verdana"/>
          <w:color w:val="000000"/>
          <w:kern w:val="0"/>
          <w:sz w:val="18"/>
          <w:lang w:bidi="ar"/>
        </w:rPr>
        <w:t>J ,</w:t>
      </w:r>
      <w:proofErr w:type="gramEnd"/>
      <w:r w:rsidR="0035494C" w:rsidRPr="007C62E7">
        <w:rPr>
          <w:rFonts w:ascii="Verdana" w:eastAsia="Verdana" w:hAnsi="Verdana" w:cs="Verdana"/>
          <w:color w:val="000000"/>
          <w:kern w:val="0"/>
          <w:sz w:val="18"/>
          <w:lang w:bidi="ar"/>
        </w:rPr>
        <w:t xml:space="preserve"> Su X , Ma P . Using Reduced Execution Flow Graph to Identify Library Functions in Binary Code[J]. IEEE Transactions on Software Engineering, 2016,42(2):187-202.</w:t>
      </w:r>
    </w:p>
    <w:p w14:paraId="7487B27C" w14:textId="77777777"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[2] </w:t>
      </w:r>
      <w:r w:rsidR="0035494C" w:rsidRPr="007C62E7">
        <w:rPr>
          <w:rFonts w:ascii="Verdana" w:eastAsia="Verdana" w:hAnsi="Verdana" w:cs="Verdana"/>
          <w:color w:val="000000"/>
          <w:kern w:val="0"/>
          <w:sz w:val="18"/>
          <w:lang w:bidi="ar"/>
        </w:rPr>
        <w:t xml:space="preserve">Qiu </w:t>
      </w:r>
      <w:proofErr w:type="gramStart"/>
      <w:r w:rsidR="0035494C" w:rsidRPr="007C62E7">
        <w:rPr>
          <w:rFonts w:ascii="Verdana" w:eastAsia="Verdana" w:hAnsi="Verdana" w:cs="Verdana"/>
          <w:color w:val="000000"/>
          <w:kern w:val="0"/>
          <w:sz w:val="18"/>
          <w:lang w:bidi="ar"/>
        </w:rPr>
        <w:t>J ,</w:t>
      </w:r>
      <w:proofErr w:type="gramEnd"/>
      <w:r w:rsidR="0035494C" w:rsidRPr="007C62E7">
        <w:rPr>
          <w:rFonts w:ascii="Verdana" w:eastAsia="Verdana" w:hAnsi="Verdana" w:cs="Verdana"/>
          <w:color w:val="000000"/>
          <w:kern w:val="0"/>
          <w:sz w:val="18"/>
          <w:lang w:bidi="ar"/>
        </w:rPr>
        <w:t xml:space="preserve"> Su X , Ma P . Identifying functions in binary code with reverse extended control flow graphs[J]. Journal of Software: Evolution and Process, 2015, 27(10):793-820.</w:t>
      </w:r>
    </w:p>
    <w:p w14:paraId="14D72421" w14:textId="77777777"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[3] </w:t>
      </w:r>
      <w:r w:rsidR="0035494C" w:rsidRPr="007C62E7">
        <w:rPr>
          <w:rFonts w:ascii="Verdana" w:eastAsia="Verdana" w:hAnsi="Verdana" w:cs="Verdana"/>
          <w:color w:val="000000"/>
          <w:kern w:val="0"/>
          <w:sz w:val="18"/>
          <w:lang w:bidi="ar"/>
        </w:rPr>
        <w:t xml:space="preserve">Jing Qiu, Xiaohong Su and Peijun Ma, "Library functions identification in binary code by using graph isomorphism testings," 2015 IEEE 22nd International </w:t>
      </w:r>
      <w:r w:rsidR="0035494C" w:rsidRPr="007C62E7">
        <w:rPr>
          <w:rFonts w:ascii="Verdana" w:eastAsia="Verdana" w:hAnsi="Verdana" w:cs="Verdana"/>
          <w:color w:val="000000"/>
          <w:kern w:val="0"/>
          <w:sz w:val="18"/>
          <w:lang w:bidi="ar"/>
        </w:rPr>
        <w:lastRenderedPageBreak/>
        <w:t>Conference on Software Analysis, Evolution and Reengineering (SANER), Montreal, QC, Canada, 2015, pp. 261-270.</w:t>
      </w:r>
    </w:p>
    <w:p w14:paraId="1C91BAD1" w14:textId="77777777"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[4] </w:t>
      </w:r>
      <w:r w:rsidR="0035494C" w:rsidRPr="007C62E7">
        <w:rPr>
          <w:rFonts w:ascii="Verdana" w:eastAsia="Verdana" w:hAnsi="Verdana" w:cs="Verdana"/>
          <w:color w:val="000000"/>
          <w:kern w:val="0"/>
          <w:sz w:val="18"/>
          <w:lang w:bidi="ar"/>
        </w:rPr>
        <w:t xml:space="preserve">Qiu J, Yadegari </w:t>
      </w:r>
      <w:proofErr w:type="gramStart"/>
      <w:r w:rsidR="0035494C" w:rsidRPr="007C62E7">
        <w:rPr>
          <w:rFonts w:ascii="Verdana" w:eastAsia="Verdana" w:hAnsi="Verdana" w:cs="Verdana"/>
          <w:color w:val="000000"/>
          <w:kern w:val="0"/>
          <w:sz w:val="18"/>
          <w:lang w:bidi="ar"/>
        </w:rPr>
        <w:t>B ,</w:t>
      </w:r>
      <w:proofErr w:type="gramEnd"/>
      <w:r w:rsidR="0035494C" w:rsidRPr="007C62E7">
        <w:rPr>
          <w:rFonts w:ascii="Verdana" w:eastAsia="Verdana" w:hAnsi="Verdana" w:cs="Verdana"/>
          <w:color w:val="000000"/>
          <w:kern w:val="0"/>
          <w:sz w:val="18"/>
          <w:lang w:bidi="ar"/>
        </w:rPr>
        <w:t xml:space="preserve"> Johannesmeyer B , Su Xiaohong. Identifying and understanding self-checksumming defenses in software[C]// ACM Conference on Data &amp; Application Security &amp; Privacy. ACM, 2015: 207-218.</w:t>
      </w:r>
    </w:p>
    <w:p w14:paraId="1DB89994" w14:textId="77777777"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[5] </w:t>
      </w:r>
      <w:r w:rsidR="0035494C" w:rsidRPr="007C62E7">
        <w:rPr>
          <w:rFonts w:ascii="Verdana" w:eastAsia="Verdana" w:hAnsi="Verdana" w:cs="Verdana"/>
          <w:color w:val="000000"/>
          <w:kern w:val="0"/>
          <w:sz w:val="18"/>
          <w:lang w:bidi="ar"/>
        </w:rPr>
        <w:t>Bian Y, Koru G, Su X, et al. SPAPE: A semantic-preserving amorphous procedure extraction method for near-miss clones[J]. Journal of Systems &amp; Software, 2013, 86(8):2077-2093.</w:t>
      </w:r>
    </w:p>
    <w:p w14:paraId="4DE87857" w14:textId="77777777"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[6] </w:t>
      </w:r>
      <w:r w:rsidR="0035494C" w:rsidRPr="007C62E7">
        <w:rPr>
          <w:rFonts w:ascii="Verdana" w:eastAsia="Verdana" w:hAnsi="Verdana" w:cs="Verdana"/>
          <w:color w:val="000000"/>
          <w:kern w:val="0"/>
          <w:sz w:val="18"/>
          <w:lang w:bidi="ar"/>
        </w:rPr>
        <w:t xml:space="preserve">Wang </w:t>
      </w:r>
      <w:proofErr w:type="gramStart"/>
      <w:r w:rsidR="0035494C" w:rsidRPr="007C62E7">
        <w:rPr>
          <w:rFonts w:ascii="Verdana" w:eastAsia="Verdana" w:hAnsi="Verdana" w:cs="Verdana"/>
          <w:color w:val="000000"/>
          <w:kern w:val="0"/>
          <w:sz w:val="18"/>
          <w:lang w:bidi="ar"/>
        </w:rPr>
        <w:t>T ,</w:t>
      </w:r>
      <w:proofErr w:type="gramEnd"/>
      <w:r w:rsidR="0035494C" w:rsidRPr="007C62E7">
        <w:rPr>
          <w:rFonts w:ascii="Verdana" w:eastAsia="Verdana" w:hAnsi="Verdana" w:cs="Verdana"/>
          <w:color w:val="000000"/>
          <w:kern w:val="0"/>
          <w:sz w:val="18"/>
          <w:lang w:bidi="ar"/>
        </w:rPr>
        <w:t xml:space="preserve"> Harman M , Jia Y , et al. Searching for better configurations: A rigorous approach to clone evaluation[C]// Joint Meeting on Foundations of Software Engineering. ACM, 2013:455-465.</w:t>
      </w:r>
    </w:p>
    <w:p w14:paraId="6A5D7692" w14:textId="77777777"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[7] </w:t>
      </w:r>
      <w:r w:rsidR="0035494C" w:rsidRPr="007C62E7">
        <w:rPr>
          <w:rFonts w:ascii="Verdana" w:eastAsia="Verdana" w:hAnsi="Verdana" w:cs="Verdana"/>
          <w:color w:val="000000"/>
          <w:kern w:val="0"/>
          <w:sz w:val="18"/>
          <w:lang w:bidi="ar"/>
        </w:rPr>
        <w:t xml:space="preserve">Wang T, Wang </w:t>
      </w:r>
      <w:proofErr w:type="gramStart"/>
      <w:r w:rsidR="0035494C" w:rsidRPr="007C62E7">
        <w:rPr>
          <w:rFonts w:ascii="Verdana" w:eastAsia="Verdana" w:hAnsi="Verdana" w:cs="Verdana"/>
          <w:color w:val="000000"/>
          <w:kern w:val="0"/>
          <w:sz w:val="18"/>
          <w:lang w:bidi="ar"/>
        </w:rPr>
        <w:t>K ,</w:t>
      </w:r>
      <w:proofErr w:type="gramEnd"/>
      <w:r w:rsidR="0035494C" w:rsidRPr="007C62E7">
        <w:rPr>
          <w:rFonts w:ascii="Verdana" w:eastAsia="Verdana" w:hAnsi="Verdana" w:cs="Verdana"/>
          <w:color w:val="000000"/>
          <w:kern w:val="0"/>
          <w:sz w:val="18"/>
          <w:lang w:bidi="ar"/>
        </w:rPr>
        <w:t xml:space="preserve"> Su X , et al. Detection of semantically similar code[J]. Frontiers of Computer Science, 2014, 8(6):996-1011.</w:t>
      </w:r>
    </w:p>
    <w:p w14:paraId="1E9ABE7F" w14:textId="77777777"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[8] </w:t>
      </w:r>
      <w:r w:rsidR="0035494C" w:rsidRPr="007C62E7">
        <w:rPr>
          <w:rFonts w:ascii="Verdana" w:eastAsia="Verdana" w:hAnsi="Verdana" w:cs="Verdana"/>
          <w:color w:val="000000"/>
          <w:kern w:val="0"/>
          <w:sz w:val="18"/>
          <w:lang w:bidi="ar"/>
        </w:rPr>
        <w:t xml:space="preserve">Su </w:t>
      </w:r>
      <w:proofErr w:type="gramStart"/>
      <w:r w:rsidR="0035494C" w:rsidRPr="007C62E7">
        <w:rPr>
          <w:rFonts w:ascii="Verdana" w:eastAsia="Verdana" w:hAnsi="Verdana" w:cs="Verdana"/>
          <w:color w:val="000000"/>
          <w:kern w:val="0"/>
          <w:sz w:val="18"/>
          <w:lang w:bidi="ar"/>
        </w:rPr>
        <w:t>X ,</w:t>
      </w:r>
      <w:proofErr w:type="gramEnd"/>
      <w:r w:rsidR="0035494C" w:rsidRPr="007C62E7">
        <w:rPr>
          <w:rFonts w:ascii="Verdana" w:eastAsia="Verdana" w:hAnsi="Verdana" w:cs="Verdana"/>
          <w:color w:val="000000"/>
          <w:kern w:val="0"/>
          <w:sz w:val="18"/>
          <w:lang w:bidi="ar"/>
        </w:rPr>
        <w:t xml:space="preserve"> Zhang F , Li X , et al. Functionally Equivalent C Code Clone Refactoring by Combining Static Analysis with Dynamic Testing[C]// Proceedings of International Conference on Soft Computing Techniques and Engineering Application. Springer India, 2014: 247-256.</w:t>
      </w:r>
    </w:p>
    <w:p w14:paraId="318AC07D" w14:textId="77777777"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[9] </w:t>
      </w:r>
      <w:r w:rsidR="0035494C" w:rsidRPr="007C62E7">
        <w:rPr>
          <w:rFonts w:ascii="Verdana" w:eastAsia="Verdana" w:hAnsi="Verdana" w:cs="Verdana"/>
          <w:color w:val="000000"/>
          <w:kern w:val="0"/>
          <w:sz w:val="18"/>
          <w:lang w:bidi="ar"/>
        </w:rPr>
        <w:t>Fanqi Meng, Xiaohong Su. Reducing WCET Overestimations by Correcting Errors in Loop Bound Constraints[J]. Energies, 2017, 10(12): 2113-2131.</w:t>
      </w:r>
    </w:p>
    <w:p w14:paraId="330757A6" w14:textId="77777777"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w:t>
      </w:r>
      <w:proofErr w:type="gramStart"/>
      <w:r>
        <w:rPr>
          <w:rFonts w:ascii="Verdana" w:eastAsia="Verdana" w:hAnsi="Verdana" w:cs="Verdana"/>
          <w:color w:val="000000"/>
          <w:kern w:val="0"/>
          <w:sz w:val="18"/>
          <w:lang w:bidi="ar"/>
        </w:rPr>
        <w:t>10]</w:t>
      </w:r>
      <w:r w:rsidR="0035494C" w:rsidRPr="007C62E7">
        <w:rPr>
          <w:rFonts w:ascii="Verdana" w:eastAsia="Verdana" w:hAnsi="Verdana" w:cs="Verdana"/>
          <w:color w:val="000000"/>
          <w:kern w:val="0"/>
          <w:sz w:val="18"/>
          <w:lang w:bidi="ar"/>
        </w:rPr>
        <w:t>Meng</w:t>
      </w:r>
      <w:proofErr w:type="gramEnd"/>
      <w:r w:rsidR="0035494C" w:rsidRPr="007C62E7">
        <w:rPr>
          <w:rFonts w:ascii="Verdana" w:eastAsia="Verdana" w:hAnsi="Verdana" w:cs="Verdana"/>
          <w:color w:val="000000"/>
          <w:kern w:val="0"/>
          <w:sz w:val="18"/>
          <w:lang w:bidi="ar"/>
        </w:rPr>
        <w:t xml:space="preserve"> F, Su X. WCET optimization strategy based on source code refactoring. Cluster Computing, 2017:1-10. </w:t>
      </w:r>
    </w:p>
    <w:p w14:paraId="3BBA45C9" w14:textId="77777777"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[11] </w:t>
      </w:r>
      <w:r w:rsidR="0035494C" w:rsidRPr="007C62E7">
        <w:rPr>
          <w:rFonts w:ascii="Verdana" w:eastAsia="Verdana" w:hAnsi="Verdana" w:cs="Verdana" w:hint="eastAsia"/>
          <w:color w:val="000000"/>
          <w:kern w:val="0"/>
          <w:sz w:val="18"/>
          <w:lang w:bidi="ar"/>
        </w:rPr>
        <w:t>苏小红</w:t>
      </w:r>
      <w:r w:rsidR="0035494C" w:rsidRPr="007C62E7">
        <w:rPr>
          <w:rFonts w:ascii="Verdana" w:eastAsia="Verdana" w:hAnsi="Verdana" w:cs="Verdana"/>
          <w:color w:val="000000"/>
          <w:kern w:val="0"/>
          <w:sz w:val="18"/>
          <w:lang w:bidi="ar"/>
        </w:rPr>
        <w:t xml:space="preserve">, </w:t>
      </w:r>
      <w:r w:rsidR="0035494C" w:rsidRPr="007C62E7">
        <w:rPr>
          <w:rFonts w:ascii="Verdana" w:eastAsia="Verdana" w:hAnsi="Verdana" w:cs="Verdana" w:hint="eastAsia"/>
          <w:color w:val="000000"/>
          <w:kern w:val="0"/>
          <w:sz w:val="18"/>
          <w:lang w:bidi="ar"/>
        </w:rPr>
        <w:t>张凡龙</w:t>
      </w:r>
      <w:r w:rsidR="0035494C" w:rsidRPr="007C62E7">
        <w:rPr>
          <w:rFonts w:ascii="Verdana" w:eastAsia="Verdana" w:hAnsi="Verdana" w:cs="Verdana"/>
          <w:color w:val="000000"/>
          <w:kern w:val="0"/>
          <w:sz w:val="18"/>
          <w:lang w:bidi="ar"/>
        </w:rPr>
        <w:t xml:space="preserve">. </w:t>
      </w:r>
      <w:r w:rsidR="0035494C" w:rsidRPr="007C62E7">
        <w:rPr>
          <w:rFonts w:ascii="Verdana" w:eastAsia="Verdana" w:hAnsi="Verdana" w:cs="Verdana" w:hint="eastAsia"/>
          <w:color w:val="000000"/>
          <w:kern w:val="0"/>
          <w:sz w:val="18"/>
          <w:lang w:bidi="ar"/>
        </w:rPr>
        <w:t>面向管理的克隆代码研究综述</w:t>
      </w:r>
      <w:r w:rsidR="0035494C" w:rsidRPr="007C62E7">
        <w:rPr>
          <w:rFonts w:ascii="Verdana" w:eastAsia="Verdana" w:hAnsi="Verdana" w:cs="Verdana"/>
          <w:color w:val="000000"/>
          <w:kern w:val="0"/>
          <w:sz w:val="18"/>
          <w:lang w:bidi="ar"/>
        </w:rPr>
        <w:t xml:space="preserve">[J]. </w:t>
      </w:r>
      <w:r w:rsidR="0035494C" w:rsidRPr="007C62E7">
        <w:rPr>
          <w:rFonts w:ascii="Verdana" w:eastAsia="Verdana" w:hAnsi="Verdana" w:cs="Verdana" w:hint="eastAsia"/>
          <w:color w:val="000000"/>
          <w:kern w:val="0"/>
          <w:sz w:val="18"/>
          <w:lang w:bidi="ar"/>
        </w:rPr>
        <w:t>计算机学报</w:t>
      </w:r>
      <w:r w:rsidR="0035494C" w:rsidRPr="007C62E7">
        <w:rPr>
          <w:rFonts w:ascii="Verdana" w:eastAsia="Verdana" w:hAnsi="Verdana" w:cs="Verdana"/>
          <w:color w:val="000000"/>
          <w:kern w:val="0"/>
          <w:sz w:val="18"/>
          <w:lang w:bidi="ar"/>
        </w:rPr>
        <w:t>, 2018, 41(3):628-651.</w:t>
      </w:r>
    </w:p>
    <w:p w14:paraId="7413F89F" w14:textId="77777777"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[12] </w:t>
      </w:r>
      <w:r w:rsidR="0035494C" w:rsidRPr="007C62E7">
        <w:rPr>
          <w:rFonts w:ascii="Verdana" w:eastAsia="Verdana" w:hAnsi="Verdana" w:cs="Verdana" w:hint="eastAsia"/>
          <w:color w:val="000000"/>
          <w:kern w:val="0"/>
          <w:sz w:val="18"/>
          <w:lang w:bidi="ar"/>
        </w:rPr>
        <w:t>苏小红</w:t>
      </w:r>
      <w:r w:rsidR="0035494C" w:rsidRPr="007C62E7">
        <w:rPr>
          <w:rFonts w:ascii="Verdana" w:eastAsia="Verdana" w:hAnsi="Verdana" w:cs="Verdana"/>
          <w:color w:val="000000"/>
          <w:kern w:val="0"/>
          <w:sz w:val="18"/>
          <w:lang w:bidi="ar"/>
        </w:rPr>
        <w:t xml:space="preserve">, </w:t>
      </w:r>
      <w:proofErr w:type="gramStart"/>
      <w:r w:rsidR="0035494C" w:rsidRPr="007C62E7">
        <w:rPr>
          <w:rFonts w:ascii="Verdana" w:eastAsia="Verdana" w:hAnsi="Verdana" w:cs="Verdana" w:hint="eastAsia"/>
          <w:color w:val="000000"/>
          <w:kern w:val="0"/>
          <w:sz w:val="18"/>
          <w:lang w:bidi="ar"/>
        </w:rPr>
        <w:t>禹振</w:t>
      </w:r>
      <w:proofErr w:type="gramEnd"/>
      <w:r w:rsidR="0035494C" w:rsidRPr="007C62E7">
        <w:rPr>
          <w:rFonts w:ascii="Verdana" w:eastAsia="Verdana" w:hAnsi="Verdana" w:cs="Verdana"/>
          <w:color w:val="000000"/>
          <w:kern w:val="0"/>
          <w:sz w:val="18"/>
          <w:lang w:bidi="ar"/>
        </w:rPr>
        <w:t xml:space="preserve">, </w:t>
      </w:r>
      <w:r w:rsidR="0035494C" w:rsidRPr="007C62E7">
        <w:rPr>
          <w:rFonts w:ascii="Verdana" w:eastAsia="Verdana" w:hAnsi="Verdana" w:cs="Verdana" w:hint="eastAsia"/>
          <w:color w:val="000000"/>
          <w:kern w:val="0"/>
          <w:sz w:val="18"/>
          <w:lang w:bidi="ar"/>
        </w:rPr>
        <w:t>王甜甜</w:t>
      </w:r>
      <w:r w:rsidR="0035494C" w:rsidRPr="007C62E7">
        <w:rPr>
          <w:rFonts w:ascii="Verdana" w:eastAsia="Verdana" w:hAnsi="Verdana" w:cs="Verdana"/>
          <w:color w:val="000000"/>
          <w:kern w:val="0"/>
          <w:sz w:val="18"/>
          <w:lang w:bidi="ar"/>
        </w:rPr>
        <w:t xml:space="preserve">, et al. </w:t>
      </w:r>
      <w:r w:rsidR="0035494C" w:rsidRPr="007C62E7">
        <w:rPr>
          <w:rFonts w:ascii="Verdana" w:eastAsia="Verdana" w:hAnsi="Verdana" w:cs="Verdana" w:hint="eastAsia"/>
          <w:color w:val="000000"/>
          <w:kern w:val="0"/>
          <w:sz w:val="18"/>
          <w:lang w:bidi="ar"/>
        </w:rPr>
        <w:t>并发缺陷暴露、检测与规避研究综述</w:t>
      </w:r>
      <w:r w:rsidR="0035494C" w:rsidRPr="007C62E7">
        <w:rPr>
          <w:rFonts w:ascii="Verdana" w:eastAsia="Verdana" w:hAnsi="Verdana" w:cs="Verdana"/>
          <w:color w:val="000000"/>
          <w:kern w:val="0"/>
          <w:sz w:val="18"/>
          <w:lang w:bidi="ar"/>
        </w:rPr>
        <w:t xml:space="preserve">[J]. </w:t>
      </w:r>
      <w:r w:rsidR="0035494C" w:rsidRPr="007C62E7">
        <w:rPr>
          <w:rFonts w:ascii="Verdana" w:eastAsia="Verdana" w:hAnsi="Verdana" w:cs="Verdana" w:hint="eastAsia"/>
          <w:color w:val="000000"/>
          <w:kern w:val="0"/>
          <w:sz w:val="18"/>
          <w:lang w:bidi="ar"/>
        </w:rPr>
        <w:t>计算机学报</w:t>
      </w:r>
      <w:r w:rsidR="0035494C" w:rsidRPr="007C62E7">
        <w:rPr>
          <w:rFonts w:ascii="Verdana" w:eastAsia="Verdana" w:hAnsi="Verdana" w:cs="Verdana"/>
          <w:color w:val="000000"/>
          <w:kern w:val="0"/>
          <w:sz w:val="18"/>
          <w:lang w:bidi="ar"/>
        </w:rPr>
        <w:t>, 2015(11) :1557-1568.</w:t>
      </w:r>
    </w:p>
    <w:p w14:paraId="3D35EC57" w14:textId="77777777"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[13] </w:t>
      </w:r>
      <w:proofErr w:type="gramStart"/>
      <w:r w:rsidR="0035494C" w:rsidRPr="007C62E7">
        <w:rPr>
          <w:rFonts w:ascii="Verdana" w:eastAsia="Verdana" w:hAnsi="Verdana" w:cs="Verdana" w:hint="eastAsia"/>
          <w:color w:val="000000"/>
          <w:kern w:val="0"/>
          <w:sz w:val="18"/>
          <w:lang w:bidi="ar"/>
        </w:rPr>
        <w:t>逄</w:t>
      </w:r>
      <w:proofErr w:type="gramEnd"/>
      <w:r w:rsidR="0035494C" w:rsidRPr="007C62E7">
        <w:rPr>
          <w:rFonts w:ascii="Verdana" w:eastAsia="Verdana" w:hAnsi="Verdana" w:cs="Verdana" w:hint="eastAsia"/>
          <w:color w:val="000000"/>
          <w:kern w:val="0"/>
          <w:sz w:val="18"/>
          <w:lang w:bidi="ar"/>
        </w:rPr>
        <w:t>龙</w:t>
      </w:r>
      <w:r w:rsidR="0035494C" w:rsidRPr="007C62E7">
        <w:rPr>
          <w:rFonts w:ascii="Verdana" w:eastAsia="Verdana" w:hAnsi="Verdana" w:cs="Verdana"/>
          <w:color w:val="000000"/>
          <w:kern w:val="0"/>
          <w:sz w:val="18"/>
          <w:lang w:bidi="ar"/>
        </w:rPr>
        <w:t xml:space="preserve">, </w:t>
      </w:r>
      <w:r w:rsidR="0035494C" w:rsidRPr="007C62E7">
        <w:rPr>
          <w:rFonts w:ascii="Verdana" w:eastAsia="Verdana" w:hAnsi="Verdana" w:cs="Verdana" w:hint="eastAsia"/>
          <w:color w:val="000000"/>
          <w:kern w:val="0"/>
          <w:sz w:val="18"/>
          <w:lang w:bidi="ar"/>
        </w:rPr>
        <w:t>苏小红</w:t>
      </w:r>
      <w:r w:rsidR="0035494C" w:rsidRPr="007C62E7">
        <w:rPr>
          <w:rFonts w:ascii="Verdana" w:eastAsia="Verdana" w:hAnsi="Verdana" w:cs="Verdana"/>
          <w:color w:val="000000"/>
          <w:kern w:val="0"/>
          <w:sz w:val="18"/>
          <w:lang w:bidi="ar"/>
        </w:rPr>
        <w:t xml:space="preserve">, </w:t>
      </w:r>
      <w:r w:rsidR="0035494C" w:rsidRPr="007C62E7">
        <w:rPr>
          <w:rFonts w:ascii="Verdana" w:eastAsia="Verdana" w:hAnsi="Verdana" w:cs="Verdana" w:hint="eastAsia"/>
          <w:color w:val="000000"/>
          <w:kern w:val="0"/>
          <w:sz w:val="18"/>
          <w:lang w:bidi="ar"/>
        </w:rPr>
        <w:t>马培军</w:t>
      </w:r>
      <w:r w:rsidR="0035494C" w:rsidRPr="007C62E7">
        <w:rPr>
          <w:rFonts w:ascii="Verdana" w:eastAsia="Verdana" w:hAnsi="Verdana" w:cs="Verdana"/>
          <w:color w:val="000000"/>
          <w:kern w:val="0"/>
          <w:sz w:val="18"/>
          <w:lang w:bidi="ar"/>
        </w:rPr>
        <w:t xml:space="preserve">, et al. </w:t>
      </w:r>
      <w:r w:rsidR="0035494C" w:rsidRPr="007C62E7">
        <w:rPr>
          <w:rFonts w:ascii="Verdana" w:eastAsia="Verdana" w:hAnsi="Verdana" w:cs="Verdana" w:hint="eastAsia"/>
          <w:color w:val="000000"/>
          <w:kern w:val="0"/>
          <w:sz w:val="18"/>
          <w:lang w:bidi="ar"/>
        </w:rPr>
        <w:t>流敏感按需指针别名分析算法</w:t>
      </w:r>
      <w:r w:rsidR="0035494C" w:rsidRPr="007C62E7">
        <w:rPr>
          <w:rFonts w:ascii="Verdana" w:eastAsia="Verdana" w:hAnsi="Verdana" w:cs="Verdana"/>
          <w:color w:val="000000"/>
          <w:kern w:val="0"/>
          <w:sz w:val="18"/>
          <w:lang w:bidi="ar"/>
        </w:rPr>
        <w:t xml:space="preserve">[J]. </w:t>
      </w:r>
      <w:r w:rsidR="0035494C" w:rsidRPr="007C62E7">
        <w:rPr>
          <w:rFonts w:ascii="Verdana" w:eastAsia="Verdana" w:hAnsi="Verdana" w:cs="Verdana" w:hint="eastAsia"/>
          <w:color w:val="000000"/>
          <w:kern w:val="0"/>
          <w:sz w:val="18"/>
          <w:lang w:bidi="ar"/>
        </w:rPr>
        <w:t>计算机研究与发展</w:t>
      </w:r>
      <w:r w:rsidR="0035494C" w:rsidRPr="007C62E7">
        <w:rPr>
          <w:rFonts w:ascii="Verdana" w:eastAsia="Verdana" w:hAnsi="Verdana" w:cs="Verdana"/>
          <w:color w:val="000000"/>
          <w:kern w:val="0"/>
          <w:sz w:val="18"/>
          <w:lang w:bidi="ar"/>
        </w:rPr>
        <w:t>, 2015, 52(7):1620-1630.</w:t>
      </w:r>
    </w:p>
    <w:p w14:paraId="58B893C1" w14:textId="77777777"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[14] </w:t>
      </w:r>
      <w:r w:rsidR="0035494C" w:rsidRPr="007C62E7">
        <w:rPr>
          <w:rFonts w:ascii="Verdana" w:eastAsia="Verdana" w:hAnsi="Verdana" w:cs="Verdana" w:hint="eastAsia"/>
          <w:color w:val="000000"/>
          <w:kern w:val="0"/>
          <w:sz w:val="18"/>
          <w:lang w:bidi="ar"/>
        </w:rPr>
        <w:t>边奕心</w:t>
      </w:r>
      <w:r w:rsidR="0035494C" w:rsidRPr="007C62E7">
        <w:rPr>
          <w:rFonts w:ascii="Verdana" w:eastAsia="Verdana" w:hAnsi="Verdana" w:cs="Verdana"/>
          <w:color w:val="000000"/>
          <w:kern w:val="0"/>
          <w:sz w:val="18"/>
          <w:lang w:bidi="ar"/>
        </w:rPr>
        <w:t xml:space="preserve">, </w:t>
      </w:r>
      <w:r w:rsidR="0035494C" w:rsidRPr="007C62E7">
        <w:rPr>
          <w:rFonts w:ascii="Verdana" w:eastAsia="Verdana" w:hAnsi="Verdana" w:cs="Verdana" w:hint="eastAsia"/>
          <w:color w:val="000000"/>
          <w:kern w:val="0"/>
          <w:sz w:val="18"/>
          <w:lang w:bidi="ar"/>
        </w:rPr>
        <w:t>王甜甜</w:t>
      </w:r>
      <w:r w:rsidR="0035494C" w:rsidRPr="007C62E7">
        <w:rPr>
          <w:rFonts w:ascii="Verdana" w:eastAsia="Verdana" w:hAnsi="Verdana" w:cs="Verdana"/>
          <w:color w:val="000000"/>
          <w:kern w:val="0"/>
          <w:sz w:val="18"/>
          <w:lang w:bidi="ar"/>
        </w:rPr>
        <w:t xml:space="preserve">, </w:t>
      </w:r>
      <w:r w:rsidR="0035494C" w:rsidRPr="007C62E7">
        <w:rPr>
          <w:rFonts w:ascii="Verdana" w:eastAsia="Verdana" w:hAnsi="Verdana" w:cs="Verdana" w:hint="eastAsia"/>
          <w:color w:val="000000"/>
          <w:kern w:val="0"/>
          <w:sz w:val="18"/>
          <w:lang w:bidi="ar"/>
        </w:rPr>
        <w:t>苏小红</w:t>
      </w:r>
      <w:r w:rsidR="0035494C" w:rsidRPr="007C62E7">
        <w:rPr>
          <w:rFonts w:ascii="Verdana" w:eastAsia="Verdana" w:hAnsi="Verdana" w:cs="Verdana"/>
          <w:color w:val="000000"/>
          <w:kern w:val="0"/>
          <w:sz w:val="18"/>
          <w:lang w:bidi="ar"/>
        </w:rPr>
        <w:t xml:space="preserve">, et al. </w:t>
      </w:r>
      <w:r w:rsidR="0035494C" w:rsidRPr="007C62E7">
        <w:rPr>
          <w:rFonts w:ascii="Verdana" w:eastAsia="Verdana" w:hAnsi="Verdana" w:cs="Verdana" w:hint="eastAsia"/>
          <w:color w:val="000000"/>
          <w:kern w:val="0"/>
          <w:sz w:val="18"/>
          <w:lang w:bidi="ar"/>
        </w:rPr>
        <w:t>一种语义保持的</w:t>
      </w:r>
      <w:r w:rsidR="0035494C" w:rsidRPr="007C62E7">
        <w:rPr>
          <w:rFonts w:ascii="Verdana" w:eastAsia="Verdana" w:hAnsi="Verdana" w:cs="Verdana"/>
          <w:color w:val="000000"/>
          <w:kern w:val="0"/>
          <w:sz w:val="18"/>
          <w:lang w:bidi="ar"/>
        </w:rPr>
        <w:t>C</w:t>
      </w:r>
      <w:r w:rsidR="0035494C" w:rsidRPr="007C62E7">
        <w:rPr>
          <w:rFonts w:ascii="Verdana" w:eastAsia="Verdana" w:hAnsi="Verdana" w:cs="Verdana" w:hint="eastAsia"/>
          <w:color w:val="000000"/>
          <w:kern w:val="0"/>
          <w:sz w:val="18"/>
          <w:lang w:bidi="ar"/>
        </w:rPr>
        <w:t>克隆代码无定型过程提取方法</w:t>
      </w:r>
      <w:r w:rsidR="0035494C" w:rsidRPr="007C62E7">
        <w:rPr>
          <w:rFonts w:ascii="Verdana" w:eastAsia="Verdana" w:hAnsi="Verdana" w:cs="Verdana"/>
          <w:color w:val="000000"/>
          <w:kern w:val="0"/>
          <w:sz w:val="18"/>
          <w:lang w:bidi="ar"/>
        </w:rPr>
        <w:t xml:space="preserve">[J]. </w:t>
      </w:r>
      <w:r w:rsidR="0035494C" w:rsidRPr="007C62E7">
        <w:rPr>
          <w:rFonts w:ascii="Verdana" w:eastAsia="Verdana" w:hAnsi="Verdana" w:cs="Verdana" w:hint="eastAsia"/>
          <w:color w:val="000000"/>
          <w:kern w:val="0"/>
          <w:sz w:val="18"/>
          <w:lang w:bidi="ar"/>
        </w:rPr>
        <w:t>计算机研究与发展</w:t>
      </w:r>
      <w:r w:rsidR="0035494C" w:rsidRPr="007C62E7">
        <w:rPr>
          <w:rFonts w:ascii="Verdana" w:eastAsia="Verdana" w:hAnsi="Verdana" w:cs="Verdana"/>
          <w:color w:val="000000"/>
          <w:kern w:val="0"/>
          <w:sz w:val="18"/>
          <w:lang w:bidi="ar"/>
        </w:rPr>
        <w:t>, 2013, 50(7):1534-1541.</w:t>
      </w:r>
    </w:p>
    <w:p w14:paraId="3C093E43" w14:textId="77777777" w:rsidR="0035494C" w:rsidRPr="007C62E7" w:rsidRDefault="0035494C" w:rsidP="007C62E7">
      <w:pPr>
        <w:snapToGrid w:val="0"/>
        <w:spacing w:line="400" w:lineRule="exact"/>
        <w:ind w:firstLineChars="200" w:firstLine="420"/>
        <w:rPr>
          <w:rFonts w:ascii="宋体" w:hAnsi="宋体" w:cs="宋体"/>
          <w:color w:val="000000"/>
          <w:kern w:val="0"/>
          <w:lang w:bidi="ar"/>
        </w:rPr>
      </w:pPr>
      <w:r w:rsidRPr="007C62E7">
        <w:rPr>
          <w:rFonts w:ascii="宋体" w:hAnsi="宋体" w:cs="宋体" w:hint="eastAsia"/>
          <w:color w:val="000000"/>
          <w:kern w:val="0"/>
          <w:lang w:bidi="ar"/>
        </w:rPr>
        <w:t>软件缺陷预测</w:t>
      </w:r>
      <w:r w:rsidRPr="007C62E7">
        <w:rPr>
          <w:rFonts w:ascii="宋体" w:hAnsi="宋体" w:cs="宋体"/>
          <w:color w:val="000000"/>
          <w:kern w:val="0"/>
          <w:lang w:bidi="ar"/>
        </w:rPr>
        <w:t>方向发表的</w:t>
      </w:r>
      <w:r w:rsidRPr="007C62E7">
        <w:rPr>
          <w:rFonts w:ascii="宋体" w:hAnsi="宋体" w:cs="宋体" w:hint="eastAsia"/>
          <w:color w:val="000000"/>
          <w:kern w:val="0"/>
          <w:lang w:bidi="ar"/>
        </w:rPr>
        <w:t>研究</w:t>
      </w:r>
      <w:r w:rsidRPr="007C62E7">
        <w:rPr>
          <w:rFonts w:ascii="宋体" w:hAnsi="宋体" w:cs="宋体"/>
          <w:color w:val="000000"/>
          <w:kern w:val="0"/>
          <w:lang w:bidi="ar"/>
        </w:rPr>
        <w:t>论文</w:t>
      </w:r>
      <w:r w:rsidRPr="007C62E7">
        <w:rPr>
          <w:rFonts w:ascii="宋体" w:hAnsi="宋体" w:cs="宋体" w:hint="eastAsia"/>
          <w:color w:val="000000"/>
          <w:kern w:val="0"/>
          <w:lang w:bidi="ar"/>
        </w:rPr>
        <w:t>：</w:t>
      </w:r>
    </w:p>
    <w:p w14:paraId="49A66070" w14:textId="77777777"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[1] </w:t>
      </w:r>
      <w:r w:rsidR="0035494C" w:rsidRPr="007C62E7">
        <w:rPr>
          <w:rFonts w:ascii="Verdana" w:eastAsia="Verdana" w:hAnsi="Verdana" w:cs="Verdana"/>
          <w:color w:val="000000"/>
          <w:kern w:val="0"/>
          <w:sz w:val="18"/>
          <w:lang w:bidi="ar"/>
        </w:rPr>
        <w:t xml:space="preserve">Zhang </w:t>
      </w:r>
      <w:proofErr w:type="gramStart"/>
      <w:r w:rsidR="0035494C" w:rsidRPr="007C62E7">
        <w:rPr>
          <w:rFonts w:ascii="Verdana" w:eastAsia="Verdana" w:hAnsi="Verdana" w:cs="Verdana"/>
          <w:color w:val="000000"/>
          <w:kern w:val="0"/>
          <w:sz w:val="18"/>
          <w:lang w:bidi="ar"/>
        </w:rPr>
        <w:t>F ,</w:t>
      </w:r>
      <w:proofErr w:type="gramEnd"/>
      <w:r w:rsidR="0035494C" w:rsidRPr="007C62E7">
        <w:rPr>
          <w:rFonts w:ascii="Verdana" w:eastAsia="Verdana" w:hAnsi="Verdana" w:cs="Verdana"/>
          <w:color w:val="000000"/>
          <w:kern w:val="0"/>
          <w:sz w:val="18"/>
          <w:lang w:bidi="ar"/>
        </w:rPr>
        <w:t xml:space="preserve"> Khoo S C , Su X . Predicting Change Consistency in A Clone Group[J]. Journal of Systems &amp; Software, 2017, 134: 105-119.</w:t>
      </w:r>
    </w:p>
    <w:p w14:paraId="0ECE8933" w14:textId="77777777"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[2] </w:t>
      </w:r>
      <w:r w:rsidR="0035494C" w:rsidRPr="007C62E7">
        <w:rPr>
          <w:rFonts w:ascii="Verdana" w:eastAsia="Verdana" w:hAnsi="Verdana" w:cs="Verdana"/>
          <w:color w:val="000000"/>
          <w:kern w:val="0"/>
          <w:sz w:val="18"/>
          <w:lang w:bidi="ar"/>
        </w:rPr>
        <w:t xml:space="preserve">Fanlong </w:t>
      </w:r>
      <w:proofErr w:type="gramStart"/>
      <w:r w:rsidR="0035494C" w:rsidRPr="007C62E7">
        <w:rPr>
          <w:rFonts w:ascii="Verdana" w:eastAsia="Verdana" w:hAnsi="Verdana" w:cs="Verdana"/>
          <w:color w:val="000000"/>
          <w:kern w:val="0"/>
          <w:sz w:val="18"/>
          <w:lang w:bidi="ar"/>
        </w:rPr>
        <w:t>Z ,</w:t>
      </w:r>
      <w:proofErr w:type="gramEnd"/>
      <w:r w:rsidR="0035494C" w:rsidRPr="007C62E7">
        <w:rPr>
          <w:rFonts w:ascii="Verdana" w:eastAsia="Verdana" w:hAnsi="Verdana" w:cs="Verdana"/>
          <w:color w:val="000000"/>
          <w:kern w:val="0"/>
          <w:sz w:val="18"/>
          <w:lang w:bidi="ar"/>
        </w:rPr>
        <w:t xml:space="preserve"> Siau-Cheng K , Xiaohong S. Machine-Learning Aided Analysis of Clone Evolution[J]. Chinese Journal of Electronics, 2017(06):26-32.</w:t>
      </w:r>
    </w:p>
    <w:p w14:paraId="24721B35" w14:textId="77777777"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[3] </w:t>
      </w:r>
      <w:r w:rsidR="0035494C" w:rsidRPr="007C62E7">
        <w:rPr>
          <w:rFonts w:ascii="Verdana" w:eastAsia="Verdana" w:hAnsi="Verdana" w:cs="Verdana"/>
          <w:color w:val="000000"/>
          <w:kern w:val="0"/>
          <w:sz w:val="18"/>
          <w:lang w:bidi="ar"/>
        </w:rPr>
        <w:t xml:space="preserve">Cholmyong </w:t>
      </w:r>
      <w:proofErr w:type="gramStart"/>
      <w:r w:rsidR="0035494C" w:rsidRPr="007C62E7">
        <w:rPr>
          <w:rFonts w:ascii="Verdana" w:eastAsia="Verdana" w:hAnsi="Verdana" w:cs="Verdana"/>
          <w:color w:val="000000"/>
          <w:kern w:val="0"/>
          <w:sz w:val="18"/>
          <w:lang w:bidi="ar"/>
        </w:rPr>
        <w:t>P ,</w:t>
      </w:r>
      <w:proofErr w:type="gramEnd"/>
      <w:r w:rsidR="0035494C" w:rsidRPr="007C62E7">
        <w:rPr>
          <w:rFonts w:ascii="Verdana" w:eastAsia="Verdana" w:hAnsi="Verdana" w:cs="Verdana"/>
          <w:color w:val="000000"/>
          <w:kern w:val="0"/>
          <w:sz w:val="18"/>
          <w:lang w:bidi="ar"/>
        </w:rPr>
        <w:t xml:space="preserve"> Tiantian Wang, XiaoHong Su . An Empirical Study on Software Defect Prediction Using Over-Sampling by SMOTE[J]. International Journal of Software Engineering and Knowledge Engineering, 2018, 28(06):811-830.</w:t>
      </w:r>
    </w:p>
    <w:p w14:paraId="488A8424" w14:textId="77777777"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[4] </w:t>
      </w:r>
      <w:r w:rsidR="0035494C" w:rsidRPr="007C62E7">
        <w:rPr>
          <w:rFonts w:ascii="Verdana" w:eastAsia="Verdana" w:hAnsi="Verdana" w:cs="Verdana"/>
          <w:color w:val="000000"/>
          <w:kern w:val="0"/>
          <w:sz w:val="18"/>
          <w:lang w:bidi="ar"/>
        </w:rPr>
        <w:t>Fanqi Meng, Xiaohong Su, Zhaoyang Qu. Interactive WCET prediction with Warning for Timeout Risk[J]. International Journal of Pattern Recognition and Artificial Intelligence, 2017, 31(5): https://doi.org/10.1142/S0218001417500124.</w:t>
      </w:r>
    </w:p>
    <w:p w14:paraId="04FC2249" w14:textId="77777777" w:rsidR="0035494C" w:rsidRPr="00FD62DD" w:rsidRDefault="007C62E7" w:rsidP="007C62E7">
      <w:pPr>
        <w:widowControl/>
        <w:spacing w:line="220" w:lineRule="atLeast"/>
        <w:ind w:leftChars="172" w:left="721" w:hangingChars="200" w:hanging="360"/>
        <w:jc w:val="left"/>
        <w:rPr>
          <w:sz w:val="24"/>
          <w:szCs w:val="24"/>
          <w:highlight w:val="yellow"/>
        </w:rPr>
      </w:pPr>
      <w:r>
        <w:rPr>
          <w:rFonts w:ascii="Verdana" w:eastAsia="Verdana" w:hAnsi="Verdana" w:cs="Verdana"/>
          <w:color w:val="000000"/>
          <w:kern w:val="0"/>
          <w:sz w:val="18"/>
          <w:lang w:bidi="ar"/>
        </w:rPr>
        <w:t xml:space="preserve">[5] </w:t>
      </w:r>
      <w:r w:rsidR="0035494C" w:rsidRPr="007C62E7">
        <w:rPr>
          <w:rFonts w:ascii="Verdana" w:eastAsia="Verdana" w:hAnsi="Verdana" w:cs="Verdana"/>
          <w:color w:val="000000"/>
          <w:kern w:val="0"/>
          <w:sz w:val="18"/>
          <w:lang w:bidi="ar"/>
        </w:rPr>
        <w:t>Syed Rizwan, Wang Tiantian, Su Xiaohong, Salahuddin, Empirical Study on Software Bug Prediction [C], 2017 International Conference on Software and e-Business,2017 December 28-30.</w:t>
      </w:r>
    </w:p>
    <w:p w14:paraId="57BC0FC1" w14:textId="77777777" w:rsidR="0035494C" w:rsidRPr="007C62E7" w:rsidRDefault="0035494C" w:rsidP="007C62E7">
      <w:pPr>
        <w:snapToGrid w:val="0"/>
        <w:spacing w:line="400" w:lineRule="exact"/>
        <w:ind w:firstLineChars="200" w:firstLine="420"/>
        <w:rPr>
          <w:rFonts w:ascii="宋体" w:hAnsi="宋体" w:cs="宋体"/>
          <w:color w:val="000000"/>
          <w:kern w:val="0"/>
          <w:lang w:bidi="ar"/>
        </w:rPr>
      </w:pPr>
      <w:r w:rsidRPr="007C62E7">
        <w:rPr>
          <w:rFonts w:ascii="宋体" w:hAnsi="宋体" w:cs="宋体" w:hint="eastAsia"/>
          <w:color w:val="000000"/>
          <w:kern w:val="0"/>
          <w:lang w:bidi="ar"/>
        </w:rPr>
        <w:t>软件故障定位方向发表的研究论文：</w:t>
      </w:r>
    </w:p>
    <w:p w14:paraId="64B532A8" w14:textId="77777777" w:rsidR="0035494C" w:rsidRPr="00E0017F" w:rsidRDefault="00E0017F" w:rsidP="00E0017F">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lastRenderedPageBreak/>
        <w:t xml:space="preserve">[1] </w:t>
      </w:r>
      <w:r w:rsidR="0035494C" w:rsidRPr="00E0017F">
        <w:rPr>
          <w:rFonts w:ascii="Verdana" w:eastAsia="Verdana" w:hAnsi="Verdana" w:cs="Verdana"/>
          <w:color w:val="000000"/>
          <w:kern w:val="0"/>
          <w:sz w:val="18"/>
          <w:lang w:bidi="ar"/>
        </w:rPr>
        <w:t xml:space="preserve">Gong </w:t>
      </w:r>
      <w:proofErr w:type="gramStart"/>
      <w:r w:rsidR="0035494C" w:rsidRPr="00E0017F">
        <w:rPr>
          <w:rFonts w:ascii="Verdana" w:eastAsia="Verdana" w:hAnsi="Verdana" w:cs="Verdana"/>
          <w:color w:val="000000"/>
          <w:kern w:val="0"/>
          <w:sz w:val="18"/>
          <w:lang w:bidi="ar"/>
        </w:rPr>
        <w:t>D ,</w:t>
      </w:r>
      <w:proofErr w:type="gramEnd"/>
      <w:r w:rsidR="0035494C" w:rsidRPr="00E0017F">
        <w:rPr>
          <w:rFonts w:ascii="Verdana" w:eastAsia="Verdana" w:hAnsi="Verdana" w:cs="Verdana"/>
          <w:color w:val="000000"/>
          <w:kern w:val="0"/>
          <w:sz w:val="18"/>
          <w:lang w:bidi="ar"/>
        </w:rPr>
        <w:t xml:space="preserve"> Su X , Wang T , et al. State dependency probabilistic model for fault localization[J]. Information and Software Technology, 2015, 57:430-445.</w:t>
      </w:r>
    </w:p>
    <w:p w14:paraId="1665452E" w14:textId="77777777" w:rsidR="0035494C" w:rsidRPr="00E0017F" w:rsidRDefault="00E0017F" w:rsidP="00E0017F">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[2] </w:t>
      </w:r>
      <w:r w:rsidR="0035494C" w:rsidRPr="00E0017F">
        <w:rPr>
          <w:rFonts w:ascii="Verdana" w:eastAsia="Verdana" w:hAnsi="Verdana" w:cs="Verdana"/>
          <w:color w:val="000000"/>
          <w:kern w:val="0"/>
          <w:sz w:val="18"/>
          <w:lang w:bidi="ar"/>
        </w:rPr>
        <w:t xml:space="preserve">Dandan </w:t>
      </w:r>
      <w:proofErr w:type="gramStart"/>
      <w:r w:rsidR="0035494C" w:rsidRPr="00E0017F">
        <w:rPr>
          <w:rFonts w:ascii="Verdana" w:eastAsia="Verdana" w:hAnsi="Verdana" w:cs="Verdana"/>
          <w:color w:val="000000"/>
          <w:kern w:val="0"/>
          <w:sz w:val="18"/>
          <w:lang w:bidi="ar"/>
        </w:rPr>
        <w:t>G ,</w:t>
      </w:r>
      <w:proofErr w:type="gramEnd"/>
      <w:r w:rsidR="0035494C" w:rsidRPr="00E0017F">
        <w:rPr>
          <w:rFonts w:ascii="Verdana" w:eastAsia="Verdana" w:hAnsi="Verdana" w:cs="Verdana"/>
          <w:color w:val="000000"/>
          <w:kern w:val="0"/>
          <w:sz w:val="18"/>
          <w:lang w:bidi="ar"/>
        </w:rPr>
        <w:t xml:space="preserve"> Tiantian W , Xiaohong S , et al. A test-suite reduction approach to improving fault-localization effectiveness[J]. Computer Languages, Systems &amp; Structures, 2013, 39(3):95-108.</w:t>
      </w:r>
    </w:p>
    <w:p w14:paraId="461BA9A3" w14:textId="77777777" w:rsidR="0035494C" w:rsidRPr="00E0017F" w:rsidRDefault="00E0017F" w:rsidP="00E0017F">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[3] </w:t>
      </w:r>
      <w:r w:rsidR="0035494C" w:rsidRPr="00E0017F">
        <w:rPr>
          <w:rFonts w:ascii="Verdana" w:eastAsia="Verdana" w:hAnsi="Verdana" w:cs="Verdana"/>
          <w:color w:val="000000"/>
          <w:kern w:val="0"/>
          <w:sz w:val="18"/>
          <w:lang w:bidi="ar"/>
        </w:rPr>
        <w:t xml:space="preserve">Su X </w:t>
      </w:r>
      <w:proofErr w:type="gramStart"/>
      <w:r w:rsidR="0035494C" w:rsidRPr="00E0017F">
        <w:rPr>
          <w:rFonts w:ascii="Verdana" w:eastAsia="Verdana" w:hAnsi="Verdana" w:cs="Verdana"/>
          <w:color w:val="000000"/>
          <w:kern w:val="0"/>
          <w:sz w:val="18"/>
          <w:lang w:bidi="ar"/>
        </w:rPr>
        <w:t>H ,</w:t>
      </w:r>
      <w:proofErr w:type="gramEnd"/>
      <w:r w:rsidR="0035494C" w:rsidRPr="00E0017F">
        <w:rPr>
          <w:rFonts w:ascii="Verdana" w:eastAsia="Verdana" w:hAnsi="Verdana" w:cs="Verdana"/>
          <w:color w:val="000000"/>
          <w:kern w:val="0"/>
          <w:sz w:val="18"/>
          <w:lang w:bidi="ar"/>
        </w:rPr>
        <w:t xml:space="preserve"> Gong D D , Wang T T , et al. A Survey of Automated Software Fault Localization Approach[J]. Applied Mechanics and Materials, 2014, 556-562:6102-6105.</w:t>
      </w:r>
    </w:p>
    <w:p w14:paraId="2E47A756" w14:textId="77777777" w:rsidR="0035494C" w:rsidRPr="00E0017F" w:rsidRDefault="00E0017F" w:rsidP="00E0017F">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[4] </w:t>
      </w:r>
      <w:r w:rsidR="0035494C" w:rsidRPr="00E0017F">
        <w:rPr>
          <w:rFonts w:ascii="Verdana" w:eastAsia="Verdana" w:hAnsi="Verdana" w:cs="Verdana"/>
          <w:color w:val="000000"/>
          <w:kern w:val="0"/>
          <w:sz w:val="18"/>
          <w:lang w:bidi="ar"/>
        </w:rPr>
        <w:t>Wang Tianitan, Wang Kechao, Su Xiaohong, etc. Invariant based Fault Localization by Analyzing Error Propagation[J]. Future Generation Computer System, 2019,94:549-563.</w:t>
      </w:r>
    </w:p>
    <w:p w14:paraId="0DEB4EE9" w14:textId="77777777" w:rsidR="0035494C" w:rsidRPr="00E0017F" w:rsidRDefault="00E0017F" w:rsidP="00E0017F">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[5] </w:t>
      </w:r>
      <w:r w:rsidR="0035494C" w:rsidRPr="00E0017F">
        <w:rPr>
          <w:rFonts w:ascii="Verdana" w:eastAsia="Verdana" w:hAnsi="Verdana" w:cs="Verdana"/>
          <w:color w:val="000000"/>
          <w:kern w:val="0"/>
          <w:sz w:val="18"/>
          <w:lang w:bidi="ar"/>
        </w:rPr>
        <w:t xml:space="preserve">Wang K C, Wang T </w:t>
      </w:r>
      <w:proofErr w:type="gramStart"/>
      <w:r w:rsidR="0035494C" w:rsidRPr="00E0017F">
        <w:rPr>
          <w:rFonts w:ascii="Verdana" w:eastAsia="Verdana" w:hAnsi="Verdana" w:cs="Verdana"/>
          <w:color w:val="000000"/>
          <w:kern w:val="0"/>
          <w:sz w:val="18"/>
          <w:lang w:bidi="ar"/>
        </w:rPr>
        <w:t>T ,</w:t>
      </w:r>
      <w:proofErr w:type="gramEnd"/>
      <w:r w:rsidR="0035494C" w:rsidRPr="00E0017F">
        <w:rPr>
          <w:rFonts w:ascii="Verdana" w:eastAsia="Verdana" w:hAnsi="Verdana" w:cs="Verdana"/>
          <w:color w:val="000000"/>
          <w:kern w:val="0"/>
          <w:sz w:val="18"/>
          <w:lang w:bidi="ar"/>
        </w:rPr>
        <w:t xml:space="preserve"> Su X H . Test case selection using multi-criteria optimization for effective fault localization[J]. Computing, 2018,100(8)</w:t>
      </w:r>
      <w:r w:rsidR="0035494C" w:rsidRPr="00E0017F">
        <w:rPr>
          <w:rFonts w:ascii="Verdana" w:eastAsia="Verdana" w:hAnsi="Verdana" w:cs="Verdana" w:hint="eastAsia"/>
          <w:color w:val="000000"/>
          <w:kern w:val="0"/>
          <w:sz w:val="18"/>
          <w:lang w:bidi="ar"/>
        </w:rPr>
        <w:t>：</w:t>
      </w:r>
      <w:r w:rsidR="0035494C" w:rsidRPr="00E0017F">
        <w:rPr>
          <w:rFonts w:ascii="Verdana" w:eastAsia="Verdana" w:hAnsi="Verdana" w:cs="Verdana"/>
          <w:color w:val="000000"/>
          <w:kern w:val="0"/>
          <w:sz w:val="18"/>
          <w:lang w:bidi="ar"/>
        </w:rPr>
        <w:t>787-808.</w:t>
      </w:r>
    </w:p>
    <w:p w14:paraId="173EEAC2" w14:textId="77777777" w:rsidR="0035494C" w:rsidRPr="00E0017F" w:rsidRDefault="00E0017F" w:rsidP="00E0017F">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Theme="minorEastAsia" w:hAnsi="Verdana" w:cs="Verdana" w:hint="eastAsia"/>
          <w:color w:val="000000"/>
          <w:kern w:val="0"/>
          <w:sz w:val="18"/>
          <w:lang w:bidi="ar"/>
        </w:rPr>
        <w:t xml:space="preserve">[6] </w:t>
      </w:r>
      <w:r w:rsidR="0035494C" w:rsidRPr="00E0017F">
        <w:rPr>
          <w:rFonts w:ascii="Verdana" w:eastAsia="Verdana" w:hAnsi="Verdana" w:cs="Verdana" w:hint="eastAsia"/>
          <w:color w:val="000000"/>
          <w:kern w:val="0"/>
          <w:sz w:val="18"/>
          <w:lang w:bidi="ar"/>
        </w:rPr>
        <w:t>苏小红</w:t>
      </w:r>
      <w:r w:rsidR="0035494C" w:rsidRPr="00E0017F">
        <w:rPr>
          <w:rFonts w:ascii="Verdana" w:eastAsia="Verdana" w:hAnsi="Verdana" w:cs="Verdana"/>
          <w:color w:val="000000"/>
          <w:kern w:val="0"/>
          <w:sz w:val="18"/>
          <w:lang w:bidi="ar"/>
        </w:rPr>
        <w:t xml:space="preserve">, </w:t>
      </w:r>
      <w:r w:rsidR="0035494C" w:rsidRPr="00E0017F">
        <w:rPr>
          <w:rFonts w:ascii="Verdana" w:eastAsia="Verdana" w:hAnsi="Verdana" w:cs="Verdana" w:hint="eastAsia"/>
          <w:color w:val="000000"/>
          <w:kern w:val="0"/>
          <w:sz w:val="18"/>
          <w:lang w:bidi="ar"/>
        </w:rPr>
        <w:t>王甜甜</w:t>
      </w:r>
      <w:r w:rsidR="0035494C" w:rsidRPr="00E0017F">
        <w:rPr>
          <w:rFonts w:ascii="Verdana" w:eastAsia="Verdana" w:hAnsi="Verdana" w:cs="Verdana"/>
          <w:color w:val="000000"/>
          <w:kern w:val="0"/>
          <w:sz w:val="18"/>
          <w:lang w:bidi="ar"/>
        </w:rPr>
        <w:t xml:space="preserve">, </w:t>
      </w:r>
      <w:r w:rsidR="0035494C" w:rsidRPr="00E0017F">
        <w:rPr>
          <w:rFonts w:ascii="Verdana" w:eastAsia="Verdana" w:hAnsi="Verdana" w:cs="Verdana" w:hint="eastAsia"/>
          <w:color w:val="000000"/>
          <w:kern w:val="0"/>
          <w:sz w:val="18"/>
          <w:lang w:bidi="ar"/>
        </w:rPr>
        <w:t>杨劭君</w:t>
      </w:r>
      <w:r w:rsidR="0035494C" w:rsidRPr="00E0017F">
        <w:rPr>
          <w:rFonts w:ascii="Verdana" w:eastAsia="Verdana" w:hAnsi="Verdana" w:cs="Verdana"/>
          <w:color w:val="000000"/>
          <w:kern w:val="0"/>
          <w:sz w:val="18"/>
          <w:lang w:bidi="ar"/>
        </w:rPr>
        <w:t xml:space="preserve">, et al. </w:t>
      </w:r>
      <w:r w:rsidR="0035494C" w:rsidRPr="00E0017F">
        <w:rPr>
          <w:rFonts w:ascii="Verdana" w:eastAsia="Verdana" w:hAnsi="Verdana" w:cs="Verdana" w:hint="eastAsia"/>
          <w:color w:val="000000"/>
          <w:kern w:val="0"/>
          <w:sz w:val="18"/>
          <w:lang w:bidi="ar"/>
        </w:rPr>
        <w:t>一种基于加权软件行为图挖掘的软件错误定位方法</w:t>
      </w:r>
      <w:r w:rsidR="0035494C" w:rsidRPr="00E0017F">
        <w:rPr>
          <w:rFonts w:ascii="Verdana" w:eastAsia="Verdana" w:hAnsi="Verdana" w:cs="Verdana"/>
          <w:color w:val="000000"/>
          <w:kern w:val="0"/>
          <w:sz w:val="18"/>
          <w:lang w:bidi="ar"/>
        </w:rPr>
        <w:t xml:space="preserve">[J]. </w:t>
      </w:r>
      <w:r w:rsidR="0035494C" w:rsidRPr="00E0017F">
        <w:rPr>
          <w:rFonts w:ascii="Verdana" w:eastAsia="Verdana" w:hAnsi="Verdana" w:cs="Verdana" w:hint="eastAsia"/>
          <w:color w:val="000000"/>
          <w:kern w:val="0"/>
          <w:sz w:val="18"/>
          <w:lang w:bidi="ar"/>
        </w:rPr>
        <w:t>计算机学报</w:t>
      </w:r>
      <w:r w:rsidR="0035494C" w:rsidRPr="00E0017F">
        <w:rPr>
          <w:rFonts w:ascii="Verdana" w:eastAsia="Verdana" w:hAnsi="Verdana" w:cs="Verdana"/>
          <w:color w:val="000000"/>
          <w:kern w:val="0"/>
          <w:sz w:val="18"/>
          <w:lang w:bidi="ar"/>
        </w:rPr>
        <w:t>, 2016, 39(11):2175-2184.</w:t>
      </w:r>
    </w:p>
    <w:p w14:paraId="63C0CB19" w14:textId="77777777" w:rsidR="0035494C" w:rsidRPr="00E0017F" w:rsidRDefault="00E0017F" w:rsidP="00E0017F">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[7] </w:t>
      </w:r>
      <w:r w:rsidR="0035494C" w:rsidRPr="00E0017F">
        <w:rPr>
          <w:rFonts w:ascii="Verdana" w:eastAsia="Verdana" w:hAnsi="Verdana" w:cs="Verdana" w:hint="eastAsia"/>
          <w:color w:val="000000"/>
          <w:kern w:val="0"/>
          <w:sz w:val="18"/>
          <w:lang w:bidi="ar"/>
        </w:rPr>
        <w:t>王克朝</w:t>
      </w:r>
      <w:r w:rsidR="0035494C" w:rsidRPr="00E0017F">
        <w:rPr>
          <w:rFonts w:ascii="Verdana" w:eastAsia="Verdana" w:hAnsi="Verdana" w:cs="Verdana"/>
          <w:color w:val="000000"/>
          <w:kern w:val="0"/>
          <w:sz w:val="18"/>
          <w:lang w:bidi="ar"/>
        </w:rPr>
        <w:t xml:space="preserve">, </w:t>
      </w:r>
      <w:r w:rsidR="0035494C" w:rsidRPr="00E0017F">
        <w:rPr>
          <w:rFonts w:ascii="Verdana" w:eastAsia="Verdana" w:hAnsi="Verdana" w:cs="Verdana" w:hint="eastAsia"/>
          <w:color w:val="000000"/>
          <w:kern w:val="0"/>
          <w:sz w:val="18"/>
          <w:lang w:bidi="ar"/>
        </w:rPr>
        <w:t>王甜甜</w:t>
      </w:r>
      <w:r w:rsidR="0035494C" w:rsidRPr="00E0017F">
        <w:rPr>
          <w:rFonts w:ascii="Verdana" w:eastAsia="Verdana" w:hAnsi="Verdana" w:cs="Verdana"/>
          <w:color w:val="000000"/>
          <w:kern w:val="0"/>
          <w:sz w:val="18"/>
          <w:lang w:bidi="ar"/>
        </w:rPr>
        <w:t xml:space="preserve">, </w:t>
      </w:r>
      <w:r w:rsidR="0035494C" w:rsidRPr="00E0017F">
        <w:rPr>
          <w:rFonts w:ascii="Verdana" w:eastAsia="Verdana" w:hAnsi="Verdana" w:cs="Verdana" w:hint="eastAsia"/>
          <w:color w:val="000000"/>
          <w:kern w:val="0"/>
          <w:sz w:val="18"/>
          <w:lang w:bidi="ar"/>
        </w:rPr>
        <w:t>苏小红</w:t>
      </w:r>
      <w:r w:rsidR="0035494C" w:rsidRPr="00E0017F">
        <w:rPr>
          <w:rFonts w:ascii="Verdana" w:eastAsia="Verdana" w:hAnsi="Verdana" w:cs="Verdana"/>
          <w:color w:val="000000"/>
          <w:kern w:val="0"/>
          <w:sz w:val="18"/>
          <w:lang w:bidi="ar"/>
        </w:rPr>
        <w:t xml:space="preserve">, et al. </w:t>
      </w:r>
      <w:r w:rsidR="0035494C" w:rsidRPr="00E0017F">
        <w:rPr>
          <w:rFonts w:ascii="Verdana" w:eastAsia="Verdana" w:hAnsi="Verdana" w:cs="Verdana" w:hint="eastAsia"/>
          <w:color w:val="000000"/>
          <w:kern w:val="0"/>
          <w:sz w:val="18"/>
          <w:lang w:bidi="ar"/>
        </w:rPr>
        <w:t>软件错误自动定位关键科学问题及研究进展</w:t>
      </w:r>
      <w:r w:rsidR="0035494C" w:rsidRPr="00E0017F">
        <w:rPr>
          <w:rFonts w:ascii="Verdana" w:eastAsia="Verdana" w:hAnsi="Verdana" w:cs="Verdana"/>
          <w:color w:val="000000"/>
          <w:kern w:val="0"/>
          <w:sz w:val="18"/>
          <w:lang w:bidi="ar"/>
        </w:rPr>
        <w:t xml:space="preserve">[J]. </w:t>
      </w:r>
      <w:r w:rsidR="0035494C" w:rsidRPr="00E0017F">
        <w:rPr>
          <w:rFonts w:ascii="Verdana" w:eastAsia="Verdana" w:hAnsi="Verdana" w:cs="Verdana" w:hint="eastAsia"/>
          <w:color w:val="000000"/>
          <w:kern w:val="0"/>
          <w:sz w:val="18"/>
          <w:lang w:bidi="ar"/>
        </w:rPr>
        <w:t>计算机学报</w:t>
      </w:r>
      <w:r w:rsidR="0035494C" w:rsidRPr="00E0017F">
        <w:rPr>
          <w:rFonts w:ascii="Verdana" w:eastAsia="Verdana" w:hAnsi="Verdana" w:cs="Verdana"/>
          <w:color w:val="000000"/>
          <w:kern w:val="0"/>
          <w:sz w:val="18"/>
          <w:lang w:bidi="ar"/>
        </w:rPr>
        <w:t>, 2015(11):2262-2271.</w:t>
      </w:r>
    </w:p>
    <w:p w14:paraId="763C67E1" w14:textId="77777777" w:rsidR="0035494C" w:rsidRPr="00E0017F" w:rsidRDefault="00E0017F" w:rsidP="00E0017F">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[8] </w:t>
      </w:r>
      <w:r w:rsidR="0035494C" w:rsidRPr="00E0017F">
        <w:rPr>
          <w:rFonts w:ascii="Verdana" w:eastAsia="Verdana" w:hAnsi="Verdana" w:cs="Verdana" w:hint="eastAsia"/>
          <w:color w:val="000000"/>
          <w:kern w:val="0"/>
          <w:sz w:val="18"/>
          <w:lang w:bidi="ar"/>
        </w:rPr>
        <w:t>苏小红</w:t>
      </w:r>
      <w:r w:rsidR="0035494C" w:rsidRPr="00E0017F">
        <w:rPr>
          <w:rFonts w:ascii="Verdana" w:eastAsia="Verdana" w:hAnsi="Verdana" w:cs="Verdana"/>
          <w:color w:val="000000"/>
          <w:kern w:val="0"/>
          <w:sz w:val="18"/>
          <w:lang w:bidi="ar"/>
        </w:rPr>
        <w:t xml:space="preserve">, </w:t>
      </w:r>
      <w:r w:rsidR="0035494C" w:rsidRPr="00E0017F">
        <w:rPr>
          <w:rFonts w:ascii="Verdana" w:eastAsia="Verdana" w:hAnsi="Verdana" w:cs="Verdana" w:hint="eastAsia"/>
          <w:color w:val="000000"/>
          <w:kern w:val="0"/>
          <w:sz w:val="18"/>
          <w:lang w:bidi="ar"/>
        </w:rPr>
        <w:t>龚丹丹</w:t>
      </w:r>
      <w:r w:rsidR="0035494C" w:rsidRPr="00E0017F">
        <w:rPr>
          <w:rFonts w:ascii="Verdana" w:eastAsia="Verdana" w:hAnsi="Verdana" w:cs="Verdana"/>
          <w:color w:val="000000"/>
          <w:kern w:val="0"/>
          <w:sz w:val="18"/>
          <w:lang w:bidi="ar"/>
        </w:rPr>
        <w:t xml:space="preserve">, </w:t>
      </w:r>
      <w:r w:rsidR="0035494C" w:rsidRPr="00E0017F">
        <w:rPr>
          <w:rFonts w:ascii="Verdana" w:eastAsia="Verdana" w:hAnsi="Verdana" w:cs="Verdana" w:hint="eastAsia"/>
          <w:color w:val="000000"/>
          <w:kern w:val="0"/>
          <w:sz w:val="18"/>
          <w:lang w:bidi="ar"/>
        </w:rPr>
        <w:t>王甜甜</w:t>
      </w:r>
      <w:r w:rsidR="0035494C" w:rsidRPr="00E0017F">
        <w:rPr>
          <w:rFonts w:ascii="Verdana" w:eastAsia="Verdana" w:hAnsi="Verdana" w:cs="Verdana"/>
          <w:color w:val="000000"/>
          <w:kern w:val="0"/>
          <w:sz w:val="18"/>
          <w:lang w:bidi="ar"/>
        </w:rPr>
        <w:t xml:space="preserve">, et al. </w:t>
      </w:r>
      <w:r w:rsidR="0035494C" w:rsidRPr="00E0017F">
        <w:rPr>
          <w:rFonts w:ascii="Verdana" w:eastAsia="Verdana" w:hAnsi="Verdana" w:cs="Verdana" w:hint="eastAsia"/>
          <w:color w:val="000000"/>
          <w:kern w:val="0"/>
          <w:sz w:val="18"/>
          <w:lang w:bidi="ar"/>
        </w:rPr>
        <w:t>结合用例约简与联合依赖概率建模的错误定位</w:t>
      </w:r>
      <w:r w:rsidR="0035494C" w:rsidRPr="00E0017F">
        <w:rPr>
          <w:rFonts w:ascii="Verdana" w:eastAsia="Verdana" w:hAnsi="Verdana" w:cs="Verdana"/>
          <w:color w:val="000000"/>
          <w:kern w:val="0"/>
          <w:sz w:val="18"/>
          <w:lang w:bidi="ar"/>
        </w:rPr>
        <w:t xml:space="preserve">[J]. </w:t>
      </w:r>
      <w:r w:rsidR="0035494C" w:rsidRPr="00E0017F">
        <w:rPr>
          <w:rFonts w:ascii="Verdana" w:eastAsia="Verdana" w:hAnsi="Verdana" w:cs="Verdana" w:hint="eastAsia"/>
          <w:color w:val="000000"/>
          <w:kern w:val="0"/>
          <w:sz w:val="18"/>
          <w:lang w:bidi="ar"/>
        </w:rPr>
        <w:t>软件学报</w:t>
      </w:r>
      <w:r w:rsidR="0035494C" w:rsidRPr="00E0017F">
        <w:rPr>
          <w:rFonts w:ascii="Verdana" w:eastAsia="Verdana" w:hAnsi="Verdana" w:cs="Verdana"/>
          <w:color w:val="000000"/>
          <w:kern w:val="0"/>
          <w:sz w:val="18"/>
          <w:lang w:bidi="ar"/>
        </w:rPr>
        <w:t>, 2014(7):1492-1501.</w:t>
      </w:r>
    </w:p>
    <w:p w14:paraId="066A0EDD" w14:textId="77777777" w:rsidR="0035494C" w:rsidRPr="00E0017F" w:rsidRDefault="00E0017F" w:rsidP="00E0017F">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[9</w:t>
      </w:r>
      <w:r>
        <w:rPr>
          <w:rFonts w:ascii="Verdana" w:eastAsiaTheme="minorEastAsia" w:hAnsi="Verdana" w:cs="Verdana" w:hint="eastAsia"/>
          <w:color w:val="000000"/>
          <w:kern w:val="0"/>
          <w:sz w:val="18"/>
          <w:lang w:bidi="ar"/>
        </w:rPr>
        <w:t xml:space="preserve">] </w:t>
      </w:r>
      <w:r w:rsidR="0035494C" w:rsidRPr="00E0017F">
        <w:rPr>
          <w:rFonts w:ascii="Verdana" w:eastAsia="Verdana" w:hAnsi="Verdana" w:cs="Verdana" w:hint="eastAsia"/>
          <w:color w:val="000000"/>
          <w:kern w:val="0"/>
          <w:sz w:val="18"/>
          <w:lang w:bidi="ar"/>
        </w:rPr>
        <w:t>王克朝</w:t>
      </w:r>
      <w:r w:rsidR="0035494C" w:rsidRPr="00E0017F">
        <w:rPr>
          <w:rFonts w:ascii="Verdana" w:eastAsia="Verdana" w:hAnsi="Verdana" w:cs="Verdana"/>
          <w:color w:val="000000"/>
          <w:kern w:val="0"/>
          <w:sz w:val="18"/>
          <w:lang w:bidi="ar"/>
        </w:rPr>
        <w:t xml:space="preserve">, </w:t>
      </w:r>
      <w:r w:rsidR="0035494C" w:rsidRPr="00E0017F">
        <w:rPr>
          <w:rFonts w:ascii="Verdana" w:eastAsia="Verdana" w:hAnsi="Verdana" w:cs="Verdana" w:hint="eastAsia"/>
          <w:color w:val="000000"/>
          <w:kern w:val="0"/>
          <w:sz w:val="18"/>
          <w:lang w:bidi="ar"/>
        </w:rPr>
        <w:t>王甜甜</w:t>
      </w:r>
      <w:r w:rsidR="0035494C" w:rsidRPr="00E0017F">
        <w:rPr>
          <w:rFonts w:ascii="Verdana" w:eastAsia="Verdana" w:hAnsi="Verdana" w:cs="Verdana"/>
          <w:color w:val="000000"/>
          <w:kern w:val="0"/>
          <w:sz w:val="18"/>
          <w:lang w:bidi="ar"/>
        </w:rPr>
        <w:t xml:space="preserve">, </w:t>
      </w:r>
      <w:r w:rsidR="0035494C" w:rsidRPr="00E0017F">
        <w:rPr>
          <w:rFonts w:ascii="Verdana" w:eastAsia="Verdana" w:hAnsi="Verdana" w:cs="Verdana" w:hint="eastAsia"/>
          <w:color w:val="000000"/>
          <w:kern w:val="0"/>
          <w:sz w:val="18"/>
          <w:lang w:bidi="ar"/>
        </w:rPr>
        <w:t>苏小红</w:t>
      </w:r>
      <w:r w:rsidR="0035494C" w:rsidRPr="00E0017F">
        <w:rPr>
          <w:rFonts w:ascii="Verdana" w:eastAsia="Verdana" w:hAnsi="Verdana" w:cs="Verdana"/>
          <w:color w:val="000000"/>
          <w:kern w:val="0"/>
          <w:sz w:val="18"/>
          <w:lang w:bidi="ar"/>
        </w:rPr>
        <w:t xml:space="preserve">, et al. </w:t>
      </w:r>
      <w:r w:rsidR="0035494C" w:rsidRPr="00E0017F">
        <w:rPr>
          <w:rFonts w:ascii="Verdana" w:eastAsia="Verdana" w:hAnsi="Verdana" w:cs="Verdana" w:hint="eastAsia"/>
          <w:color w:val="000000"/>
          <w:kern w:val="0"/>
          <w:sz w:val="18"/>
          <w:lang w:bidi="ar"/>
        </w:rPr>
        <w:t>面向有效错误定位的测试用例优选方法</w:t>
      </w:r>
      <w:r w:rsidR="0035494C" w:rsidRPr="00E0017F">
        <w:rPr>
          <w:rFonts w:ascii="Verdana" w:eastAsia="Verdana" w:hAnsi="Verdana" w:cs="Verdana"/>
          <w:color w:val="000000"/>
          <w:kern w:val="0"/>
          <w:sz w:val="18"/>
          <w:lang w:bidi="ar"/>
        </w:rPr>
        <w:t xml:space="preserve">[J]. </w:t>
      </w:r>
      <w:r w:rsidR="0035494C" w:rsidRPr="00E0017F">
        <w:rPr>
          <w:rFonts w:ascii="Verdana" w:eastAsia="Verdana" w:hAnsi="Verdana" w:cs="Verdana" w:hint="eastAsia"/>
          <w:color w:val="000000"/>
          <w:kern w:val="0"/>
          <w:sz w:val="18"/>
          <w:lang w:bidi="ar"/>
        </w:rPr>
        <w:t>计算机研究与发展</w:t>
      </w:r>
      <w:r w:rsidR="0035494C" w:rsidRPr="00E0017F">
        <w:rPr>
          <w:rFonts w:ascii="Verdana" w:eastAsia="Verdana" w:hAnsi="Verdana" w:cs="Verdana"/>
          <w:color w:val="000000"/>
          <w:kern w:val="0"/>
          <w:sz w:val="18"/>
          <w:lang w:bidi="ar"/>
        </w:rPr>
        <w:t>, 2014, 51(4):865-873.</w:t>
      </w:r>
    </w:p>
    <w:p w14:paraId="2DC8EBF5" w14:textId="77777777" w:rsidR="0035494C" w:rsidRPr="006D2CFD" w:rsidRDefault="0035494C" w:rsidP="006D2CFD">
      <w:pPr>
        <w:snapToGrid w:val="0"/>
        <w:spacing w:line="400" w:lineRule="exact"/>
        <w:ind w:firstLineChars="200" w:firstLine="420"/>
        <w:rPr>
          <w:rFonts w:ascii="宋体" w:hAnsi="宋体" w:cs="宋体"/>
          <w:color w:val="000000"/>
          <w:kern w:val="0"/>
          <w:lang w:bidi="ar"/>
        </w:rPr>
      </w:pPr>
      <w:r w:rsidRPr="006D2CFD">
        <w:rPr>
          <w:rFonts w:ascii="宋体" w:hAnsi="宋体" w:cs="宋体" w:hint="eastAsia"/>
          <w:color w:val="000000"/>
          <w:kern w:val="0"/>
          <w:lang w:bidi="ar"/>
        </w:rPr>
        <w:t>在程序分析方向获得国家发明专利</w:t>
      </w:r>
      <w:r w:rsidRPr="006D2CFD">
        <w:rPr>
          <w:rFonts w:ascii="宋体" w:hAnsi="宋体" w:cs="宋体"/>
          <w:color w:val="000000"/>
          <w:kern w:val="0"/>
          <w:lang w:bidi="ar"/>
        </w:rPr>
        <w:t>6</w:t>
      </w:r>
      <w:r w:rsidRPr="006D2CFD">
        <w:rPr>
          <w:rFonts w:ascii="宋体" w:hAnsi="宋体" w:cs="宋体" w:hint="eastAsia"/>
          <w:color w:val="000000"/>
          <w:kern w:val="0"/>
          <w:lang w:bidi="ar"/>
        </w:rPr>
        <w:t>项，申请国家发明专利</w:t>
      </w:r>
      <w:r w:rsidRPr="006D2CFD">
        <w:rPr>
          <w:rFonts w:ascii="宋体" w:hAnsi="宋体" w:cs="宋体"/>
          <w:color w:val="000000"/>
          <w:kern w:val="0"/>
          <w:lang w:bidi="ar"/>
        </w:rPr>
        <w:t>2</w:t>
      </w:r>
      <w:r w:rsidRPr="006D2CFD">
        <w:rPr>
          <w:rFonts w:ascii="宋体" w:hAnsi="宋体" w:cs="宋体" w:hint="eastAsia"/>
          <w:color w:val="000000"/>
          <w:kern w:val="0"/>
          <w:lang w:bidi="ar"/>
        </w:rPr>
        <w:t>项：</w:t>
      </w:r>
    </w:p>
    <w:p w14:paraId="1010EE46" w14:textId="77777777"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Theme="minorEastAsia" w:hAnsi="Verdana" w:cs="Verdana" w:hint="eastAsia"/>
          <w:color w:val="000000"/>
          <w:kern w:val="0"/>
          <w:sz w:val="18"/>
          <w:lang w:bidi="ar"/>
        </w:rPr>
        <w:t xml:space="preserve">[1]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龚丹丹</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王甜甜</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马培军</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王煜</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赵玲玲</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，国家发明专利：基于状态依赖概率建模的软件错误定位方法</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，已授权，</w:t>
      </w:r>
      <w:r w:rsidR="0035494C" w:rsidRPr="006D2CFD">
        <w:rPr>
          <w:rFonts w:ascii="Verdana" w:eastAsia="Verdana" w:hAnsi="Verdana" w:cs="Verdana"/>
          <w:color w:val="000000"/>
          <w:kern w:val="0"/>
          <w:sz w:val="18"/>
          <w:lang w:bidi="ar"/>
        </w:rPr>
        <w:t xml:space="preserve"> 2015.3.3, 201310099998.0</w:t>
      </w:r>
    </w:p>
    <w:p w14:paraId="7491A5DB" w14:textId="77777777"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[2] </w:t>
      </w:r>
      <w:r w:rsidR="0035494C" w:rsidRPr="006D2CFD">
        <w:rPr>
          <w:rFonts w:ascii="Verdana" w:eastAsia="Verdana" w:hAnsi="Verdana" w:cs="Verdana" w:hint="eastAsia"/>
          <w:color w:val="000000"/>
          <w:kern w:val="0"/>
          <w:sz w:val="18"/>
          <w:lang w:bidi="ar"/>
        </w:rPr>
        <w:t>王甜甜</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王克朝,苏小红，</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国家发明专利：一种程序代码编程模式著作权归属检测模型的著作权归属检测方法，已授权，</w:t>
      </w:r>
      <w:r w:rsidR="0035494C" w:rsidRPr="006D2CFD">
        <w:rPr>
          <w:rFonts w:ascii="Verdana" w:eastAsia="Verdana" w:hAnsi="Verdana" w:cs="Verdana"/>
          <w:color w:val="000000"/>
          <w:kern w:val="0"/>
          <w:sz w:val="18"/>
          <w:lang w:bidi="ar"/>
        </w:rPr>
        <w:t xml:space="preserve">2015.5.6, 201210508663.5 </w:t>
      </w:r>
    </w:p>
    <w:p w14:paraId="1294A5C4" w14:textId="77777777"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[3] </w:t>
      </w:r>
      <w:r w:rsidR="0035494C" w:rsidRPr="006D2CFD">
        <w:rPr>
          <w:rFonts w:ascii="Verdana" w:eastAsia="Verdana" w:hAnsi="Verdana" w:cs="Verdana" w:hint="eastAsia"/>
          <w:color w:val="000000"/>
          <w:kern w:val="0"/>
          <w:sz w:val="18"/>
          <w:lang w:bidi="ar"/>
        </w:rPr>
        <w:t>龚丹丹</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王甜甜</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马培军</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王煜</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赵玲玲</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，国家发明专利：一种面向错误定位需求的测试用例约</w:t>
      </w:r>
      <w:proofErr w:type="gramStart"/>
      <w:r w:rsidR="0035494C" w:rsidRPr="006D2CFD">
        <w:rPr>
          <w:rFonts w:ascii="Verdana" w:eastAsia="Verdana" w:hAnsi="Verdana" w:cs="Verdana" w:hint="eastAsia"/>
          <w:color w:val="000000"/>
          <w:kern w:val="0"/>
          <w:sz w:val="18"/>
          <w:lang w:bidi="ar"/>
        </w:rPr>
        <w:t>简方法</w:t>
      </w:r>
      <w:proofErr w:type="gramEnd"/>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，已授权，</w:t>
      </w:r>
      <w:r w:rsidR="0035494C" w:rsidRPr="006D2CFD">
        <w:rPr>
          <w:rFonts w:ascii="Verdana" w:eastAsia="Verdana" w:hAnsi="Verdana" w:cs="Verdana"/>
          <w:color w:val="000000"/>
          <w:kern w:val="0"/>
          <w:sz w:val="18"/>
          <w:lang w:bidi="ar"/>
        </w:rPr>
        <w:t xml:space="preserve">201310099877.6 </w:t>
      </w:r>
    </w:p>
    <w:p w14:paraId="6BA8168F" w14:textId="77777777"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[4]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龚丹丹</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马培军</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王甜甜</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赵玲玲</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王煜</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，国家发明专利：基于联合依赖概率建模的软件错误定位方法</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，已授权，</w:t>
      </w:r>
      <w:r w:rsidR="0035494C" w:rsidRPr="006D2CFD">
        <w:rPr>
          <w:rFonts w:ascii="Verdana" w:eastAsia="Verdana" w:hAnsi="Verdana" w:cs="Verdana"/>
          <w:color w:val="000000"/>
          <w:kern w:val="0"/>
          <w:sz w:val="18"/>
          <w:lang w:bidi="ar"/>
        </w:rPr>
        <w:t>201310099997.6</w:t>
      </w:r>
    </w:p>
    <w:p w14:paraId="2A765B4B" w14:textId="77777777"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[5] </w:t>
      </w:r>
      <w:r w:rsidR="0035494C" w:rsidRPr="006D2CFD">
        <w:rPr>
          <w:rFonts w:ascii="Verdana" w:eastAsia="Verdana" w:hAnsi="Verdana" w:cs="Verdana" w:hint="eastAsia"/>
          <w:color w:val="000000"/>
          <w:kern w:val="0"/>
          <w:sz w:val="18"/>
          <w:lang w:bidi="ar"/>
        </w:rPr>
        <w:t>邱景</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马培军</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赵玲玲</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王甜甜</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国家发明专利：</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一种新的使用逆向扩展控制流图的静态函数识别方法</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已授权，</w:t>
      </w:r>
      <w:r w:rsidR="0035494C" w:rsidRPr="006D2CFD">
        <w:rPr>
          <w:rFonts w:ascii="Verdana" w:eastAsia="Verdana" w:hAnsi="Verdana" w:cs="Verdana"/>
          <w:color w:val="000000"/>
          <w:kern w:val="0"/>
          <w:sz w:val="18"/>
          <w:lang w:bidi="ar"/>
        </w:rPr>
        <w:t>2013102919410</w:t>
      </w:r>
    </w:p>
    <w:p w14:paraId="19992317" w14:textId="77777777"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[6] </w:t>
      </w:r>
      <w:r w:rsidR="0035494C" w:rsidRPr="006D2CFD">
        <w:rPr>
          <w:rFonts w:ascii="Verdana" w:eastAsia="Verdana" w:hAnsi="Verdana" w:cs="Verdana" w:hint="eastAsia"/>
          <w:color w:val="000000"/>
          <w:kern w:val="0"/>
          <w:sz w:val="18"/>
          <w:lang w:bidi="ar"/>
        </w:rPr>
        <w:t>邱景</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马培军</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赵玲玲</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王甜甜</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国家发明专利：一种使用收缩执行依赖图识别库函数的方法</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已授权，</w:t>
      </w:r>
      <w:r w:rsidR="0035494C" w:rsidRPr="006D2CFD">
        <w:rPr>
          <w:rFonts w:ascii="Verdana" w:eastAsia="Verdana" w:hAnsi="Verdana" w:cs="Verdana"/>
          <w:color w:val="000000"/>
          <w:kern w:val="0"/>
          <w:sz w:val="18"/>
          <w:lang w:bidi="ar"/>
        </w:rPr>
        <w:t>2013105721740</w:t>
      </w:r>
    </w:p>
    <w:p w14:paraId="22E3F0D7" w14:textId="77777777"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Theme="minorEastAsia" w:hAnsi="Verdana" w:cs="Verdana" w:hint="eastAsia"/>
          <w:color w:val="000000"/>
          <w:kern w:val="0"/>
          <w:sz w:val="18"/>
          <w:lang w:bidi="ar"/>
        </w:rPr>
        <w:t>[</w:t>
      </w:r>
      <w:r>
        <w:rPr>
          <w:rFonts w:ascii="Verdana" w:eastAsiaTheme="minorEastAsia" w:hAnsi="Verdana" w:cs="Verdana"/>
          <w:color w:val="000000"/>
          <w:kern w:val="0"/>
          <w:sz w:val="18"/>
          <w:lang w:bidi="ar"/>
        </w:rPr>
        <w:t>7</w:t>
      </w:r>
      <w:r>
        <w:rPr>
          <w:rFonts w:ascii="Verdana" w:eastAsiaTheme="minorEastAsia" w:hAnsi="Verdana" w:cs="Verdana" w:hint="eastAsia"/>
          <w:color w:val="000000"/>
          <w:kern w:val="0"/>
          <w:sz w:val="18"/>
          <w:lang w:bidi="ar"/>
        </w:rPr>
        <w:t xml:space="preserve">] </w:t>
      </w:r>
      <w:r w:rsidR="0035494C" w:rsidRPr="006D2CFD">
        <w:rPr>
          <w:rFonts w:ascii="Verdana" w:eastAsia="Verdana" w:hAnsi="Verdana" w:cs="Verdana" w:hint="eastAsia"/>
          <w:color w:val="000000"/>
          <w:kern w:val="0"/>
          <w:sz w:val="18"/>
          <w:lang w:bidi="ar"/>
        </w:rPr>
        <w:t>王甜甜</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王克朝</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一种程序错误自动修正方法、装置、电子设备及存储介质，申请</w:t>
      </w:r>
      <w:r w:rsidR="0035494C" w:rsidRPr="006D2CFD">
        <w:rPr>
          <w:rFonts w:ascii="Verdana" w:eastAsia="Verdana" w:hAnsi="Verdana" w:cs="Verdana"/>
          <w:color w:val="000000"/>
          <w:kern w:val="0"/>
          <w:sz w:val="18"/>
          <w:lang w:bidi="ar"/>
        </w:rPr>
        <w:t>,2018.10.9</w:t>
      </w:r>
      <w:r w:rsidR="0035494C" w:rsidRPr="006D2CFD">
        <w:rPr>
          <w:rFonts w:ascii="Verdana" w:eastAsia="Verdana" w:hAnsi="Verdana" w:cs="Verdana" w:hint="eastAsia"/>
          <w:color w:val="000000"/>
          <w:kern w:val="0"/>
          <w:sz w:val="18"/>
          <w:lang w:bidi="ar"/>
        </w:rPr>
        <w:t>，</w:t>
      </w:r>
      <w:r w:rsidR="0035494C" w:rsidRPr="006D2CFD">
        <w:rPr>
          <w:rFonts w:ascii="Verdana" w:eastAsia="Verdana" w:hAnsi="Verdana" w:cs="Verdana"/>
          <w:color w:val="000000"/>
          <w:kern w:val="0"/>
          <w:sz w:val="18"/>
          <w:lang w:bidi="ar"/>
        </w:rPr>
        <w:t>2018109506835</w:t>
      </w:r>
    </w:p>
    <w:p w14:paraId="1D9B2686" w14:textId="77777777"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color w:val="000000"/>
          <w:kern w:val="0"/>
          <w:sz w:val="18"/>
          <w:lang w:bidi="ar"/>
        </w:rPr>
        <w:t xml:space="preserve"> </w:t>
      </w:r>
      <w:r w:rsidR="006D2CFD">
        <w:rPr>
          <w:rFonts w:ascii="Verdana" w:eastAsia="Verdana" w:hAnsi="Verdana" w:cs="Verdana"/>
          <w:color w:val="000000"/>
          <w:kern w:val="0"/>
          <w:sz w:val="18"/>
          <w:lang w:bidi="ar"/>
        </w:rPr>
        <w:t xml:space="preserve">[8] </w:t>
      </w:r>
      <w:r w:rsidRPr="006D2CFD">
        <w:rPr>
          <w:rFonts w:ascii="Verdana" w:eastAsia="Verdana" w:hAnsi="Verdana" w:cs="Verdana" w:hint="eastAsia"/>
          <w:color w:val="000000"/>
          <w:kern w:val="0"/>
          <w:sz w:val="18"/>
          <w:lang w:bidi="ar"/>
        </w:rPr>
        <w:t>王甜甜</w:t>
      </w:r>
      <w:r w:rsidRPr="006D2CFD">
        <w:rPr>
          <w:rFonts w:ascii="Verdana" w:eastAsia="Verdana" w:hAnsi="Verdana" w:cs="Verdana"/>
          <w:color w:val="000000"/>
          <w:kern w:val="0"/>
          <w:sz w:val="18"/>
          <w:lang w:bidi="ar"/>
        </w:rPr>
        <w:t xml:space="preserve">; </w:t>
      </w:r>
      <w:r w:rsidRPr="006D2CFD">
        <w:rPr>
          <w:rFonts w:ascii="Verdana" w:eastAsia="Verdana" w:hAnsi="Verdana" w:cs="Verdana" w:hint="eastAsia"/>
          <w:color w:val="000000"/>
          <w:kern w:val="0"/>
          <w:sz w:val="18"/>
          <w:lang w:bidi="ar"/>
        </w:rPr>
        <w:t>王克朝</w:t>
      </w:r>
      <w:r w:rsidRPr="006D2CFD">
        <w:rPr>
          <w:rFonts w:ascii="Verdana" w:eastAsia="Verdana" w:hAnsi="Verdana" w:cs="Verdana"/>
          <w:color w:val="000000"/>
          <w:kern w:val="0"/>
          <w:sz w:val="18"/>
          <w:lang w:bidi="ar"/>
        </w:rPr>
        <w:t xml:space="preserve">; </w:t>
      </w:r>
      <w:r w:rsidRPr="006D2CFD">
        <w:rPr>
          <w:rFonts w:ascii="Verdana" w:eastAsia="Verdana" w:hAnsi="Verdana" w:cs="Verdana" w:hint="eastAsia"/>
          <w:color w:val="000000"/>
          <w:kern w:val="0"/>
          <w:sz w:val="18"/>
          <w:lang w:bidi="ar"/>
        </w:rPr>
        <w:t>苏小红</w:t>
      </w:r>
      <w:r w:rsidRPr="006D2CFD">
        <w:rPr>
          <w:rFonts w:ascii="Verdana" w:eastAsia="Verdana" w:hAnsi="Verdana" w:cs="Verdana"/>
          <w:color w:val="000000"/>
          <w:kern w:val="0"/>
          <w:sz w:val="18"/>
          <w:lang w:bidi="ar"/>
        </w:rPr>
        <w:t xml:space="preserve">, </w:t>
      </w:r>
      <w:r w:rsidRPr="006D2CFD">
        <w:rPr>
          <w:rFonts w:ascii="Verdana" w:eastAsia="Verdana" w:hAnsi="Verdana" w:cs="Verdana" w:hint="eastAsia"/>
          <w:color w:val="000000"/>
          <w:kern w:val="0"/>
          <w:sz w:val="18"/>
          <w:lang w:bidi="ar"/>
        </w:rPr>
        <w:t>一种基于程序不变量的软件故障定位方法及装置，申请</w:t>
      </w:r>
      <w:r w:rsidRPr="006D2CFD">
        <w:rPr>
          <w:rFonts w:ascii="Verdana" w:eastAsia="Verdana" w:hAnsi="Verdana" w:cs="Verdana"/>
          <w:color w:val="000000"/>
          <w:kern w:val="0"/>
          <w:sz w:val="18"/>
          <w:lang w:bidi="ar"/>
        </w:rPr>
        <w:t>,2018.11.9</w:t>
      </w:r>
      <w:r w:rsidRPr="006D2CFD">
        <w:rPr>
          <w:rFonts w:ascii="Verdana" w:eastAsia="Verdana" w:hAnsi="Verdana" w:cs="Verdana" w:hint="eastAsia"/>
          <w:color w:val="000000"/>
          <w:kern w:val="0"/>
          <w:sz w:val="18"/>
          <w:lang w:bidi="ar"/>
        </w:rPr>
        <w:t>，</w:t>
      </w:r>
      <w:r w:rsidRPr="006D2CFD">
        <w:rPr>
          <w:rFonts w:ascii="Verdana" w:eastAsia="Verdana" w:hAnsi="Verdana" w:cs="Verdana"/>
          <w:color w:val="000000"/>
          <w:kern w:val="0"/>
          <w:sz w:val="18"/>
          <w:lang w:bidi="ar"/>
        </w:rPr>
        <w:t>201811096080X</w:t>
      </w:r>
    </w:p>
    <w:p w14:paraId="6421A1EB" w14:textId="77777777" w:rsidR="0035494C" w:rsidRPr="006D2CFD" w:rsidRDefault="0035494C" w:rsidP="006D2CFD">
      <w:pPr>
        <w:snapToGrid w:val="0"/>
        <w:spacing w:line="400" w:lineRule="exact"/>
        <w:ind w:firstLineChars="200" w:firstLine="420"/>
        <w:rPr>
          <w:rFonts w:ascii="宋体" w:hAnsi="宋体" w:cs="宋体"/>
          <w:color w:val="000000"/>
          <w:kern w:val="0"/>
          <w:lang w:bidi="ar"/>
        </w:rPr>
      </w:pPr>
      <w:r w:rsidRPr="006D2CFD">
        <w:rPr>
          <w:rFonts w:ascii="宋体" w:hAnsi="宋体" w:cs="宋体" w:hint="eastAsia"/>
          <w:color w:val="000000"/>
          <w:kern w:val="0"/>
          <w:lang w:bidi="ar"/>
        </w:rPr>
        <w:t>缺陷检测和软件测试相关的软件著作权</w:t>
      </w:r>
      <w:r w:rsidRPr="006D2CFD">
        <w:rPr>
          <w:rFonts w:ascii="宋体" w:hAnsi="宋体" w:cs="宋体"/>
          <w:color w:val="000000"/>
          <w:kern w:val="0"/>
          <w:lang w:bidi="ar"/>
        </w:rPr>
        <w:t>7</w:t>
      </w:r>
      <w:r w:rsidRPr="006D2CFD">
        <w:rPr>
          <w:rFonts w:ascii="宋体" w:hAnsi="宋体" w:cs="宋体" w:hint="eastAsia"/>
          <w:color w:val="000000"/>
          <w:kern w:val="0"/>
          <w:lang w:bidi="ar"/>
        </w:rPr>
        <w:t>项：</w:t>
      </w:r>
    </w:p>
    <w:p w14:paraId="794D99E5" w14:textId="77777777"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[1]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 C\C++</w:t>
      </w:r>
      <w:r w:rsidR="0035494C" w:rsidRPr="006D2CFD">
        <w:rPr>
          <w:rFonts w:ascii="Verdana" w:eastAsia="Verdana" w:hAnsi="Verdana" w:cs="Verdana" w:hint="eastAsia"/>
          <w:color w:val="000000"/>
          <w:kern w:val="0"/>
          <w:sz w:val="18"/>
          <w:lang w:bidi="ar"/>
        </w:rPr>
        <w:t>代码编码规范审查系统</w:t>
      </w:r>
      <w:r w:rsidR="0035494C" w:rsidRPr="006D2CFD">
        <w:rPr>
          <w:rFonts w:ascii="Verdana" w:eastAsia="Verdana" w:hAnsi="Verdana" w:cs="Verdana"/>
          <w:color w:val="000000"/>
          <w:kern w:val="0"/>
          <w:sz w:val="18"/>
          <w:lang w:bidi="ar"/>
        </w:rPr>
        <w:t>, 2018R11S1045351</w:t>
      </w:r>
    </w:p>
    <w:p w14:paraId="3115EB1E" w14:textId="77777777"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[2]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基于缺陷模式的</w:t>
      </w:r>
      <w:r w:rsidR="0035494C" w:rsidRPr="006D2CFD">
        <w:rPr>
          <w:rFonts w:ascii="Verdana" w:eastAsia="Verdana" w:hAnsi="Verdana" w:cs="Verdana"/>
          <w:color w:val="000000"/>
          <w:kern w:val="0"/>
          <w:sz w:val="18"/>
          <w:lang w:bidi="ar"/>
        </w:rPr>
        <w:t>C++</w:t>
      </w:r>
      <w:r w:rsidR="0035494C" w:rsidRPr="006D2CFD">
        <w:rPr>
          <w:rFonts w:ascii="Verdana" w:eastAsia="Verdana" w:hAnsi="Verdana" w:cs="Verdana" w:hint="eastAsia"/>
          <w:color w:val="000000"/>
          <w:kern w:val="0"/>
          <w:sz w:val="18"/>
          <w:lang w:bidi="ar"/>
        </w:rPr>
        <w:t>缺陷检测工具</w:t>
      </w:r>
      <w:r w:rsidR="0035494C" w:rsidRPr="006D2CFD">
        <w:rPr>
          <w:rFonts w:ascii="Verdana" w:eastAsia="Verdana" w:hAnsi="Verdana" w:cs="Verdana"/>
          <w:color w:val="000000"/>
          <w:kern w:val="0"/>
          <w:sz w:val="18"/>
          <w:lang w:bidi="ar"/>
        </w:rPr>
        <w:t>, 2018R11L1008634</w:t>
      </w:r>
    </w:p>
    <w:p w14:paraId="30E99A5E" w14:textId="77777777"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[3]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建筑全性能仿真平台内核功能正确性在线测试系统</w:t>
      </w:r>
      <w:r w:rsidR="0035494C" w:rsidRPr="006D2CFD">
        <w:rPr>
          <w:rFonts w:ascii="Verdana" w:eastAsia="Verdana" w:hAnsi="Verdana" w:cs="Verdana"/>
          <w:color w:val="000000"/>
          <w:kern w:val="0"/>
          <w:sz w:val="18"/>
          <w:lang w:bidi="ar"/>
        </w:rPr>
        <w:t>, 2018R11S1114736</w:t>
      </w:r>
    </w:p>
    <w:p w14:paraId="0CD3D208" w14:textId="77777777"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[4]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隐式规则自动提取与反例检测系统</w:t>
      </w:r>
      <w:r w:rsidR="0035494C" w:rsidRPr="006D2CFD">
        <w:rPr>
          <w:rFonts w:ascii="Verdana" w:eastAsia="Verdana" w:hAnsi="Verdana" w:cs="Verdana"/>
          <w:color w:val="000000"/>
          <w:kern w:val="0"/>
          <w:sz w:val="18"/>
          <w:lang w:bidi="ar"/>
        </w:rPr>
        <w:t>, 2017SR123675</w:t>
      </w:r>
    </w:p>
    <w:p w14:paraId="352D3421" w14:textId="77777777"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[5]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 C</w:t>
      </w:r>
      <w:r w:rsidR="0035494C" w:rsidRPr="006D2CFD">
        <w:rPr>
          <w:rFonts w:ascii="Verdana" w:eastAsia="Verdana" w:hAnsi="Verdana" w:cs="Verdana" w:hint="eastAsia"/>
          <w:color w:val="000000"/>
          <w:kern w:val="0"/>
          <w:sz w:val="18"/>
          <w:lang w:bidi="ar"/>
        </w:rPr>
        <w:t>程序冗余代码缺陷检测工具</w:t>
      </w:r>
      <w:r w:rsidR="0035494C" w:rsidRPr="006D2CFD">
        <w:rPr>
          <w:rFonts w:ascii="Verdana" w:eastAsia="Verdana" w:hAnsi="Verdana" w:cs="Verdana"/>
          <w:color w:val="000000"/>
          <w:kern w:val="0"/>
          <w:sz w:val="18"/>
          <w:lang w:bidi="ar"/>
        </w:rPr>
        <w:t>,2011SR068570</w:t>
      </w:r>
    </w:p>
    <w:p w14:paraId="2235AACF" w14:textId="77777777"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lastRenderedPageBreak/>
        <w:t xml:space="preserve">[6]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 C</w:t>
      </w:r>
      <w:r w:rsidR="0035494C" w:rsidRPr="006D2CFD">
        <w:rPr>
          <w:rFonts w:ascii="Verdana" w:eastAsia="Verdana" w:hAnsi="Verdana" w:cs="Verdana" w:hint="eastAsia"/>
          <w:color w:val="000000"/>
          <w:kern w:val="0"/>
          <w:sz w:val="18"/>
          <w:lang w:bidi="ar"/>
        </w:rPr>
        <w:t>语言重复代码检测系统</w:t>
      </w:r>
      <w:r w:rsidR="0035494C" w:rsidRPr="006D2CFD">
        <w:rPr>
          <w:rFonts w:ascii="Verdana" w:eastAsia="Verdana" w:hAnsi="Verdana" w:cs="Verdana"/>
          <w:color w:val="000000"/>
          <w:kern w:val="0"/>
          <w:sz w:val="18"/>
          <w:lang w:bidi="ar"/>
        </w:rPr>
        <w:t>,2010SR049470</w:t>
      </w:r>
    </w:p>
    <w:p w14:paraId="7FE69259" w14:textId="77777777"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[7]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克隆</w:t>
      </w:r>
      <w:r w:rsidR="0035494C" w:rsidRPr="006D2CFD">
        <w:rPr>
          <w:rFonts w:ascii="Verdana" w:eastAsia="Verdana" w:hAnsi="Verdana" w:cs="Verdana"/>
          <w:color w:val="000000"/>
          <w:kern w:val="0"/>
          <w:sz w:val="18"/>
          <w:lang w:bidi="ar"/>
        </w:rPr>
        <w:t>C</w:t>
      </w:r>
      <w:r w:rsidR="0035494C" w:rsidRPr="006D2CFD">
        <w:rPr>
          <w:rFonts w:ascii="Verdana" w:eastAsia="Verdana" w:hAnsi="Verdana" w:cs="Verdana" w:hint="eastAsia"/>
          <w:color w:val="000000"/>
          <w:kern w:val="0"/>
          <w:sz w:val="18"/>
          <w:lang w:bidi="ar"/>
        </w:rPr>
        <w:t>程序代码引起的软件缺陷检测工具</w:t>
      </w:r>
      <w:r w:rsidR="0035494C" w:rsidRPr="006D2CFD">
        <w:rPr>
          <w:rFonts w:ascii="Verdana" w:eastAsia="Verdana" w:hAnsi="Verdana" w:cs="Verdana"/>
          <w:color w:val="000000"/>
          <w:kern w:val="0"/>
          <w:sz w:val="18"/>
          <w:lang w:bidi="ar"/>
        </w:rPr>
        <w:t>, 2010SR049161</w:t>
      </w:r>
    </w:p>
    <w:p w14:paraId="4B8967A7" w14:textId="77777777" w:rsidR="0035494C" w:rsidRPr="006D2CFD" w:rsidRDefault="0035494C" w:rsidP="006D2CFD">
      <w:pPr>
        <w:snapToGrid w:val="0"/>
        <w:spacing w:line="400" w:lineRule="exact"/>
        <w:ind w:firstLineChars="200" w:firstLine="420"/>
        <w:rPr>
          <w:rFonts w:ascii="宋体" w:hAnsi="宋体" w:cs="宋体"/>
          <w:color w:val="000000"/>
          <w:kern w:val="0"/>
          <w:lang w:bidi="ar"/>
        </w:rPr>
      </w:pPr>
      <w:r w:rsidRPr="006D2CFD">
        <w:rPr>
          <w:rFonts w:ascii="宋体" w:hAnsi="宋体" w:cs="宋体" w:hint="eastAsia"/>
          <w:color w:val="000000"/>
          <w:kern w:val="0"/>
          <w:lang w:bidi="ar"/>
        </w:rPr>
        <w:t>（</w:t>
      </w:r>
      <w:r w:rsidRPr="006D2CFD">
        <w:rPr>
          <w:rFonts w:ascii="宋体" w:hAnsi="宋体" w:cs="宋体"/>
          <w:color w:val="000000"/>
          <w:kern w:val="0"/>
          <w:lang w:bidi="ar"/>
        </w:rPr>
        <w:t>2</w:t>
      </w:r>
      <w:r w:rsidRPr="006D2CFD">
        <w:rPr>
          <w:rFonts w:ascii="宋体" w:hAnsi="宋体" w:cs="宋体" w:hint="eastAsia"/>
          <w:color w:val="000000"/>
          <w:kern w:val="0"/>
          <w:lang w:bidi="ar"/>
        </w:rPr>
        <w:t>）与国外大学联合培养博士研究生的工作基础</w:t>
      </w:r>
    </w:p>
    <w:p w14:paraId="715A4D4D" w14:textId="77777777" w:rsidR="0035494C" w:rsidRPr="00D353BA" w:rsidRDefault="0035494C" w:rsidP="00D353BA">
      <w:pPr>
        <w:snapToGrid w:val="0"/>
        <w:spacing w:before="120" w:line="300" w:lineRule="auto"/>
        <w:ind w:firstLineChars="196" w:firstLine="412"/>
      </w:pPr>
      <w:r w:rsidRPr="00D353BA">
        <w:rPr>
          <w:rFonts w:hint="eastAsia"/>
        </w:rPr>
        <w:t>项目组与国外多所著名大学在程序分析领域联合培养博士生</w:t>
      </w:r>
      <w:r w:rsidRPr="00D353BA">
        <w:t>5</w:t>
      </w:r>
      <w:r w:rsidRPr="00D353BA">
        <w:rPr>
          <w:rFonts w:hint="eastAsia"/>
        </w:rPr>
        <w:t>人，如表</w:t>
      </w:r>
      <w:r w:rsidRPr="00D353BA">
        <w:t>1</w:t>
      </w:r>
      <w:r w:rsidRPr="00D353BA">
        <w:rPr>
          <w:rFonts w:hint="eastAsia"/>
        </w:rPr>
        <w:t>所示。</w:t>
      </w:r>
    </w:p>
    <w:p w14:paraId="305488CC" w14:textId="77777777" w:rsidR="0035494C" w:rsidRPr="00325D8B" w:rsidRDefault="0035494C" w:rsidP="00325D8B">
      <w:pPr>
        <w:snapToGrid w:val="0"/>
        <w:spacing w:before="120" w:line="300" w:lineRule="auto"/>
        <w:ind w:firstLineChars="196" w:firstLine="412"/>
      </w:pPr>
      <w:r w:rsidRPr="00325D8B">
        <w:rPr>
          <w:rFonts w:hint="eastAsia"/>
        </w:rPr>
        <w:t>表</w:t>
      </w:r>
      <w:r w:rsidRPr="00325D8B">
        <w:t xml:space="preserve">1 </w:t>
      </w:r>
      <w:r w:rsidRPr="00325D8B">
        <w:rPr>
          <w:rFonts w:hint="eastAsia"/>
        </w:rPr>
        <w:t>与国外大学联合培养博士研究生情况</w:t>
      </w:r>
    </w:p>
    <w:tbl>
      <w:tblPr>
        <w:tblW w:w="7763" w:type="dxa"/>
        <w:jc w:val="center"/>
        <w:tblLayout w:type="fixed"/>
        <w:tblLook w:val="0000" w:firstRow="0" w:lastRow="0" w:firstColumn="0" w:lastColumn="0" w:noHBand="0" w:noVBand="0"/>
      </w:tblPr>
      <w:tblGrid>
        <w:gridCol w:w="2093"/>
        <w:gridCol w:w="3164"/>
        <w:gridCol w:w="2506"/>
      </w:tblGrid>
      <w:tr w:rsidR="0035494C" w:rsidRPr="00EE2DB6" w14:paraId="41F23A84" w14:textId="77777777" w:rsidTr="00E957F9">
        <w:trPr>
          <w:jc w:val="center"/>
        </w:trPr>
        <w:tc>
          <w:tcPr>
            <w:tcW w:w="2093" w:type="dxa"/>
            <w:tcBorders>
              <w:top w:val="single" w:sz="4" w:space="0" w:color="auto"/>
              <w:left w:val="single" w:sz="4" w:space="0" w:color="auto"/>
              <w:bottom w:val="single" w:sz="4" w:space="0" w:color="auto"/>
              <w:right w:val="single" w:sz="4" w:space="0" w:color="auto"/>
            </w:tcBorders>
          </w:tcPr>
          <w:p w14:paraId="3610BD79" w14:textId="77777777"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姓名</w:t>
            </w:r>
          </w:p>
        </w:tc>
        <w:tc>
          <w:tcPr>
            <w:tcW w:w="3164" w:type="dxa"/>
            <w:tcBorders>
              <w:top w:val="single" w:sz="4" w:space="0" w:color="auto"/>
              <w:left w:val="nil"/>
              <w:bottom w:val="single" w:sz="4" w:space="0" w:color="auto"/>
              <w:right w:val="single" w:sz="4" w:space="0" w:color="auto"/>
            </w:tcBorders>
          </w:tcPr>
          <w:p w14:paraId="3B4189BF" w14:textId="77777777"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大学</w:t>
            </w:r>
          </w:p>
        </w:tc>
        <w:tc>
          <w:tcPr>
            <w:tcW w:w="2506" w:type="dxa"/>
            <w:tcBorders>
              <w:top w:val="single" w:sz="4" w:space="0" w:color="auto"/>
              <w:left w:val="nil"/>
              <w:bottom w:val="single" w:sz="4" w:space="0" w:color="auto"/>
              <w:right w:val="single" w:sz="4" w:space="0" w:color="auto"/>
            </w:tcBorders>
          </w:tcPr>
          <w:p w14:paraId="5C4E4677" w14:textId="77777777"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国别</w:t>
            </w:r>
          </w:p>
        </w:tc>
      </w:tr>
      <w:tr w:rsidR="0035494C" w:rsidRPr="00EE2DB6" w14:paraId="68DAE868" w14:textId="77777777" w:rsidTr="00E957F9">
        <w:trPr>
          <w:jc w:val="center"/>
        </w:trPr>
        <w:tc>
          <w:tcPr>
            <w:tcW w:w="2093" w:type="dxa"/>
            <w:tcBorders>
              <w:top w:val="single" w:sz="4" w:space="0" w:color="auto"/>
              <w:left w:val="single" w:sz="4" w:space="0" w:color="auto"/>
              <w:bottom w:val="single" w:sz="4" w:space="0" w:color="auto"/>
              <w:right w:val="single" w:sz="4" w:space="0" w:color="auto"/>
            </w:tcBorders>
          </w:tcPr>
          <w:p w14:paraId="04BBBA64" w14:textId="77777777"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proofErr w:type="gramStart"/>
            <w:r w:rsidRPr="006D2CFD">
              <w:rPr>
                <w:rFonts w:ascii="Verdana" w:eastAsia="Verdana" w:hAnsi="Verdana" w:cs="Verdana" w:hint="eastAsia"/>
                <w:color w:val="000000"/>
                <w:kern w:val="0"/>
                <w:sz w:val="18"/>
                <w:lang w:bidi="ar"/>
              </w:rPr>
              <w:t>逄</w:t>
            </w:r>
            <w:proofErr w:type="gramEnd"/>
            <w:r w:rsidRPr="006D2CFD">
              <w:rPr>
                <w:rFonts w:ascii="Verdana" w:eastAsia="Verdana" w:hAnsi="Verdana" w:cs="Verdana" w:hint="eastAsia"/>
                <w:color w:val="000000"/>
                <w:kern w:val="0"/>
                <w:sz w:val="18"/>
                <w:lang w:bidi="ar"/>
              </w:rPr>
              <w:t>龙</w:t>
            </w:r>
          </w:p>
        </w:tc>
        <w:tc>
          <w:tcPr>
            <w:tcW w:w="3164" w:type="dxa"/>
            <w:tcBorders>
              <w:top w:val="single" w:sz="4" w:space="0" w:color="auto"/>
              <w:left w:val="nil"/>
              <w:bottom w:val="single" w:sz="4" w:space="0" w:color="auto"/>
              <w:right w:val="single" w:sz="4" w:space="0" w:color="auto"/>
            </w:tcBorders>
          </w:tcPr>
          <w:p w14:paraId="30EA390A" w14:textId="77777777"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新加坡国立大学</w:t>
            </w:r>
          </w:p>
        </w:tc>
        <w:tc>
          <w:tcPr>
            <w:tcW w:w="2506" w:type="dxa"/>
            <w:tcBorders>
              <w:top w:val="single" w:sz="4" w:space="0" w:color="auto"/>
              <w:left w:val="nil"/>
              <w:bottom w:val="single" w:sz="4" w:space="0" w:color="auto"/>
              <w:right w:val="single" w:sz="4" w:space="0" w:color="auto"/>
            </w:tcBorders>
          </w:tcPr>
          <w:p w14:paraId="249AFCA4" w14:textId="77777777"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新加坡</w:t>
            </w:r>
          </w:p>
        </w:tc>
      </w:tr>
      <w:tr w:rsidR="0035494C" w:rsidRPr="00EE2DB6" w14:paraId="5FB5034A" w14:textId="77777777" w:rsidTr="00E957F9">
        <w:trPr>
          <w:jc w:val="center"/>
        </w:trPr>
        <w:tc>
          <w:tcPr>
            <w:tcW w:w="2093" w:type="dxa"/>
            <w:tcBorders>
              <w:top w:val="single" w:sz="4" w:space="0" w:color="auto"/>
              <w:left w:val="single" w:sz="4" w:space="0" w:color="auto"/>
              <w:bottom w:val="single" w:sz="4" w:space="0" w:color="auto"/>
              <w:right w:val="single" w:sz="4" w:space="0" w:color="auto"/>
            </w:tcBorders>
          </w:tcPr>
          <w:p w14:paraId="3112CCE7" w14:textId="77777777"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边奕心</w:t>
            </w:r>
          </w:p>
        </w:tc>
        <w:tc>
          <w:tcPr>
            <w:tcW w:w="3164" w:type="dxa"/>
            <w:tcBorders>
              <w:top w:val="single" w:sz="4" w:space="0" w:color="auto"/>
              <w:left w:val="nil"/>
              <w:bottom w:val="single" w:sz="4" w:space="0" w:color="auto"/>
              <w:right w:val="single" w:sz="4" w:space="0" w:color="auto"/>
            </w:tcBorders>
          </w:tcPr>
          <w:p w14:paraId="394B7BB5" w14:textId="77777777"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美国马里兰大学巴尔的摩分校</w:t>
            </w:r>
          </w:p>
        </w:tc>
        <w:tc>
          <w:tcPr>
            <w:tcW w:w="2506" w:type="dxa"/>
            <w:tcBorders>
              <w:top w:val="single" w:sz="4" w:space="0" w:color="auto"/>
              <w:left w:val="nil"/>
              <w:bottom w:val="single" w:sz="4" w:space="0" w:color="auto"/>
              <w:right w:val="single" w:sz="4" w:space="0" w:color="auto"/>
            </w:tcBorders>
          </w:tcPr>
          <w:p w14:paraId="1FD594AA" w14:textId="77777777"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美国</w:t>
            </w:r>
          </w:p>
        </w:tc>
      </w:tr>
      <w:tr w:rsidR="0035494C" w:rsidRPr="00EE2DB6" w14:paraId="3307249C" w14:textId="77777777" w:rsidTr="00E957F9">
        <w:trPr>
          <w:jc w:val="center"/>
        </w:trPr>
        <w:tc>
          <w:tcPr>
            <w:tcW w:w="2093" w:type="dxa"/>
            <w:tcBorders>
              <w:top w:val="single" w:sz="4" w:space="0" w:color="auto"/>
              <w:left w:val="single" w:sz="4" w:space="0" w:color="auto"/>
              <w:bottom w:val="single" w:sz="4" w:space="0" w:color="auto"/>
              <w:right w:val="single" w:sz="4" w:space="0" w:color="auto"/>
            </w:tcBorders>
          </w:tcPr>
          <w:p w14:paraId="3E4C1D4D" w14:textId="77777777"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张凡龙</w:t>
            </w:r>
          </w:p>
        </w:tc>
        <w:tc>
          <w:tcPr>
            <w:tcW w:w="3164" w:type="dxa"/>
            <w:tcBorders>
              <w:top w:val="single" w:sz="4" w:space="0" w:color="auto"/>
              <w:left w:val="nil"/>
              <w:bottom w:val="single" w:sz="4" w:space="0" w:color="auto"/>
              <w:right w:val="single" w:sz="4" w:space="0" w:color="auto"/>
            </w:tcBorders>
          </w:tcPr>
          <w:p w14:paraId="090CF0A3" w14:textId="77777777"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新加坡国立大学</w:t>
            </w:r>
          </w:p>
        </w:tc>
        <w:tc>
          <w:tcPr>
            <w:tcW w:w="2506" w:type="dxa"/>
            <w:tcBorders>
              <w:top w:val="single" w:sz="4" w:space="0" w:color="auto"/>
              <w:left w:val="nil"/>
              <w:bottom w:val="single" w:sz="4" w:space="0" w:color="auto"/>
              <w:right w:val="single" w:sz="4" w:space="0" w:color="auto"/>
            </w:tcBorders>
          </w:tcPr>
          <w:p w14:paraId="507852A3" w14:textId="77777777"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新加坡</w:t>
            </w:r>
          </w:p>
        </w:tc>
      </w:tr>
      <w:tr w:rsidR="0035494C" w:rsidRPr="00EE2DB6" w14:paraId="5BB1706F" w14:textId="77777777" w:rsidTr="00E957F9">
        <w:trPr>
          <w:jc w:val="center"/>
        </w:trPr>
        <w:tc>
          <w:tcPr>
            <w:tcW w:w="2093" w:type="dxa"/>
            <w:tcBorders>
              <w:top w:val="single" w:sz="4" w:space="0" w:color="auto"/>
              <w:left w:val="single" w:sz="4" w:space="0" w:color="auto"/>
              <w:bottom w:val="single" w:sz="4" w:space="0" w:color="auto"/>
              <w:right w:val="single" w:sz="4" w:space="0" w:color="auto"/>
            </w:tcBorders>
          </w:tcPr>
          <w:p w14:paraId="34145601" w14:textId="77777777"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邱景</w:t>
            </w:r>
          </w:p>
        </w:tc>
        <w:tc>
          <w:tcPr>
            <w:tcW w:w="3164" w:type="dxa"/>
            <w:tcBorders>
              <w:top w:val="single" w:sz="4" w:space="0" w:color="auto"/>
              <w:left w:val="nil"/>
              <w:bottom w:val="single" w:sz="4" w:space="0" w:color="auto"/>
              <w:right w:val="single" w:sz="4" w:space="0" w:color="auto"/>
            </w:tcBorders>
          </w:tcPr>
          <w:p w14:paraId="0B343C55" w14:textId="77777777"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美国亚利桑那大学</w:t>
            </w:r>
          </w:p>
        </w:tc>
        <w:tc>
          <w:tcPr>
            <w:tcW w:w="2506" w:type="dxa"/>
            <w:tcBorders>
              <w:top w:val="single" w:sz="4" w:space="0" w:color="auto"/>
              <w:left w:val="nil"/>
              <w:bottom w:val="single" w:sz="4" w:space="0" w:color="auto"/>
              <w:right w:val="single" w:sz="4" w:space="0" w:color="auto"/>
            </w:tcBorders>
          </w:tcPr>
          <w:p w14:paraId="6DFB45CB" w14:textId="77777777"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美国</w:t>
            </w:r>
          </w:p>
        </w:tc>
      </w:tr>
      <w:tr w:rsidR="0035494C" w:rsidRPr="00EE2DB6" w14:paraId="72749776" w14:textId="77777777" w:rsidTr="00E957F9">
        <w:trPr>
          <w:jc w:val="center"/>
        </w:trPr>
        <w:tc>
          <w:tcPr>
            <w:tcW w:w="2093" w:type="dxa"/>
            <w:tcBorders>
              <w:top w:val="single" w:sz="4" w:space="0" w:color="auto"/>
              <w:left w:val="single" w:sz="4" w:space="0" w:color="auto"/>
              <w:bottom w:val="single" w:sz="4" w:space="0" w:color="auto"/>
              <w:right w:val="single" w:sz="4" w:space="0" w:color="auto"/>
            </w:tcBorders>
          </w:tcPr>
          <w:p w14:paraId="41333D8C" w14:textId="77777777"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孙瑞</w:t>
            </w:r>
          </w:p>
        </w:tc>
        <w:tc>
          <w:tcPr>
            <w:tcW w:w="3164" w:type="dxa"/>
            <w:tcBorders>
              <w:top w:val="single" w:sz="4" w:space="0" w:color="auto"/>
              <w:left w:val="nil"/>
              <w:bottom w:val="single" w:sz="4" w:space="0" w:color="auto"/>
              <w:right w:val="single" w:sz="4" w:space="0" w:color="auto"/>
            </w:tcBorders>
          </w:tcPr>
          <w:p w14:paraId="65CCFAED" w14:textId="77777777"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哈佛大学</w:t>
            </w:r>
          </w:p>
        </w:tc>
        <w:tc>
          <w:tcPr>
            <w:tcW w:w="2506" w:type="dxa"/>
            <w:tcBorders>
              <w:top w:val="single" w:sz="4" w:space="0" w:color="auto"/>
              <w:left w:val="nil"/>
              <w:bottom w:val="single" w:sz="4" w:space="0" w:color="auto"/>
              <w:right w:val="single" w:sz="4" w:space="0" w:color="auto"/>
            </w:tcBorders>
          </w:tcPr>
          <w:p w14:paraId="03C3327D" w14:textId="77777777"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美国</w:t>
            </w:r>
          </w:p>
        </w:tc>
      </w:tr>
      <w:tr w:rsidR="0035494C" w:rsidRPr="00EE2DB6" w14:paraId="4141C2C6" w14:textId="77777777" w:rsidTr="00E957F9">
        <w:trPr>
          <w:jc w:val="center"/>
        </w:trPr>
        <w:tc>
          <w:tcPr>
            <w:tcW w:w="2093" w:type="dxa"/>
            <w:tcBorders>
              <w:top w:val="single" w:sz="4" w:space="0" w:color="auto"/>
              <w:left w:val="single" w:sz="4" w:space="0" w:color="auto"/>
              <w:bottom w:val="single" w:sz="4" w:space="0" w:color="auto"/>
              <w:right w:val="single" w:sz="4" w:space="0" w:color="auto"/>
            </w:tcBorders>
          </w:tcPr>
          <w:p w14:paraId="7DE37097" w14:textId="77777777"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王俊杰</w:t>
            </w:r>
          </w:p>
        </w:tc>
        <w:tc>
          <w:tcPr>
            <w:tcW w:w="3164" w:type="dxa"/>
            <w:tcBorders>
              <w:top w:val="single" w:sz="4" w:space="0" w:color="auto"/>
              <w:left w:val="nil"/>
              <w:bottom w:val="single" w:sz="4" w:space="0" w:color="auto"/>
              <w:right w:val="single" w:sz="4" w:space="0" w:color="auto"/>
            </w:tcBorders>
          </w:tcPr>
          <w:p w14:paraId="19635242" w14:textId="77777777"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新加坡国立大学</w:t>
            </w:r>
          </w:p>
        </w:tc>
        <w:tc>
          <w:tcPr>
            <w:tcW w:w="2506" w:type="dxa"/>
            <w:tcBorders>
              <w:top w:val="single" w:sz="4" w:space="0" w:color="auto"/>
              <w:left w:val="nil"/>
              <w:bottom w:val="single" w:sz="4" w:space="0" w:color="auto"/>
              <w:right w:val="single" w:sz="4" w:space="0" w:color="auto"/>
            </w:tcBorders>
          </w:tcPr>
          <w:p w14:paraId="12577C21" w14:textId="77777777"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新加坡</w:t>
            </w:r>
          </w:p>
        </w:tc>
      </w:tr>
    </w:tbl>
    <w:p w14:paraId="12D9F608" w14:textId="77777777" w:rsidR="00E846E6" w:rsidRPr="0035494C" w:rsidRDefault="0035494C" w:rsidP="00325D8B">
      <w:pPr>
        <w:snapToGrid w:val="0"/>
        <w:spacing w:before="120" w:line="300" w:lineRule="auto"/>
        <w:ind w:firstLineChars="196" w:firstLine="412"/>
      </w:pPr>
      <w:r w:rsidRPr="00325D8B">
        <w:rPr>
          <w:rFonts w:hint="eastAsia"/>
        </w:rPr>
        <w:t>综上，申请人具有多年从事国家自然科学基金项目的研究工作经历，在与本项目相关的研究领域，具备扎实的理论基础和丰富的实践经验，并且取得了丰硕的研究成果，完全具备完成本项目的研究工作基础。</w:t>
      </w:r>
    </w:p>
    <w:p w14:paraId="4EC04B0D" w14:textId="77777777" w:rsidR="000D54E9" w:rsidRPr="00170640" w:rsidRDefault="006459B0" w:rsidP="000D54E9">
      <w:pPr>
        <w:snapToGrid w:val="0"/>
        <w:spacing w:before="120" w:line="300" w:lineRule="auto"/>
        <w:ind w:firstLineChars="196" w:firstLine="413"/>
      </w:pPr>
      <w:r w:rsidRPr="00170640">
        <w:rPr>
          <w:rFonts w:hint="eastAsia"/>
          <w:b/>
        </w:rPr>
        <w:t>（</w:t>
      </w:r>
      <w:r w:rsidRPr="00170640">
        <w:rPr>
          <w:rFonts w:hint="eastAsia"/>
          <w:b/>
        </w:rPr>
        <w:t>3</w:t>
      </w:r>
      <w:r w:rsidRPr="00170640">
        <w:rPr>
          <w:rFonts w:hint="eastAsia"/>
          <w:b/>
        </w:rPr>
        <w:t>）</w:t>
      </w:r>
      <w:r w:rsidR="000D54E9" w:rsidRPr="00170640">
        <w:rPr>
          <w:rFonts w:hint="eastAsia"/>
          <w:b/>
        </w:rPr>
        <w:t>北京</w:t>
      </w:r>
      <w:r w:rsidR="000D54E9" w:rsidRPr="00170640">
        <w:rPr>
          <w:b/>
        </w:rPr>
        <w:t>科技大学</w:t>
      </w:r>
      <w:r w:rsidR="000D54E9" w:rsidRPr="00170640">
        <w:t>课题组是一支由</w:t>
      </w:r>
      <w:r w:rsidR="000D54E9" w:rsidRPr="00170640">
        <w:rPr>
          <w:rFonts w:hint="eastAsia"/>
        </w:rPr>
        <w:t>1</w:t>
      </w:r>
      <w:r w:rsidR="000D54E9" w:rsidRPr="00170640">
        <w:rPr>
          <w:rFonts w:hint="eastAsia"/>
        </w:rPr>
        <w:t>名</w:t>
      </w:r>
      <w:r w:rsidR="000D54E9" w:rsidRPr="00170640">
        <w:t>教授、</w:t>
      </w:r>
      <w:r w:rsidR="000D54E9" w:rsidRPr="00170640">
        <w:t>1</w:t>
      </w:r>
      <w:r w:rsidR="000D54E9" w:rsidRPr="00170640">
        <w:rPr>
          <w:rFonts w:hint="eastAsia"/>
        </w:rPr>
        <w:t>名副教授、</w:t>
      </w:r>
      <w:r w:rsidR="000D54E9" w:rsidRPr="00170640">
        <w:rPr>
          <w:rFonts w:hint="eastAsia"/>
        </w:rPr>
        <w:t>1</w:t>
      </w:r>
      <w:r w:rsidR="000D54E9" w:rsidRPr="00170640">
        <w:rPr>
          <w:rFonts w:hint="eastAsia"/>
        </w:rPr>
        <w:t>名</w:t>
      </w:r>
      <w:r w:rsidR="000D54E9" w:rsidRPr="00170640">
        <w:t>博士后</w:t>
      </w:r>
      <w:r w:rsidR="000D54E9" w:rsidRPr="00170640">
        <w:rPr>
          <w:rFonts w:hint="eastAsia"/>
        </w:rPr>
        <w:t>、</w:t>
      </w:r>
      <w:r w:rsidR="000D54E9" w:rsidRPr="00170640">
        <w:rPr>
          <w:rFonts w:hint="eastAsia"/>
        </w:rPr>
        <w:t>3</w:t>
      </w:r>
      <w:r w:rsidR="000D54E9" w:rsidRPr="00170640">
        <w:rPr>
          <w:rFonts w:hint="eastAsia"/>
        </w:rPr>
        <w:t>名</w:t>
      </w:r>
      <w:r w:rsidR="000D54E9" w:rsidRPr="00170640">
        <w:t>博士</w:t>
      </w:r>
      <w:r w:rsidR="000D54E9" w:rsidRPr="00170640">
        <w:rPr>
          <w:rFonts w:hint="eastAsia"/>
        </w:rPr>
        <w:t>研究</w:t>
      </w:r>
      <w:r w:rsidR="000D54E9" w:rsidRPr="00170640">
        <w:t>生、</w:t>
      </w:r>
      <w:r w:rsidR="000D54E9" w:rsidRPr="00170640">
        <w:rPr>
          <w:rFonts w:hint="eastAsia"/>
        </w:rPr>
        <w:t>8</w:t>
      </w:r>
      <w:r w:rsidR="000D54E9" w:rsidRPr="00170640">
        <w:rPr>
          <w:rFonts w:hint="eastAsia"/>
        </w:rPr>
        <w:t>名硕士</w:t>
      </w:r>
      <w:r w:rsidR="000D54E9" w:rsidRPr="00170640">
        <w:t>研究生组成的</w:t>
      </w:r>
      <w:r w:rsidR="000D54E9" w:rsidRPr="00170640">
        <w:rPr>
          <w:rFonts w:hint="eastAsia"/>
        </w:rPr>
        <w:t>学术</w:t>
      </w:r>
      <w:r w:rsidR="000D54E9" w:rsidRPr="00170640">
        <w:t>队伍</w:t>
      </w:r>
      <w:r w:rsidR="000D54E9" w:rsidRPr="00170640">
        <w:rPr>
          <w:rFonts w:hint="eastAsia"/>
        </w:rPr>
        <w:t>。</w:t>
      </w:r>
      <w:r w:rsidR="000D54E9" w:rsidRPr="00170640">
        <w:t>课题组成员已经有多年从事本课题相关的基础研究。</w:t>
      </w:r>
      <w:r w:rsidR="000D54E9" w:rsidRPr="00170640">
        <w:rPr>
          <w:rFonts w:hint="eastAsia"/>
        </w:rPr>
        <w:t>课题组</w:t>
      </w:r>
      <w:r w:rsidR="000D54E9" w:rsidRPr="00170640">
        <w:t>负责人孙昌爱教授</w:t>
      </w:r>
      <w:r w:rsidR="000D54E9" w:rsidRPr="00170640">
        <w:rPr>
          <w:rFonts w:hint="eastAsia"/>
        </w:rPr>
        <w:t>主持</w:t>
      </w:r>
      <w:r w:rsidR="000D54E9" w:rsidRPr="00170640">
        <w:t>或作为主要研究人员参与完成了</w:t>
      </w:r>
      <w:r w:rsidR="000D54E9" w:rsidRPr="00170640">
        <w:rPr>
          <w:rFonts w:hint="eastAsia"/>
        </w:rPr>
        <w:t>多项</w:t>
      </w:r>
      <w:r w:rsidR="000D54E9" w:rsidRPr="00170640">
        <w:t>软件测试领域的研究课题，包括：（</w:t>
      </w:r>
      <w:r w:rsidR="000D54E9" w:rsidRPr="00170640">
        <w:rPr>
          <w:rFonts w:hint="eastAsia"/>
        </w:rPr>
        <w:t>1</w:t>
      </w:r>
      <w:r w:rsidR="000D54E9" w:rsidRPr="00170640">
        <w:t>）</w:t>
      </w:r>
      <w:r w:rsidR="000D54E9" w:rsidRPr="00170640">
        <w:rPr>
          <w:rFonts w:hint="eastAsia"/>
        </w:rPr>
        <w:t>主持并完成了国家自然科学基金项目“面向</w:t>
      </w:r>
      <w:r w:rsidR="000D54E9" w:rsidRPr="00170640">
        <w:rPr>
          <w:rFonts w:hint="eastAsia"/>
        </w:rPr>
        <w:t>SOA</w:t>
      </w:r>
      <w:r w:rsidR="000D54E9" w:rsidRPr="00170640">
        <w:rPr>
          <w:rFonts w:hint="eastAsia"/>
        </w:rPr>
        <w:t>软件的蜕变测试技术研究”；（</w:t>
      </w:r>
      <w:r w:rsidR="000D54E9" w:rsidRPr="00170640">
        <w:rPr>
          <w:rFonts w:hint="eastAsia"/>
        </w:rPr>
        <w:t>2</w:t>
      </w:r>
      <w:r w:rsidR="000D54E9" w:rsidRPr="00170640">
        <w:rPr>
          <w:rFonts w:hint="eastAsia"/>
        </w:rPr>
        <w:t>）主持并完成了北京市自然科学基金项目“蜕变测试应用于服务组装的若干关键问题研究”；（</w:t>
      </w:r>
      <w:r w:rsidR="000D54E9" w:rsidRPr="00170640">
        <w:rPr>
          <w:rFonts w:hint="eastAsia"/>
        </w:rPr>
        <w:t>3</w:t>
      </w:r>
      <w:r w:rsidR="000D54E9" w:rsidRPr="00170640">
        <w:rPr>
          <w:rFonts w:hint="eastAsia"/>
        </w:rPr>
        <w:t>）主持并完成了教育部博士点基金项目“</w:t>
      </w:r>
      <w:r w:rsidR="000D54E9" w:rsidRPr="00170640">
        <w:rPr>
          <w:rFonts w:hint="eastAsia"/>
        </w:rPr>
        <w:t>Web</w:t>
      </w:r>
      <w:r w:rsidR="000D54E9" w:rsidRPr="00170640">
        <w:rPr>
          <w:rFonts w:hint="eastAsia"/>
        </w:rPr>
        <w:t>服务组装中增量及声明式事务管理机制研究”；（</w:t>
      </w:r>
      <w:r w:rsidR="000D54E9" w:rsidRPr="00170640">
        <w:rPr>
          <w:rFonts w:hint="eastAsia"/>
        </w:rPr>
        <w:t>4</w:t>
      </w:r>
      <w:r w:rsidR="000D54E9" w:rsidRPr="00170640">
        <w:rPr>
          <w:rFonts w:hint="eastAsia"/>
        </w:rPr>
        <w:t>）主持并完成了教育部留学回国人员科研启动基金项目“基于输入域的软件失效模式识别及分布研究”；（</w:t>
      </w:r>
      <w:r w:rsidR="000D54E9" w:rsidRPr="00170640">
        <w:rPr>
          <w:rFonts w:hint="eastAsia"/>
        </w:rPr>
        <w:t>5</w:t>
      </w:r>
      <w:r w:rsidR="000D54E9" w:rsidRPr="00170640">
        <w:rPr>
          <w:rFonts w:hint="eastAsia"/>
        </w:rPr>
        <w:t>）主持并完成了北京市优秀人才培养资助项目“高效新型的</w:t>
      </w:r>
      <w:r w:rsidR="000D54E9" w:rsidRPr="00170640">
        <w:rPr>
          <w:rFonts w:hint="eastAsia"/>
        </w:rPr>
        <w:t xml:space="preserve">SOA </w:t>
      </w:r>
      <w:r w:rsidR="000D54E9" w:rsidRPr="00170640">
        <w:rPr>
          <w:rFonts w:hint="eastAsia"/>
        </w:rPr>
        <w:t>软件测试技术与工具研究”；（</w:t>
      </w:r>
      <w:r w:rsidR="000D54E9" w:rsidRPr="00170640">
        <w:rPr>
          <w:rFonts w:hint="eastAsia"/>
        </w:rPr>
        <w:t>6</w:t>
      </w:r>
      <w:r w:rsidR="000D54E9" w:rsidRPr="00170640">
        <w:rPr>
          <w:rFonts w:hint="eastAsia"/>
        </w:rPr>
        <w:t>）主持并完成了中国科学院软件研究所计算机科学国家重点实验室开放课题“面向</w:t>
      </w:r>
      <w:r w:rsidR="000D54E9" w:rsidRPr="00170640">
        <w:rPr>
          <w:rFonts w:hint="eastAsia"/>
        </w:rPr>
        <w:t xml:space="preserve">Web </w:t>
      </w:r>
      <w:r w:rsidR="000D54E9" w:rsidRPr="00170640">
        <w:rPr>
          <w:rFonts w:hint="eastAsia"/>
        </w:rPr>
        <w:t>服务及其组合的蜕变测试技术与框架研究”；（</w:t>
      </w:r>
      <w:r w:rsidR="000D54E9" w:rsidRPr="00170640">
        <w:rPr>
          <w:rFonts w:hint="eastAsia"/>
        </w:rPr>
        <w:t>7</w:t>
      </w:r>
      <w:r w:rsidR="000D54E9" w:rsidRPr="00170640">
        <w:rPr>
          <w:rFonts w:hint="eastAsia"/>
        </w:rPr>
        <w:t>）主持并完成了中央高校基本科研业务费资助课题“面向</w:t>
      </w:r>
      <w:r w:rsidR="000D54E9" w:rsidRPr="00170640">
        <w:rPr>
          <w:rFonts w:hint="eastAsia"/>
        </w:rPr>
        <w:t>SOA</w:t>
      </w:r>
      <w:r w:rsidR="000D54E9" w:rsidRPr="00170640">
        <w:rPr>
          <w:rFonts w:hint="eastAsia"/>
        </w:rPr>
        <w:t>的新型软件测试技术与工具”</w:t>
      </w:r>
      <w:r w:rsidR="000D54E9" w:rsidRPr="00170640">
        <w:rPr>
          <w:rFonts w:hint="eastAsia"/>
        </w:rPr>
        <w:t>;</w:t>
      </w:r>
      <w:r w:rsidR="000D54E9" w:rsidRPr="00170640">
        <w:rPr>
          <w:rFonts w:hint="eastAsia"/>
        </w:rPr>
        <w:t>（</w:t>
      </w:r>
      <w:r w:rsidR="000D54E9" w:rsidRPr="00170640">
        <w:rPr>
          <w:rFonts w:hint="eastAsia"/>
        </w:rPr>
        <w:t>8</w:t>
      </w:r>
      <w:r w:rsidR="000D54E9" w:rsidRPr="00170640">
        <w:rPr>
          <w:rFonts w:hint="eastAsia"/>
        </w:rPr>
        <w:t>）参与并完成了澳大利亚研究委员会资助的</w:t>
      </w:r>
      <w:r w:rsidR="000D54E9" w:rsidRPr="00170640">
        <w:rPr>
          <w:rFonts w:hint="eastAsia"/>
        </w:rPr>
        <w:t xml:space="preserve">ARC Discovery </w:t>
      </w:r>
      <w:r w:rsidR="000D54E9" w:rsidRPr="00170640">
        <w:rPr>
          <w:rFonts w:hint="eastAsia"/>
        </w:rPr>
        <w:t>项目“</w:t>
      </w:r>
      <w:r w:rsidR="000D54E9" w:rsidRPr="00170640">
        <w:rPr>
          <w:rFonts w:hint="eastAsia"/>
        </w:rPr>
        <w:t>Software Testing with Enhanced Partitioning Schemes</w:t>
      </w:r>
      <w:r w:rsidR="000D54E9" w:rsidRPr="00170640">
        <w:rPr>
          <w:rFonts w:hint="eastAsia"/>
        </w:rPr>
        <w:t>”</w:t>
      </w:r>
      <w:r w:rsidR="000D54E9" w:rsidRPr="00170640">
        <w:rPr>
          <w:rFonts w:hint="eastAsia"/>
        </w:rPr>
        <w:t>;</w:t>
      </w:r>
      <w:r w:rsidR="000D54E9" w:rsidRPr="00170640">
        <w:rPr>
          <w:rFonts w:hint="eastAsia"/>
        </w:rPr>
        <w:t>（</w:t>
      </w:r>
      <w:r w:rsidR="000D54E9" w:rsidRPr="00170640">
        <w:rPr>
          <w:rFonts w:hint="eastAsia"/>
        </w:rPr>
        <w:t>9</w:t>
      </w:r>
      <w:r w:rsidR="000D54E9" w:rsidRPr="00170640">
        <w:rPr>
          <w:rFonts w:hint="eastAsia"/>
        </w:rPr>
        <w:t>）参与并完成了澳大利亚研究委员会资助的</w:t>
      </w:r>
      <w:r w:rsidR="000D54E9" w:rsidRPr="00170640">
        <w:rPr>
          <w:rFonts w:hint="eastAsia"/>
        </w:rPr>
        <w:t xml:space="preserve">ARC Discovery </w:t>
      </w:r>
      <w:r w:rsidR="000D54E9" w:rsidRPr="00170640">
        <w:rPr>
          <w:rFonts w:hint="eastAsia"/>
        </w:rPr>
        <w:t>项目</w:t>
      </w:r>
      <w:r w:rsidR="000D54E9" w:rsidRPr="00170640">
        <w:rPr>
          <w:rFonts w:hint="eastAsia"/>
        </w:rPr>
        <w:t xml:space="preserve"> </w:t>
      </w:r>
      <w:r w:rsidR="000D54E9" w:rsidRPr="00170640">
        <w:rPr>
          <w:rFonts w:hint="eastAsia"/>
        </w:rPr>
        <w:t>“</w:t>
      </w:r>
      <w:r w:rsidR="000D54E9" w:rsidRPr="00170640">
        <w:rPr>
          <w:rFonts w:hint="eastAsia"/>
        </w:rPr>
        <w:t>Fault-based Test Case Generation for Software</w:t>
      </w:r>
      <w:r w:rsidR="000D54E9" w:rsidRPr="00170640">
        <w:rPr>
          <w:rFonts w:hint="eastAsia"/>
        </w:rPr>
        <w:t>”。</w:t>
      </w:r>
    </w:p>
    <w:p w14:paraId="420C09C3" w14:textId="77777777" w:rsidR="000D54E9" w:rsidRPr="00170640" w:rsidRDefault="000D54E9" w:rsidP="000D54E9">
      <w:pPr>
        <w:snapToGrid w:val="0"/>
        <w:spacing w:before="120" w:line="300" w:lineRule="auto"/>
        <w:ind w:firstLineChars="196" w:firstLine="412"/>
      </w:pPr>
      <w:r w:rsidRPr="00170640">
        <w:rPr>
          <w:rFonts w:hint="eastAsia"/>
        </w:rPr>
        <w:t>课题组</w:t>
      </w:r>
      <w:r w:rsidRPr="00170640">
        <w:t>在本课题相关领域进行了大量的前期研究工作与技术积累</w:t>
      </w:r>
      <w:r w:rsidRPr="00170640">
        <w:rPr>
          <w:rFonts w:hint="eastAsia"/>
        </w:rPr>
        <w:t>，</w:t>
      </w:r>
      <w:r w:rsidRPr="00170640">
        <w:t>包括</w:t>
      </w:r>
      <w:r w:rsidRPr="00170640">
        <w:rPr>
          <w:rFonts w:hint="eastAsia"/>
        </w:rPr>
        <w:t>：</w:t>
      </w:r>
    </w:p>
    <w:p w14:paraId="62DF6816" w14:textId="77777777" w:rsidR="000D54E9" w:rsidRPr="00170640" w:rsidRDefault="000D54E9" w:rsidP="000D54E9">
      <w:pPr>
        <w:numPr>
          <w:ilvl w:val="0"/>
          <w:numId w:val="15"/>
        </w:numPr>
        <w:tabs>
          <w:tab w:val="clear" w:pos="720"/>
        </w:tabs>
        <w:snapToGrid w:val="0"/>
        <w:spacing w:before="120" w:line="300" w:lineRule="auto"/>
      </w:pPr>
      <w:r w:rsidRPr="00170640">
        <w:rPr>
          <w:rFonts w:ascii="宋体" w:hAnsi="宋体" w:cs="宋体" w:hint="eastAsia"/>
          <w:b/>
          <w:bCs/>
          <w:lang w:bidi="gu-IN"/>
        </w:rPr>
        <w:t>软件测试理论方面：</w:t>
      </w:r>
      <w:r w:rsidRPr="00170640">
        <w:rPr>
          <w:rFonts w:hint="eastAsia"/>
        </w:rPr>
        <w:t>课题组长期从事软件测试方面的研究工作，在程序分析与静态测试</w:t>
      </w:r>
      <w:r w:rsidRPr="00170640">
        <w:rPr>
          <w:rFonts w:hint="eastAsia"/>
        </w:rPr>
        <w:t>[</w:t>
      </w:r>
      <w:r w:rsidRPr="00170640">
        <w:t>1-7</w:t>
      </w:r>
      <w:r w:rsidRPr="00170640">
        <w:rPr>
          <w:rFonts w:hint="eastAsia"/>
        </w:rPr>
        <w:t>]</w:t>
      </w:r>
      <w:r w:rsidRPr="00170640">
        <w:rPr>
          <w:rFonts w:hint="eastAsia"/>
        </w:rPr>
        <w:t>、回归测试</w:t>
      </w:r>
      <w:r w:rsidRPr="00170640">
        <w:rPr>
          <w:rFonts w:hint="eastAsia"/>
        </w:rPr>
        <w:t>[</w:t>
      </w:r>
      <w:r w:rsidRPr="00170640">
        <w:t>8-9</w:t>
      </w:r>
      <w:r w:rsidRPr="00170640">
        <w:rPr>
          <w:rFonts w:hint="eastAsia"/>
        </w:rPr>
        <w:t>]</w:t>
      </w:r>
      <w:r w:rsidRPr="00170640">
        <w:rPr>
          <w:rFonts w:hint="eastAsia"/>
        </w:rPr>
        <w:t>、变异测试</w:t>
      </w:r>
      <w:r w:rsidRPr="00170640">
        <w:rPr>
          <w:rFonts w:hint="eastAsia"/>
        </w:rPr>
        <w:t>[</w:t>
      </w:r>
      <w:r w:rsidRPr="00170640">
        <w:t>10-18</w:t>
      </w:r>
      <w:r w:rsidRPr="00170640">
        <w:rPr>
          <w:rFonts w:hint="eastAsia"/>
        </w:rPr>
        <w:t>]</w:t>
      </w:r>
      <w:r w:rsidRPr="00170640">
        <w:rPr>
          <w:rFonts w:hint="eastAsia"/>
        </w:rPr>
        <w:t>、模型驱动的测试</w:t>
      </w:r>
      <w:r w:rsidRPr="00170640">
        <w:rPr>
          <w:rFonts w:hint="eastAsia"/>
        </w:rPr>
        <w:t>[</w:t>
      </w:r>
      <w:r w:rsidRPr="00170640">
        <w:t>19</w:t>
      </w:r>
      <w:r w:rsidRPr="00170640">
        <w:rPr>
          <w:rFonts w:hint="eastAsia"/>
        </w:rPr>
        <w:t>-</w:t>
      </w:r>
      <w:r w:rsidRPr="00170640">
        <w:t>22</w:t>
      </w:r>
      <w:r w:rsidRPr="00170640">
        <w:rPr>
          <w:rFonts w:hint="eastAsia"/>
        </w:rPr>
        <w:t>]</w:t>
      </w:r>
      <w:r w:rsidRPr="00170640">
        <w:rPr>
          <w:rFonts w:hint="eastAsia"/>
        </w:rPr>
        <w:t>、适应性随机测试</w:t>
      </w:r>
      <w:r w:rsidRPr="00170640">
        <w:rPr>
          <w:rFonts w:hint="eastAsia"/>
        </w:rPr>
        <w:t>[</w:t>
      </w:r>
      <w:r w:rsidRPr="00170640">
        <w:t>23</w:t>
      </w:r>
      <w:r w:rsidRPr="00170640">
        <w:rPr>
          <w:rFonts w:hint="eastAsia"/>
        </w:rPr>
        <w:t>-</w:t>
      </w:r>
      <w:r w:rsidRPr="00170640">
        <w:t>24</w:t>
      </w:r>
      <w:r w:rsidRPr="00170640">
        <w:rPr>
          <w:rFonts w:hint="eastAsia"/>
        </w:rPr>
        <w:t>]</w:t>
      </w:r>
      <w:r w:rsidRPr="00170640">
        <w:rPr>
          <w:rFonts w:hint="eastAsia"/>
        </w:rPr>
        <w:t>、基于故障的软件测试</w:t>
      </w:r>
      <w:r w:rsidRPr="00170640">
        <w:rPr>
          <w:rFonts w:hint="eastAsia"/>
        </w:rPr>
        <w:t>[</w:t>
      </w:r>
      <w:r w:rsidRPr="00170640">
        <w:t>25</w:t>
      </w:r>
      <w:r w:rsidRPr="00170640">
        <w:rPr>
          <w:rFonts w:hint="eastAsia"/>
        </w:rPr>
        <w:t>-</w:t>
      </w:r>
      <w:r w:rsidRPr="00170640">
        <w:t>29</w:t>
      </w:r>
      <w:r w:rsidRPr="00170640">
        <w:rPr>
          <w:rFonts w:hint="eastAsia"/>
        </w:rPr>
        <w:t>]</w:t>
      </w:r>
      <w:r w:rsidRPr="00170640">
        <w:rPr>
          <w:rFonts w:hint="eastAsia"/>
        </w:rPr>
        <w:t>、蜕变测试</w:t>
      </w:r>
      <w:r w:rsidRPr="00170640">
        <w:rPr>
          <w:rFonts w:hint="eastAsia"/>
        </w:rPr>
        <w:t>[</w:t>
      </w:r>
      <w:r w:rsidRPr="00170640">
        <w:t>30</w:t>
      </w:r>
      <w:r w:rsidRPr="00170640">
        <w:rPr>
          <w:rFonts w:hint="eastAsia"/>
        </w:rPr>
        <w:t>-</w:t>
      </w:r>
      <w:r w:rsidRPr="00170640">
        <w:t>37</w:t>
      </w:r>
      <w:r w:rsidRPr="00170640">
        <w:rPr>
          <w:rFonts w:hint="eastAsia"/>
        </w:rPr>
        <w:t>]</w:t>
      </w:r>
      <w:r w:rsidRPr="00170640">
        <w:rPr>
          <w:rFonts w:hint="eastAsia"/>
        </w:rPr>
        <w:t>、动态随机测试</w:t>
      </w:r>
      <w:r w:rsidRPr="00170640">
        <w:rPr>
          <w:rFonts w:hint="eastAsia"/>
        </w:rPr>
        <w:t>[3</w:t>
      </w:r>
      <w:r w:rsidRPr="00170640">
        <w:t>8]</w:t>
      </w:r>
      <w:r w:rsidRPr="00170640">
        <w:t>、</w:t>
      </w:r>
      <w:r w:rsidRPr="00170640">
        <w:rPr>
          <w:rFonts w:hint="eastAsia"/>
        </w:rPr>
        <w:t>面向场景的测试</w:t>
      </w:r>
      <w:r w:rsidRPr="00170640">
        <w:rPr>
          <w:rFonts w:hint="eastAsia"/>
        </w:rPr>
        <w:t>[</w:t>
      </w:r>
      <w:r w:rsidRPr="00170640">
        <w:t>39-40]</w:t>
      </w:r>
      <w:r w:rsidRPr="00170640">
        <w:t>、</w:t>
      </w:r>
      <w:r w:rsidRPr="00170640">
        <w:rPr>
          <w:rFonts w:hint="eastAsia"/>
        </w:rPr>
        <w:t>适应性分区测试</w:t>
      </w:r>
      <w:r w:rsidRPr="00170640">
        <w:rPr>
          <w:rFonts w:hint="eastAsia"/>
        </w:rPr>
        <w:t>[</w:t>
      </w:r>
      <w:r w:rsidRPr="00170640">
        <w:t>41</w:t>
      </w:r>
      <w:r w:rsidRPr="00170640">
        <w:rPr>
          <w:rFonts w:hint="eastAsia"/>
        </w:rPr>
        <w:t>]</w:t>
      </w:r>
      <w:r w:rsidRPr="00170640">
        <w:t>、</w:t>
      </w:r>
      <w:r w:rsidRPr="00170640">
        <w:rPr>
          <w:rFonts w:hint="eastAsia"/>
        </w:rPr>
        <w:t>遵从性测试</w:t>
      </w:r>
      <w:r w:rsidRPr="00170640">
        <w:rPr>
          <w:rFonts w:hint="eastAsia"/>
        </w:rPr>
        <w:t>[</w:t>
      </w:r>
      <w:r w:rsidRPr="00170640">
        <w:t>42</w:t>
      </w:r>
      <w:r w:rsidRPr="00170640">
        <w:rPr>
          <w:rFonts w:hint="eastAsia"/>
        </w:rPr>
        <w:t>]</w:t>
      </w:r>
      <w:r w:rsidRPr="00170640">
        <w:rPr>
          <w:rFonts w:hint="eastAsia"/>
        </w:rPr>
        <w:t>等方面提出了多种提高软件可靠性的测试理论与方法</w:t>
      </w:r>
      <w:r w:rsidRPr="00170640">
        <w:rPr>
          <w:rFonts w:hAnsi="宋体" w:cs="宋体" w:hint="eastAsia"/>
          <w:lang w:bidi="gu-IN"/>
        </w:rPr>
        <w:t>。特别地，提出的蜕变测试理论与方法为本课题在解决智能软件测试结果判定方面提供了理论与技术积累。</w:t>
      </w:r>
      <w:r w:rsidRPr="00170640">
        <w:rPr>
          <w:rFonts w:hAnsi="宋体" w:cs="宋体" w:hint="eastAsia"/>
          <w:b/>
          <w:bCs/>
          <w:lang w:bidi="gu-IN"/>
        </w:rPr>
        <w:t>上述软件测试理论方面的研究工作，为本课题</w:t>
      </w:r>
      <w:r w:rsidRPr="00170640">
        <w:rPr>
          <w:rFonts w:hAnsi="宋体" w:hint="eastAsia"/>
          <w:b/>
          <w:bCs/>
        </w:rPr>
        <w:t>提供了理论基础与技术积累</w:t>
      </w:r>
      <w:r w:rsidRPr="00170640">
        <w:rPr>
          <w:rFonts w:hAnsi="宋体"/>
        </w:rPr>
        <w:t>。</w:t>
      </w:r>
    </w:p>
    <w:p w14:paraId="2FA90390" w14:textId="77777777" w:rsidR="000D54E9" w:rsidRPr="00170640" w:rsidRDefault="000D54E9" w:rsidP="000D54E9">
      <w:pPr>
        <w:numPr>
          <w:ilvl w:val="0"/>
          <w:numId w:val="15"/>
        </w:numPr>
        <w:snapToGrid w:val="0"/>
        <w:spacing w:before="120" w:line="300" w:lineRule="auto"/>
        <w:rPr>
          <w:rFonts w:eastAsia="楷体_GB2312" w:cs="宋体"/>
          <w:lang w:bidi="gu-IN"/>
        </w:rPr>
      </w:pPr>
      <w:r w:rsidRPr="00170640">
        <w:rPr>
          <w:rFonts w:hAnsi="宋体" w:hint="eastAsia"/>
          <w:b/>
          <w:bCs/>
        </w:rPr>
        <w:t>智能软件通常以服务的方式对外提供功能或参与复杂的系统集成。课题组</w:t>
      </w:r>
      <w:r w:rsidRPr="00170640">
        <w:rPr>
          <w:rFonts w:hAnsi="宋体"/>
          <w:b/>
          <w:bCs/>
        </w:rPr>
        <w:t>在</w:t>
      </w:r>
      <w:r w:rsidRPr="00170640">
        <w:rPr>
          <w:rFonts w:hAnsi="宋体" w:hint="eastAsia"/>
          <w:b/>
          <w:bCs/>
        </w:rPr>
        <w:t>服务软</w:t>
      </w:r>
      <w:r w:rsidRPr="00170640">
        <w:rPr>
          <w:rFonts w:hAnsi="宋体" w:hint="eastAsia"/>
          <w:b/>
          <w:bCs/>
        </w:rPr>
        <w:lastRenderedPageBreak/>
        <w:t>件测试方面开展了系统的研究工作</w:t>
      </w:r>
      <w:r w:rsidRPr="00170640">
        <w:rPr>
          <w:rFonts w:hAnsi="宋体" w:hint="eastAsia"/>
        </w:rPr>
        <w:t>，</w:t>
      </w:r>
      <w:r w:rsidRPr="00170640">
        <w:rPr>
          <w:rFonts w:hint="eastAsia"/>
        </w:rPr>
        <w:t>针对</w:t>
      </w:r>
      <w:r w:rsidRPr="00170640">
        <w:rPr>
          <w:rFonts w:hint="eastAsia"/>
        </w:rPr>
        <w:t>Web</w:t>
      </w:r>
      <w:r w:rsidRPr="00170640">
        <w:rPr>
          <w:rFonts w:hint="eastAsia"/>
        </w:rPr>
        <w:t>服务的可测试性差的特点，提出了</w:t>
      </w:r>
      <w:r w:rsidRPr="00170640">
        <w:rPr>
          <w:rFonts w:hAnsi="宋体" w:hint="eastAsia"/>
        </w:rPr>
        <w:t>在测试预期不存在的情形下</w:t>
      </w:r>
      <w:r w:rsidRPr="00170640">
        <w:rPr>
          <w:rFonts w:hAnsi="宋体" w:hint="eastAsia"/>
        </w:rPr>
        <w:t>Web</w:t>
      </w:r>
      <w:r w:rsidRPr="00170640">
        <w:rPr>
          <w:rFonts w:hAnsi="宋体" w:hint="eastAsia"/>
        </w:rPr>
        <w:t>服务的测试方法，开发了面向</w:t>
      </w:r>
      <w:r w:rsidRPr="00170640">
        <w:rPr>
          <w:rFonts w:hAnsi="宋体" w:hint="eastAsia"/>
        </w:rPr>
        <w:t>Web</w:t>
      </w:r>
      <w:r w:rsidRPr="00170640">
        <w:rPr>
          <w:rFonts w:hAnsi="宋体" w:hint="eastAsia"/>
        </w:rPr>
        <w:t>服务的蜕变测试框架与支持系统</w:t>
      </w:r>
      <w:r w:rsidRPr="00170640">
        <w:rPr>
          <w:rFonts w:hAnsi="宋体" w:hint="eastAsia"/>
        </w:rPr>
        <w:t>[</w:t>
      </w:r>
      <w:r w:rsidRPr="00170640">
        <w:rPr>
          <w:rFonts w:hAnsi="宋体"/>
        </w:rPr>
        <w:t>30</w:t>
      </w:r>
      <w:r w:rsidRPr="00170640">
        <w:rPr>
          <w:rFonts w:hAnsi="宋体" w:hint="eastAsia"/>
        </w:rPr>
        <w:t>-34]</w:t>
      </w:r>
      <w:r w:rsidRPr="00170640">
        <w:rPr>
          <w:rFonts w:hAnsi="宋体" w:hint="eastAsia"/>
        </w:rPr>
        <w:t>，</w:t>
      </w:r>
      <w:r w:rsidRPr="00170640">
        <w:rPr>
          <w:rFonts w:hint="eastAsia"/>
        </w:rPr>
        <w:t>授权国家发明专利</w:t>
      </w:r>
      <w:r w:rsidRPr="00170640">
        <w:t>1</w:t>
      </w:r>
      <w:r w:rsidRPr="00170640">
        <w:rPr>
          <w:rFonts w:hint="eastAsia"/>
        </w:rPr>
        <w:t>项</w:t>
      </w:r>
      <w:r w:rsidRPr="00170640">
        <w:rPr>
          <w:rFonts w:hint="eastAsia"/>
        </w:rPr>
        <w:t>[</w:t>
      </w:r>
      <w:r w:rsidRPr="00170640">
        <w:t>32</w:t>
      </w:r>
      <w:r w:rsidRPr="00170640">
        <w:rPr>
          <w:rFonts w:hint="eastAsia"/>
        </w:rPr>
        <w:t>]</w:t>
      </w:r>
      <w:r w:rsidRPr="00170640">
        <w:rPr>
          <w:rFonts w:hint="eastAsia"/>
        </w:rPr>
        <w:t>，获中国计算机学会主办的服务创新大赛二等奖</w:t>
      </w:r>
      <w:r w:rsidRPr="00170640">
        <w:rPr>
          <w:rFonts w:hint="eastAsia"/>
        </w:rPr>
        <w:t>1</w:t>
      </w:r>
      <w:r w:rsidRPr="00170640">
        <w:rPr>
          <w:rFonts w:hint="eastAsia"/>
        </w:rPr>
        <w:t>项</w:t>
      </w:r>
      <w:r w:rsidRPr="00170640">
        <w:rPr>
          <w:rFonts w:hint="eastAsia"/>
        </w:rPr>
        <w:t>[</w:t>
      </w:r>
      <w:r w:rsidRPr="00170640">
        <w:t>37</w:t>
      </w:r>
      <w:r w:rsidRPr="00170640">
        <w:rPr>
          <w:rFonts w:hint="eastAsia"/>
        </w:rPr>
        <w:t>]</w:t>
      </w:r>
      <w:r w:rsidRPr="00170640">
        <w:rPr>
          <w:rFonts w:hAnsi="宋体" w:hint="eastAsia"/>
        </w:rPr>
        <w:t>；探索了面向</w:t>
      </w:r>
      <w:r w:rsidRPr="00170640">
        <w:rPr>
          <w:rFonts w:hAnsi="宋体" w:hint="eastAsia"/>
        </w:rPr>
        <w:t>Web</w:t>
      </w:r>
      <w:r w:rsidRPr="00170640">
        <w:rPr>
          <w:rFonts w:hAnsi="宋体" w:hint="eastAsia"/>
        </w:rPr>
        <w:t>服务的动态随机测试技术，提高</w:t>
      </w:r>
      <w:r w:rsidRPr="00170640">
        <w:rPr>
          <w:rFonts w:hAnsi="宋体" w:hint="eastAsia"/>
        </w:rPr>
        <w:t>Web</w:t>
      </w:r>
      <w:r w:rsidRPr="00170640">
        <w:rPr>
          <w:rFonts w:hAnsi="宋体" w:hint="eastAsia"/>
        </w:rPr>
        <w:t>服务的测试效率</w:t>
      </w:r>
      <w:r w:rsidRPr="00170640">
        <w:rPr>
          <w:rFonts w:hAnsi="宋体" w:hint="eastAsia"/>
        </w:rPr>
        <w:t>[</w:t>
      </w:r>
      <w:r w:rsidRPr="00170640">
        <w:rPr>
          <w:rFonts w:hAnsi="宋体"/>
        </w:rPr>
        <w:t>38</w:t>
      </w:r>
      <w:r w:rsidRPr="00170640">
        <w:rPr>
          <w:rFonts w:hAnsi="宋体" w:hint="eastAsia"/>
        </w:rPr>
        <w:t>]</w:t>
      </w:r>
      <w:r w:rsidRPr="00170640">
        <w:rPr>
          <w:rFonts w:hAnsi="宋体" w:hint="eastAsia"/>
        </w:rPr>
        <w:t>；针对</w:t>
      </w:r>
      <w:r w:rsidRPr="00170640">
        <w:rPr>
          <w:rFonts w:hAnsi="宋体" w:hint="eastAsia"/>
        </w:rPr>
        <w:t>Web</w:t>
      </w:r>
      <w:r w:rsidRPr="00170640">
        <w:rPr>
          <w:rFonts w:hAnsi="宋体" w:hint="eastAsia"/>
        </w:rPr>
        <w:t>服务的规格说明与服务实现潜在的不一致问题，提出了一种基于约束的模型驱动的遵从性测试方法</w:t>
      </w:r>
      <w:r w:rsidRPr="00170640">
        <w:rPr>
          <w:rFonts w:hAnsi="宋体" w:hint="eastAsia"/>
        </w:rPr>
        <w:t>[</w:t>
      </w:r>
      <w:r w:rsidRPr="00170640">
        <w:rPr>
          <w:rFonts w:hAnsi="宋体"/>
        </w:rPr>
        <w:t>42]</w:t>
      </w:r>
      <w:r w:rsidRPr="00170640">
        <w:rPr>
          <w:rFonts w:hAnsi="宋体" w:hint="eastAsia"/>
        </w:rPr>
        <w:t>；尝试将模型驱动的测试方法应用于</w:t>
      </w:r>
      <w:r w:rsidRPr="00170640">
        <w:rPr>
          <w:rFonts w:hAnsi="宋体" w:hint="eastAsia"/>
        </w:rPr>
        <w:t>BPEL</w:t>
      </w:r>
      <w:r w:rsidRPr="00170640">
        <w:rPr>
          <w:rFonts w:hAnsi="宋体" w:hint="eastAsia"/>
        </w:rPr>
        <w:t>服务组合程序，可以有效地服务组合程序中潜藏的故障；</w:t>
      </w:r>
      <w:r w:rsidRPr="00170640">
        <w:rPr>
          <w:rFonts w:hAnsi="宋体" w:cs="宋体" w:hint="eastAsia"/>
          <w:lang w:bidi="gu-IN"/>
        </w:rPr>
        <w:t>开发了</w:t>
      </w:r>
      <w:r w:rsidRPr="00170640">
        <w:rPr>
          <w:rFonts w:hAnsi="宋体" w:cs="宋体" w:hint="eastAsia"/>
          <w:bCs/>
          <w:lang w:bidi="gu-IN"/>
        </w:rPr>
        <w:t>面向</w:t>
      </w:r>
      <w:r w:rsidRPr="00170640">
        <w:rPr>
          <w:rFonts w:hAnsi="宋体" w:cs="宋体" w:hint="eastAsia"/>
          <w:bCs/>
          <w:lang w:bidi="gu-IN"/>
        </w:rPr>
        <w:t>BPEL</w:t>
      </w:r>
      <w:r w:rsidRPr="00170640">
        <w:rPr>
          <w:rFonts w:hAnsi="宋体" w:cs="宋体" w:hint="eastAsia"/>
          <w:bCs/>
          <w:lang w:bidi="gu-IN"/>
        </w:rPr>
        <w:t>服务组合程序的场景测试技术</w:t>
      </w:r>
      <w:r w:rsidRPr="00170640">
        <w:rPr>
          <w:rFonts w:hAnsi="宋体" w:cs="宋体" w:hint="eastAsia"/>
          <w:lang w:bidi="gu-IN"/>
        </w:rPr>
        <w:t>[</w:t>
      </w:r>
      <w:r w:rsidRPr="00170640">
        <w:rPr>
          <w:rFonts w:hAnsi="宋体" w:cs="宋体"/>
          <w:lang w:bidi="gu-IN"/>
        </w:rPr>
        <w:t>39</w:t>
      </w:r>
      <w:r w:rsidRPr="00170640">
        <w:rPr>
          <w:rFonts w:hAnsi="宋体" w:cs="宋体" w:hint="eastAsia"/>
          <w:lang w:bidi="gu-IN"/>
        </w:rPr>
        <w:t>-</w:t>
      </w:r>
      <w:r w:rsidRPr="00170640">
        <w:rPr>
          <w:rFonts w:hAnsi="宋体" w:cs="宋体"/>
          <w:lang w:bidi="gu-IN"/>
        </w:rPr>
        <w:t>40</w:t>
      </w:r>
      <w:r w:rsidRPr="00170640">
        <w:rPr>
          <w:rFonts w:hAnsi="宋体" w:cs="宋体" w:hint="eastAsia"/>
          <w:lang w:bidi="gu-IN"/>
        </w:rPr>
        <w:t>]</w:t>
      </w:r>
      <w:r w:rsidRPr="00170640">
        <w:rPr>
          <w:rFonts w:hAnsi="宋体" w:cs="宋体" w:hint="eastAsia"/>
          <w:lang w:bidi="gu-IN"/>
        </w:rPr>
        <w:t>，</w:t>
      </w:r>
      <w:r w:rsidRPr="00170640">
        <w:rPr>
          <w:rFonts w:hAnsi="宋体" w:hint="eastAsia"/>
        </w:rPr>
        <w:t>开发了面向</w:t>
      </w:r>
      <w:r w:rsidRPr="00170640">
        <w:rPr>
          <w:rFonts w:hAnsi="宋体" w:hint="eastAsia"/>
        </w:rPr>
        <w:t xml:space="preserve">BPEL </w:t>
      </w:r>
      <w:r w:rsidRPr="00170640">
        <w:rPr>
          <w:rFonts w:hAnsi="宋体" w:hint="eastAsia"/>
        </w:rPr>
        <w:t>服务组合程序的变异测试系统</w:t>
      </w:r>
      <w:r w:rsidRPr="00170640">
        <w:rPr>
          <w:rFonts w:hAnsi="宋体" w:hint="eastAsia"/>
        </w:rPr>
        <w:t>[</w:t>
      </w:r>
      <w:r w:rsidRPr="00170640">
        <w:rPr>
          <w:rFonts w:hAnsi="宋体"/>
        </w:rPr>
        <w:t>12]</w:t>
      </w:r>
      <w:r w:rsidRPr="00170640">
        <w:rPr>
          <w:rFonts w:hAnsi="宋体" w:hint="eastAsia"/>
        </w:rPr>
        <w:t>，获得</w:t>
      </w:r>
      <w:r w:rsidRPr="00170640">
        <w:rPr>
          <w:rFonts w:hint="eastAsia"/>
        </w:rPr>
        <w:t>中国计算机学会主办的</w:t>
      </w:r>
      <w:r w:rsidRPr="00170640">
        <w:rPr>
          <w:rFonts w:hint="eastAsia"/>
          <w:bCs/>
        </w:rPr>
        <w:t>全国软件原型竞赛二等奖</w:t>
      </w:r>
      <w:r w:rsidRPr="00170640">
        <w:rPr>
          <w:rFonts w:hint="eastAsia"/>
          <w:bCs/>
        </w:rPr>
        <w:t>1</w:t>
      </w:r>
      <w:r w:rsidRPr="00170640">
        <w:rPr>
          <w:rFonts w:hint="eastAsia"/>
          <w:bCs/>
        </w:rPr>
        <w:t>项</w:t>
      </w:r>
      <w:r w:rsidRPr="00170640">
        <w:rPr>
          <w:rFonts w:hAnsi="宋体" w:hint="eastAsia"/>
        </w:rPr>
        <w:t>[</w:t>
      </w:r>
      <w:r w:rsidRPr="00170640">
        <w:rPr>
          <w:rFonts w:hAnsi="宋体"/>
        </w:rPr>
        <w:t>12</w:t>
      </w:r>
      <w:r w:rsidRPr="00170640">
        <w:rPr>
          <w:rFonts w:hAnsi="宋体" w:hint="eastAsia"/>
        </w:rPr>
        <w:t>]</w:t>
      </w:r>
      <w:r w:rsidRPr="00170640">
        <w:rPr>
          <w:rFonts w:hAnsi="宋体" w:hint="eastAsia"/>
        </w:rPr>
        <w:t>。在服务组合程序故障定位方面，</w:t>
      </w:r>
      <w:r w:rsidRPr="00170640">
        <w:rPr>
          <w:rFonts w:hAnsi="宋体" w:hint="eastAsia"/>
          <w:bCs/>
        </w:rPr>
        <w:t>课题组提出一种基于块的</w:t>
      </w:r>
      <w:r w:rsidRPr="00170640">
        <w:rPr>
          <w:rFonts w:hAnsi="宋体" w:hint="eastAsia"/>
          <w:bCs/>
        </w:rPr>
        <w:t>BPEL</w:t>
      </w:r>
      <w:r w:rsidRPr="00170640">
        <w:rPr>
          <w:rFonts w:hAnsi="宋体" w:hint="eastAsia"/>
          <w:bCs/>
        </w:rPr>
        <w:t>程序故障定位框架</w:t>
      </w:r>
      <w:r w:rsidRPr="00170640">
        <w:rPr>
          <w:rFonts w:hAnsi="宋体" w:hint="eastAsia"/>
        </w:rPr>
        <w:t>，在框架中合成了三种程序频谱的故障定位技术，采用</w:t>
      </w:r>
      <w:r w:rsidRPr="00170640">
        <w:rPr>
          <w:rFonts w:hAnsi="宋体" w:hint="eastAsia"/>
        </w:rPr>
        <w:t>BPEL</w:t>
      </w:r>
      <w:r w:rsidRPr="00170640">
        <w:rPr>
          <w:rFonts w:hAnsi="宋体" w:hint="eastAsia"/>
        </w:rPr>
        <w:t>程序实例验证了框架的可行性</w:t>
      </w:r>
      <w:r w:rsidRPr="00170640">
        <w:rPr>
          <w:rFonts w:hAnsi="宋体" w:hint="eastAsia"/>
        </w:rPr>
        <w:t>[</w:t>
      </w:r>
      <w:r w:rsidRPr="00170640">
        <w:rPr>
          <w:rFonts w:hAnsi="宋体"/>
        </w:rPr>
        <w:t>43</w:t>
      </w:r>
      <w:r w:rsidRPr="00170640">
        <w:rPr>
          <w:rFonts w:hAnsi="宋体" w:hint="eastAsia"/>
        </w:rPr>
        <w:t>-</w:t>
      </w:r>
      <w:r w:rsidRPr="00170640">
        <w:rPr>
          <w:rFonts w:hAnsi="宋体"/>
        </w:rPr>
        <w:t>44</w:t>
      </w:r>
      <w:r w:rsidRPr="00170640">
        <w:rPr>
          <w:rFonts w:hAnsi="宋体" w:hint="eastAsia"/>
        </w:rPr>
        <w:t>]</w:t>
      </w:r>
      <w:r w:rsidRPr="00170640">
        <w:rPr>
          <w:rFonts w:hAnsi="宋体" w:hint="eastAsia"/>
        </w:rPr>
        <w:t>；探索了谓词切换与切片分析相结合的故障定位技术</w:t>
      </w:r>
      <w:r w:rsidRPr="00170640">
        <w:rPr>
          <w:rFonts w:hAnsi="宋体" w:hint="eastAsia"/>
        </w:rPr>
        <w:t>[</w:t>
      </w:r>
      <w:r w:rsidRPr="00170640">
        <w:rPr>
          <w:rFonts w:hAnsi="宋体"/>
        </w:rPr>
        <w:t>45</w:t>
      </w:r>
      <w:r w:rsidRPr="00170640">
        <w:rPr>
          <w:rFonts w:hAnsi="宋体" w:hint="eastAsia"/>
        </w:rPr>
        <w:t>]</w:t>
      </w:r>
      <w:r w:rsidRPr="00170640">
        <w:rPr>
          <w:rFonts w:hAnsi="宋体" w:hint="eastAsia"/>
        </w:rPr>
        <w:t>。上述服务软件测试方面的研究工作，为智能软件测试提供了重要的参考价值。</w:t>
      </w:r>
    </w:p>
    <w:p w14:paraId="01FA708D" w14:textId="77777777" w:rsidR="000D54E9" w:rsidRPr="00170640" w:rsidRDefault="000D54E9" w:rsidP="000D54E9">
      <w:pPr>
        <w:snapToGrid w:val="0"/>
        <w:spacing w:beforeLines="50" w:before="156" w:line="300" w:lineRule="auto"/>
        <w:rPr>
          <w:rFonts w:ascii="宋体" w:hAnsi="宋体" w:cs="宋体"/>
          <w:b/>
          <w:bCs/>
          <w:iCs/>
          <w:lang w:bidi="gu-IN"/>
        </w:rPr>
      </w:pPr>
      <w:r w:rsidRPr="00170640">
        <w:rPr>
          <w:rFonts w:ascii="宋体" w:hAnsi="宋体" w:cs="宋体" w:hint="eastAsia"/>
          <w:b/>
          <w:bCs/>
          <w:iCs/>
          <w:lang w:bidi="gu-IN"/>
        </w:rPr>
        <w:t>参考文献（</w:t>
      </w:r>
      <w:r w:rsidRPr="00170640">
        <w:rPr>
          <w:rFonts w:ascii="宋体" w:hAnsi="宋体" w:cs="宋体" w:hint="eastAsia"/>
          <w:iCs/>
          <w:lang w:bidi="gu-IN"/>
        </w:rPr>
        <w:t>*通信作者</w:t>
      </w:r>
      <w:r w:rsidRPr="00170640">
        <w:rPr>
          <w:rFonts w:ascii="宋体" w:hAnsi="宋体" w:cs="宋体" w:hint="eastAsia"/>
          <w:b/>
          <w:bCs/>
          <w:iCs/>
          <w:lang w:bidi="gu-IN"/>
        </w:rPr>
        <w:t>）</w:t>
      </w:r>
    </w:p>
    <w:p w14:paraId="7FBC7E67" w14:textId="77777777" w:rsidR="000D54E9" w:rsidRPr="00170640" w:rsidRDefault="000D54E9" w:rsidP="000D54E9">
      <w:pPr>
        <w:numPr>
          <w:ilvl w:val="0"/>
          <w:numId w:val="16"/>
        </w:numPr>
        <w:spacing w:beforeLines="30" w:before="93"/>
        <w:rPr>
          <w:lang w:val="nl-NL"/>
        </w:rPr>
      </w:pPr>
      <w:r w:rsidRPr="00170640">
        <w:rPr>
          <w:b/>
          <w:bCs/>
        </w:rPr>
        <w:t>孙昌爱</w:t>
      </w:r>
      <w:r w:rsidRPr="00170640">
        <w:t xml:space="preserve">, </w:t>
      </w:r>
      <w:r w:rsidRPr="00170640">
        <w:t>刘超</w:t>
      </w:r>
      <w:r w:rsidRPr="00170640">
        <w:t xml:space="preserve">, </w:t>
      </w:r>
      <w:proofErr w:type="gramStart"/>
      <w:r w:rsidRPr="00170640">
        <w:t>金茂忠</w:t>
      </w:r>
      <w:proofErr w:type="gramEnd"/>
      <w:r w:rsidRPr="00170640">
        <w:t xml:space="preserve">. </w:t>
      </w:r>
      <w:r w:rsidRPr="00170640">
        <w:t>一种有效的程序结构图的布图算法</w:t>
      </w:r>
      <w:r w:rsidRPr="00170640">
        <w:rPr>
          <w:rFonts w:hint="eastAsia"/>
        </w:rPr>
        <w:t>.</w:t>
      </w:r>
      <w:r w:rsidRPr="00170640">
        <w:t xml:space="preserve"> </w:t>
      </w:r>
      <w:r w:rsidRPr="00170640">
        <w:t>北京航空航天大学学报</w:t>
      </w:r>
      <w:r w:rsidRPr="00170640">
        <w:t>, 2000, 26(6):1305-1309.</w:t>
      </w:r>
      <w:r w:rsidRPr="00170640">
        <w:rPr>
          <w:rFonts w:hint="eastAsia"/>
          <w:lang w:val="nl-NL"/>
        </w:rPr>
        <w:t xml:space="preserve"> </w:t>
      </w:r>
    </w:p>
    <w:p w14:paraId="7D4A2390" w14:textId="77777777" w:rsidR="000D54E9" w:rsidRPr="00170640" w:rsidRDefault="000D54E9" w:rsidP="000D54E9">
      <w:pPr>
        <w:numPr>
          <w:ilvl w:val="0"/>
          <w:numId w:val="16"/>
        </w:numPr>
        <w:spacing w:beforeLines="30" w:before="93"/>
      </w:pPr>
      <w:r w:rsidRPr="00170640">
        <w:rPr>
          <w:b/>
          <w:bCs/>
          <w:lang w:val="nl-NL"/>
        </w:rPr>
        <w:t>C</w:t>
      </w:r>
      <w:r w:rsidRPr="00170640">
        <w:rPr>
          <w:rFonts w:hint="eastAsia"/>
          <w:b/>
          <w:bCs/>
          <w:lang w:val="nl-NL"/>
        </w:rPr>
        <w:t xml:space="preserve">. </w:t>
      </w:r>
      <w:r w:rsidRPr="00170640">
        <w:rPr>
          <w:b/>
          <w:bCs/>
          <w:lang w:val="nl-NL"/>
        </w:rPr>
        <w:t>Sun</w:t>
      </w:r>
      <w:r w:rsidRPr="00170640">
        <w:rPr>
          <w:rFonts w:hint="eastAsia"/>
          <w:b/>
          <w:bCs/>
          <w:lang w:val="nl-NL"/>
        </w:rPr>
        <w:t>*</w:t>
      </w:r>
      <w:r w:rsidRPr="00170640">
        <w:rPr>
          <w:lang w:val="nl-NL"/>
        </w:rPr>
        <w:t xml:space="preserve">, C. Liu, M. Jin, M. Zhang. </w:t>
      </w:r>
      <w:r w:rsidRPr="00170640">
        <w:t>Architecture framework for software test tool</w:t>
      </w:r>
      <w:r w:rsidRPr="00170640">
        <w:rPr>
          <w:rFonts w:hint="eastAsia"/>
        </w:rPr>
        <w:t xml:space="preserve">. </w:t>
      </w:r>
      <w:r w:rsidRPr="00170640">
        <w:rPr>
          <w:i/>
          <w:iCs/>
        </w:rPr>
        <w:t>Proceedings of the 36</w:t>
      </w:r>
      <w:r w:rsidRPr="00170640">
        <w:rPr>
          <w:i/>
          <w:iCs/>
          <w:vertAlign w:val="superscript"/>
        </w:rPr>
        <w:t>th</w:t>
      </w:r>
      <w:r w:rsidRPr="00170640">
        <w:rPr>
          <w:i/>
          <w:iCs/>
        </w:rPr>
        <w:t xml:space="preserve"> International Conference on Technology of Object</w:t>
      </w:r>
      <w:r w:rsidRPr="00170640">
        <w:rPr>
          <w:rFonts w:hint="eastAsia"/>
          <w:i/>
          <w:iCs/>
        </w:rPr>
        <w:t xml:space="preserve"> </w:t>
      </w:r>
      <w:r w:rsidRPr="00170640">
        <w:rPr>
          <w:i/>
          <w:iCs/>
        </w:rPr>
        <w:t>-Oriented Language and System</w:t>
      </w:r>
      <w:r w:rsidRPr="00170640">
        <w:rPr>
          <w:rFonts w:hint="eastAsia"/>
          <w:i/>
          <w:iCs/>
        </w:rPr>
        <w:t>s</w:t>
      </w:r>
      <w:r w:rsidRPr="00170640">
        <w:rPr>
          <w:i/>
          <w:iCs/>
        </w:rPr>
        <w:t xml:space="preserve"> </w:t>
      </w:r>
      <w:r w:rsidRPr="00170640">
        <w:t>(TOOLS</w:t>
      </w:r>
      <w:r w:rsidRPr="00170640">
        <w:rPr>
          <w:rFonts w:hint="eastAsia"/>
        </w:rPr>
        <w:t xml:space="preserve"> 2000</w:t>
      </w:r>
      <w:r w:rsidRPr="00170640">
        <w:t>), IEEE Computer Society, 2000, pp</w:t>
      </w:r>
      <w:r w:rsidRPr="00170640">
        <w:rPr>
          <w:rFonts w:hint="eastAsia"/>
        </w:rPr>
        <w:t>.</w:t>
      </w:r>
      <w:r w:rsidRPr="00170640">
        <w:t>40-47.</w:t>
      </w:r>
    </w:p>
    <w:p w14:paraId="20433CAE" w14:textId="77777777" w:rsidR="000D54E9" w:rsidRPr="00170640" w:rsidRDefault="000D54E9" w:rsidP="000D54E9">
      <w:pPr>
        <w:numPr>
          <w:ilvl w:val="0"/>
          <w:numId w:val="16"/>
        </w:numPr>
        <w:autoSpaceDE w:val="0"/>
        <w:autoSpaceDN w:val="0"/>
        <w:spacing w:beforeLines="30" w:before="93"/>
      </w:pPr>
      <w:r w:rsidRPr="00170640">
        <w:rPr>
          <w:b/>
          <w:bCs/>
        </w:rPr>
        <w:t>孙昌爱</w:t>
      </w:r>
      <w:r w:rsidRPr="00170640">
        <w:rPr>
          <w:rFonts w:hint="eastAsia"/>
          <w:b/>
          <w:bCs/>
        </w:rPr>
        <w:t>*</w:t>
      </w:r>
      <w:r w:rsidRPr="00170640">
        <w:t>,</w:t>
      </w:r>
      <w:r w:rsidRPr="00170640">
        <w:rPr>
          <w:b/>
          <w:bCs/>
        </w:rPr>
        <w:t xml:space="preserve"> </w:t>
      </w:r>
      <w:proofErr w:type="gramStart"/>
      <w:r w:rsidRPr="00170640">
        <w:t>金茂忠</w:t>
      </w:r>
      <w:proofErr w:type="gramEnd"/>
      <w:r w:rsidRPr="00170640">
        <w:t xml:space="preserve">. </w:t>
      </w:r>
      <w:r w:rsidRPr="00170640">
        <w:t>基于程序插装的动态测试技术实现</w:t>
      </w:r>
      <w:r w:rsidRPr="00170640">
        <w:rPr>
          <w:rFonts w:hint="eastAsia"/>
        </w:rPr>
        <w:t>.</w:t>
      </w:r>
      <w:r w:rsidRPr="00170640">
        <w:t xml:space="preserve"> </w:t>
      </w:r>
      <w:r w:rsidRPr="00170640">
        <w:t>小型微型计算机系统</w:t>
      </w:r>
      <w:r w:rsidRPr="00170640">
        <w:t>, 2001, 22(12): 1475-1479.</w:t>
      </w:r>
      <w:r w:rsidRPr="00170640">
        <w:rPr>
          <w:rFonts w:hint="eastAsia"/>
        </w:rPr>
        <w:t xml:space="preserve"> </w:t>
      </w:r>
    </w:p>
    <w:p w14:paraId="4E7BB24E" w14:textId="77777777" w:rsidR="000D54E9" w:rsidRPr="00170640" w:rsidRDefault="000D54E9" w:rsidP="000D54E9">
      <w:pPr>
        <w:numPr>
          <w:ilvl w:val="0"/>
          <w:numId w:val="16"/>
        </w:numPr>
        <w:autoSpaceDE w:val="0"/>
        <w:autoSpaceDN w:val="0"/>
        <w:spacing w:beforeLines="30" w:before="93"/>
      </w:pPr>
      <w:r w:rsidRPr="00170640">
        <w:rPr>
          <w:rFonts w:hAnsi="宋体"/>
          <w:b/>
          <w:bCs/>
        </w:rPr>
        <w:t>孙昌爱</w:t>
      </w:r>
      <w:r w:rsidRPr="00170640">
        <w:rPr>
          <w:rFonts w:hAnsi="宋体" w:hint="eastAsia"/>
          <w:b/>
          <w:bCs/>
        </w:rPr>
        <w:t>*</w:t>
      </w:r>
      <w:r w:rsidRPr="00170640">
        <w:rPr>
          <w:rFonts w:hAnsi="宋体" w:hint="eastAsia"/>
        </w:rPr>
        <w:t xml:space="preserve">, </w:t>
      </w:r>
      <w:proofErr w:type="gramStart"/>
      <w:r w:rsidRPr="00170640">
        <w:rPr>
          <w:rFonts w:hAnsi="宋体"/>
        </w:rPr>
        <w:t>金茂忠</w:t>
      </w:r>
      <w:proofErr w:type="gramEnd"/>
      <w:r w:rsidRPr="00170640">
        <w:rPr>
          <w:rFonts w:hAnsi="宋体" w:hint="eastAsia"/>
        </w:rPr>
        <w:t xml:space="preserve">, </w:t>
      </w:r>
      <w:r w:rsidRPr="00170640">
        <w:rPr>
          <w:rFonts w:hAnsi="宋体"/>
        </w:rPr>
        <w:t>刘超</w:t>
      </w:r>
      <w:r w:rsidRPr="00170640">
        <w:rPr>
          <w:rFonts w:hAnsi="宋体" w:hint="eastAsia"/>
        </w:rPr>
        <w:t xml:space="preserve">, </w:t>
      </w:r>
      <w:r w:rsidRPr="00170640">
        <w:rPr>
          <w:rFonts w:hAnsi="宋体"/>
        </w:rPr>
        <w:t>靳若明</w:t>
      </w:r>
      <w:r w:rsidRPr="00170640">
        <w:t xml:space="preserve">. </w:t>
      </w:r>
      <w:r w:rsidRPr="00170640">
        <w:rPr>
          <w:rFonts w:hAnsi="宋体"/>
        </w:rPr>
        <w:t>程序执行时间的静态预估技术与可视化分析方法</w:t>
      </w:r>
      <w:r w:rsidRPr="00170640">
        <w:rPr>
          <w:rFonts w:hAnsi="宋体" w:hint="eastAsia"/>
        </w:rPr>
        <w:t>.</w:t>
      </w:r>
      <w:r w:rsidRPr="00170640">
        <w:rPr>
          <w:rFonts w:hAnsi="宋体" w:hint="eastAsia"/>
          <w:i/>
          <w:iCs/>
        </w:rPr>
        <w:t xml:space="preserve"> </w:t>
      </w:r>
      <w:r w:rsidRPr="00170640">
        <w:rPr>
          <w:rFonts w:hAnsi="宋体"/>
        </w:rPr>
        <w:t>软件学报</w:t>
      </w:r>
      <w:r w:rsidRPr="00170640">
        <w:rPr>
          <w:rFonts w:hAnsi="宋体" w:hint="eastAsia"/>
        </w:rPr>
        <w:t xml:space="preserve">, </w:t>
      </w:r>
      <w:r w:rsidRPr="00170640">
        <w:t>2003</w:t>
      </w:r>
      <w:r w:rsidRPr="00170640">
        <w:rPr>
          <w:rFonts w:hint="eastAsia"/>
        </w:rPr>
        <w:t xml:space="preserve">, </w:t>
      </w:r>
      <w:r w:rsidRPr="00170640">
        <w:t xml:space="preserve">14(1): 68-75. </w:t>
      </w:r>
    </w:p>
    <w:p w14:paraId="7A744508" w14:textId="77777777" w:rsidR="000D54E9" w:rsidRPr="00170640" w:rsidRDefault="000D54E9" w:rsidP="000D54E9">
      <w:pPr>
        <w:numPr>
          <w:ilvl w:val="0"/>
          <w:numId w:val="16"/>
        </w:numPr>
        <w:spacing w:beforeLines="30" w:before="93"/>
      </w:pPr>
      <w:r w:rsidRPr="00170640">
        <w:rPr>
          <w:b/>
          <w:bCs/>
        </w:rPr>
        <w:t>C</w:t>
      </w:r>
      <w:r w:rsidRPr="00170640">
        <w:rPr>
          <w:rFonts w:hint="eastAsia"/>
        </w:rPr>
        <w:t>.</w:t>
      </w:r>
      <w:r w:rsidRPr="00170640">
        <w:rPr>
          <w:rFonts w:hint="eastAsia"/>
          <w:b/>
          <w:bCs/>
        </w:rPr>
        <w:t xml:space="preserve"> </w:t>
      </w:r>
      <w:r w:rsidRPr="00170640">
        <w:rPr>
          <w:b/>
          <w:bCs/>
        </w:rPr>
        <w:t>Sun</w:t>
      </w:r>
      <w:r w:rsidRPr="00170640">
        <w:rPr>
          <w:rFonts w:hint="eastAsia"/>
          <w:b/>
          <w:bCs/>
        </w:rPr>
        <w:t>*</w:t>
      </w:r>
      <w:r w:rsidRPr="00170640">
        <w:t>, J. Zhou, J. Cao, M. Jin, C. Liu. ReArchJBs: a tool for automated software architecture recovery of JavaBeans-based applications</w:t>
      </w:r>
      <w:r w:rsidRPr="00170640">
        <w:rPr>
          <w:rFonts w:hint="eastAsia"/>
        </w:rPr>
        <w:t>.</w:t>
      </w:r>
      <w:r w:rsidRPr="00170640">
        <w:t xml:space="preserve"> </w:t>
      </w:r>
      <w:r w:rsidRPr="00170640">
        <w:rPr>
          <w:i/>
          <w:iCs/>
        </w:rPr>
        <w:t xml:space="preserve">Proceedings of </w:t>
      </w:r>
      <w:r w:rsidRPr="00170640">
        <w:rPr>
          <w:rFonts w:hint="eastAsia"/>
          <w:i/>
          <w:iCs/>
        </w:rPr>
        <w:t xml:space="preserve">the </w:t>
      </w:r>
      <w:r w:rsidRPr="00170640">
        <w:rPr>
          <w:i/>
          <w:iCs/>
        </w:rPr>
        <w:t>16</w:t>
      </w:r>
      <w:r w:rsidRPr="00170640">
        <w:rPr>
          <w:i/>
          <w:iCs/>
          <w:vertAlign w:val="superscript"/>
        </w:rPr>
        <w:t>th</w:t>
      </w:r>
      <w:r w:rsidRPr="00170640">
        <w:rPr>
          <w:rFonts w:hint="eastAsia"/>
          <w:i/>
          <w:iCs/>
        </w:rPr>
        <w:t xml:space="preserve"> </w:t>
      </w:r>
      <w:r w:rsidRPr="00170640">
        <w:rPr>
          <w:i/>
          <w:iCs/>
        </w:rPr>
        <w:t xml:space="preserve">Australian Conference on Software Engineering </w:t>
      </w:r>
      <w:r w:rsidRPr="00170640">
        <w:t>(ASWEC</w:t>
      </w:r>
      <w:r w:rsidRPr="00170640">
        <w:rPr>
          <w:rFonts w:hint="eastAsia"/>
        </w:rPr>
        <w:t xml:space="preserve"> </w:t>
      </w:r>
      <w:r w:rsidRPr="00170640">
        <w:t>2005), IEEE Computer Society, 2005, pp</w:t>
      </w:r>
      <w:r w:rsidRPr="00170640">
        <w:rPr>
          <w:rFonts w:hint="eastAsia"/>
        </w:rPr>
        <w:t>.</w:t>
      </w:r>
      <w:r w:rsidRPr="00170640">
        <w:t xml:space="preserve">270-280. </w:t>
      </w:r>
    </w:p>
    <w:p w14:paraId="598936EC" w14:textId="77777777" w:rsidR="000D54E9" w:rsidRPr="00170640" w:rsidRDefault="000D54E9" w:rsidP="000D54E9">
      <w:pPr>
        <w:numPr>
          <w:ilvl w:val="0"/>
          <w:numId w:val="16"/>
        </w:numPr>
        <w:autoSpaceDE w:val="0"/>
        <w:autoSpaceDN w:val="0"/>
        <w:spacing w:beforeLines="30" w:before="93"/>
      </w:pPr>
      <w:r w:rsidRPr="00170640">
        <w:rPr>
          <w:b/>
          <w:bCs/>
        </w:rPr>
        <w:t>C</w:t>
      </w:r>
      <w:r w:rsidRPr="00170640">
        <w:rPr>
          <w:rFonts w:hint="eastAsia"/>
          <w:b/>
          <w:bCs/>
        </w:rPr>
        <w:t>.</w:t>
      </w:r>
      <w:r w:rsidRPr="00170640">
        <w:rPr>
          <w:b/>
          <w:bCs/>
        </w:rPr>
        <w:t xml:space="preserve"> Sun</w:t>
      </w:r>
      <w:r w:rsidRPr="00170640">
        <w:rPr>
          <w:rFonts w:hint="eastAsia"/>
          <w:b/>
          <w:bCs/>
        </w:rPr>
        <w:t>*</w:t>
      </w:r>
      <w:r w:rsidRPr="00170640">
        <w:t>. An incremental and practical approach to enable the component run-time evolution</w:t>
      </w:r>
      <w:r w:rsidRPr="00170640">
        <w:rPr>
          <w:rFonts w:hint="eastAsia"/>
        </w:rPr>
        <w:t>.</w:t>
      </w:r>
      <w:r w:rsidRPr="00170640">
        <w:t xml:space="preserve"> </w:t>
      </w:r>
      <w:r w:rsidRPr="00170640">
        <w:rPr>
          <w:i/>
          <w:iCs/>
        </w:rPr>
        <w:t xml:space="preserve">Proceedings of </w:t>
      </w:r>
      <w:r w:rsidRPr="00170640">
        <w:rPr>
          <w:rFonts w:hint="eastAsia"/>
          <w:i/>
          <w:iCs/>
        </w:rPr>
        <w:t xml:space="preserve">the </w:t>
      </w:r>
      <w:r w:rsidRPr="00170640">
        <w:rPr>
          <w:i/>
          <w:iCs/>
        </w:rPr>
        <w:t>12</w:t>
      </w:r>
      <w:r w:rsidRPr="00170640">
        <w:rPr>
          <w:i/>
          <w:iCs/>
          <w:vertAlign w:val="superscript"/>
        </w:rPr>
        <w:t>th</w:t>
      </w:r>
      <w:r w:rsidRPr="00170640">
        <w:rPr>
          <w:i/>
          <w:iCs/>
        </w:rPr>
        <w:t xml:space="preserve"> Asia-Pacific Software Engineering Conference</w:t>
      </w:r>
      <w:r w:rsidRPr="00170640">
        <w:t xml:space="preserve"> (APSEC</w:t>
      </w:r>
      <w:r w:rsidRPr="00170640">
        <w:rPr>
          <w:rFonts w:hint="eastAsia"/>
        </w:rPr>
        <w:t xml:space="preserve"> </w:t>
      </w:r>
      <w:r w:rsidRPr="00170640">
        <w:t>2005), IEEE Computer Society, 2005, pp</w:t>
      </w:r>
      <w:r w:rsidRPr="00170640">
        <w:rPr>
          <w:rFonts w:hint="eastAsia"/>
        </w:rPr>
        <w:t>.</w:t>
      </w:r>
      <w:r w:rsidRPr="00170640">
        <w:t>603-610</w:t>
      </w:r>
      <w:r w:rsidRPr="00170640">
        <w:rPr>
          <w:rFonts w:hint="eastAsia"/>
        </w:rPr>
        <w:t>.</w:t>
      </w:r>
    </w:p>
    <w:p w14:paraId="000CCEAF" w14:textId="77777777" w:rsidR="000D54E9" w:rsidRPr="00170640" w:rsidRDefault="000D54E9" w:rsidP="000D54E9">
      <w:pPr>
        <w:numPr>
          <w:ilvl w:val="0"/>
          <w:numId w:val="16"/>
        </w:numPr>
        <w:autoSpaceDE w:val="0"/>
        <w:autoSpaceDN w:val="0"/>
        <w:spacing w:beforeLines="30" w:before="93"/>
      </w:pPr>
      <w:r w:rsidRPr="00170640">
        <w:rPr>
          <w:rFonts w:hAnsi="宋体"/>
          <w:b/>
          <w:bCs/>
        </w:rPr>
        <w:t>孙昌爱</w:t>
      </w:r>
      <w:r w:rsidRPr="00170640">
        <w:rPr>
          <w:rFonts w:hAnsi="宋体" w:hint="eastAsia"/>
          <w:b/>
          <w:bCs/>
        </w:rPr>
        <w:t>*</w:t>
      </w:r>
      <w:r w:rsidRPr="00170640">
        <w:t xml:space="preserve">. </w:t>
      </w:r>
      <w:r w:rsidRPr="00170640">
        <w:rPr>
          <w:rFonts w:hAnsi="宋体"/>
        </w:rPr>
        <w:t>基于约束的软件失效域识别与特征分析</w:t>
      </w:r>
      <w:r w:rsidRPr="00170640">
        <w:rPr>
          <w:rFonts w:hint="eastAsia"/>
        </w:rPr>
        <w:t>.</w:t>
      </w:r>
      <w:r w:rsidRPr="00170640">
        <w:t xml:space="preserve"> </w:t>
      </w:r>
      <w:r w:rsidRPr="00170640">
        <w:rPr>
          <w:rFonts w:hAnsi="宋体"/>
        </w:rPr>
        <w:t>软件学报</w:t>
      </w:r>
      <w:r w:rsidRPr="00170640">
        <w:t>,</w:t>
      </w:r>
      <w:r w:rsidRPr="00170640">
        <w:rPr>
          <w:b/>
          <w:bCs/>
        </w:rPr>
        <w:t xml:space="preserve"> </w:t>
      </w:r>
      <w:r w:rsidRPr="00170640">
        <w:t>2012, 23(7): 1688-170</w:t>
      </w:r>
      <w:r w:rsidRPr="00170640">
        <w:rPr>
          <w:rFonts w:hint="eastAsia"/>
        </w:rPr>
        <w:t>1.</w:t>
      </w:r>
    </w:p>
    <w:p w14:paraId="0661C5FA" w14:textId="77777777" w:rsidR="000D54E9" w:rsidRPr="00170640" w:rsidRDefault="000D54E9" w:rsidP="000D54E9">
      <w:pPr>
        <w:numPr>
          <w:ilvl w:val="0"/>
          <w:numId w:val="16"/>
        </w:numPr>
        <w:spacing w:beforeLines="30" w:before="93"/>
      </w:pPr>
      <w:r w:rsidRPr="00170640">
        <w:rPr>
          <w:b/>
        </w:rPr>
        <w:t>C</w:t>
      </w:r>
      <w:r w:rsidRPr="00170640">
        <w:rPr>
          <w:bCs/>
        </w:rPr>
        <w:t>.</w:t>
      </w:r>
      <w:r w:rsidRPr="00170640">
        <w:rPr>
          <w:b/>
        </w:rPr>
        <w:t xml:space="preserve"> Sun</w:t>
      </w:r>
      <w:r w:rsidRPr="00170640">
        <w:rPr>
          <w:rFonts w:hint="eastAsia"/>
          <w:b/>
        </w:rPr>
        <w:t>*</w:t>
      </w:r>
      <w:r w:rsidRPr="00170640">
        <w:rPr>
          <w:rFonts w:hint="eastAsia"/>
        </w:rPr>
        <w:t>.</w:t>
      </w:r>
      <w:r w:rsidRPr="00170640">
        <w:t xml:space="preserve"> A </w:t>
      </w:r>
      <w:r w:rsidRPr="00170640">
        <w:rPr>
          <w:rFonts w:hint="eastAsia"/>
        </w:rPr>
        <w:t>c</w:t>
      </w:r>
      <w:r w:rsidRPr="00170640">
        <w:t xml:space="preserve">onstraint-oriented </w:t>
      </w:r>
      <w:r w:rsidRPr="00170640">
        <w:rPr>
          <w:rFonts w:hint="eastAsia"/>
        </w:rPr>
        <w:t>t</w:t>
      </w:r>
      <w:r w:rsidRPr="00170640">
        <w:t xml:space="preserve">est </w:t>
      </w:r>
      <w:r w:rsidRPr="00170640">
        <w:rPr>
          <w:rFonts w:hint="eastAsia"/>
        </w:rPr>
        <w:t>s</w:t>
      </w:r>
      <w:r w:rsidRPr="00170640">
        <w:t xml:space="preserve">uite </w:t>
      </w:r>
      <w:r w:rsidRPr="00170640">
        <w:rPr>
          <w:rFonts w:hint="eastAsia"/>
        </w:rPr>
        <w:t>r</w:t>
      </w:r>
      <w:r w:rsidRPr="00170640">
        <w:t xml:space="preserve">eduction </w:t>
      </w:r>
      <w:r w:rsidRPr="00170640">
        <w:rPr>
          <w:rFonts w:hint="eastAsia"/>
        </w:rPr>
        <w:t>m</w:t>
      </w:r>
      <w:r w:rsidRPr="00170640">
        <w:t xml:space="preserve">ethod for </w:t>
      </w:r>
      <w:r w:rsidRPr="00170640">
        <w:rPr>
          <w:rFonts w:hint="eastAsia"/>
        </w:rPr>
        <w:t>c</w:t>
      </w:r>
      <w:r w:rsidRPr="00170640">
        <w:t xml:space="preserve">onservative </w:t>
      </w:r>
      <w:r w:rsidRPr="00170640">
        <w:rPr>
          <w:rFonts w:hint="eastAsia"/>
        </w:rPr>
        <w:t>r</w:t>
      </w:r>
      <w:r w:rsidRPr="00170640">
        <w:t xml:space="preserve">egression </w:t>
      </w:r>
      <w:r w:rsidRPr="00170640">
        <w:rPr>
          <w:rFonts w:hint="eastAsia"/>
        </w:rPr>
        <w:t>t</w:t>
      </w:r>
      <w:r w:rsidRPr="00170640">
        <w:t>esting</w:t>
      </w:r>
      <w:r w:rsidRPr="00170640">
        <w:rPr>
          <w:rFonts w:hint="eastAsia"/>
        </w:rPr>
        <w:t>.</w:t>
      </w:r>
      <w:r w:rsidRPr="00170640">
        <w:t xml:space="preserve"> </w:t>
      </w:r>
      <w:r w:rsidRPr="00170640">
        <w:rPr>
          <w:i/>
          <w:iCs/>
        </w:rPr>
        <w:t>Journal of Software</w:t>
      </w:r>
      <w:r w:rsidRPr="00170640">
        <w:t xml:space="preserve">, </w:t>
      </w:r>
      <w:r w:rsidRPr="00170640">
        <w:rPr>
          <w:rFonts w:hint="eastAsia"/>
        </w:rPr>
        <w:t>2011, 6(2):</w:t>
      </w:r>
      <w:r w:rsidRPr="00170640">
        <w:t xml:space="preserve"> 314-321</w:t>
      </w:r>
      <w:r w:rsidRPr="00170640">
        <w:rPr>
          <w:rFonts w:hint="eastAsia"/>
        </w:rPr>
        <w:t>.</w:t>
      </w:r>
    </w:p>
    <w:p w14:paraId="6FF4B659" w14:textId="77777777" w:rsidR="000D54E9" w:rsidRPr="00170640" w:rsidRDefault="000D54E9" w:rsidP="000D54E9">
      <w:pPr>
        <w:numPr>
          <w:ilvl w:val="0"/>
          <w:numId w:val="16"/>
        </w:numPr>
        <w:autoSpaceDE w:val="0"/>
        <w:autoSpaceDN w:val="0"/>
        <w:spacing w:beforeLines="30" w:before="93"/>
      </w:pPr>
      <w:r w:rsidRPr="00170640">
        <w:rPr>
          <w:b/>
        </w:rPr>
        <w:t>C</w:t>
      </w:r>
      <w:r w:rsidRPr="00170640">
        <w:rPr>
          <w:rFonts w:hint="eastAsia"/>
          <w:b/>
        </w:rPr>
        <w:t>.</w:t>
      </w:r>
      <w:r w:rsidRPr="00170640">
        <w:rPr>
          <w:b/>
        </w:rPr>
        <w:t xml:space="preserve"> Sun</w:t>
      </w:r>
      <w:r w:rsidRPr="00170640">
        <w:rPr>
          <w:rFonts w:hint="eastAsia"/>
          <w:b/>
        </w:rPr>
        <w:t>*</w:t>
      </w:r>
      <w:r w:rsidRPr="00170640">
        <w:t>, C</w:t>
      </w:r>
      <w:r w:rsidRPr="00170640">
        <w:rPr>
          <w:rFonts w:hint="eastAsia"/>
        </w:rPr>
        <w:t>.</w:t>
      </w:r>
      <w:r w:rsidRPr="00170640">
        <w:t xml:space="preserve"> Fan, Z</w:t>
      </w:r>
      <w:r w:rsidRPr="00170640">
        <w:rPr>
          <w:rFonts w:hint="eastAsia"/>
        </w:rPr>
        <w:t>.</w:t>
      </w:r>
      <w:r w:rsidRPr="00170640">
        <w:t xml:space="preserve"> Wang, H</w:t>
      </w:r>
      <w:r w:rsidRPr="00170640">
        <w:rPr>
          <w:rFonts w:hint="eastAsia"/>
        </w:rPr>
        <w:t>.</w:t>
      </w:r>
      <w:r w:rsidRPr="00170640">
        <w:t xml:space="preserve"> Liu. dμReg: A Path-Aware Mutation Analysis Guided Approach to Regression Testing. </w:t>
      </w:r>
      <w:r w:rsidRPr="00170640">
        <w:rPr>
          <w:i/>
          <w:iCs/>
        </w:rPr>
        <w:t>Proceedings of the 12</w:t>
      </w:r>
      <w:r w:rsidRPr="00170640">
        <w:rPr>
          <w:i/>
          <w:iCs/>
          <w:vertAlign w:val="superscript"/>
        </w:rPr>
        <w:t>th</w:t>
      </w:r>
      <w:r w:rsidRPr="00170640">
        <w:rPr>
          <w:i/>
          <w:iCs/>
        </w:rPr>
        <w:t xml:space="preserve"> IEEE/ACM International Workshop on Automation of Software Testing</w:t>
      </w:r>
      <w:r w:rsidRPr="00170640">
        <w:t xml:space="preserve"> (AST 2017), </w:t>
      </w:r>
      <w:r w:rsidRPr="00170640">
        <w:rPr>
          <w:i/>
        </w:rPr>
        <w:t>collocated with the 39</w:t>
      </w:r>
      <w:r w:rsidRPr="00170640">
        <w:rPr>
          <w:i/>
          <w:vertAlign w:val="superscript"/>
        </w:rPr>
        <w:t>th</w:t>
      </w:r>
      <w:r w:rsidRPr="00170640">
        <w:rPr>
          <w:i/>
        </w:rPr>
        <w:t xml:space="preserve"> International Conference on Software Engineering </w:t>
      </w:r>
      <w:r w:rsidRPr="00170640">
        <w:t>(ICSE 2017), IEEE Computer Society, 2017, pp.59-64.</w:t>
      </w:r>
    </w:p>
    <w:p w14:paraId="1A047A7A" w14:textId="77777777" w:rsidR="000D54E9" w:rsidRPr="00170640" w:rsidRDefault="000D54E9" w:rsidP="000D54E9">
      <w:pPr>
        <w:numPr>
          <w:ilvl w:val="0"/>
          <w:numId w:val="16"/>
        </w:numPr>
        <w:spacing w:beforeLines="30" w:before="93"/>
      </w:pPr>
      <w:r w:rsidRPr="00170640">
        <w:rPr>
          <w:b/>
          <w:bCs/>
        </w:rPr>
        <w:t>C</w:t>
      </w:r>
      <w:r w:rsidRPr="00170640">
        <w:rPr>
          <w:rFonts w:hint="eastAsia"/>
        </w:rPr>
        <w:t>.</w:t>
      </w:r>
      <w:r w:rsidRPr="00170640">
        <w:rPr>
          <w:b/>
          <w:bCs/>
        </w:rPr>
        <w:t xml:space="preserve"> Sun</w:t>
      </w:r>
      <w:r w:rsidRPr="00170640">
        <w:rPr>
          <w:rFonts w:hint="eastAsia"/>
          <w:b/>
          <w:bCs/>
        </w:rPr>
        <w:t>*</w:t>
      </w:r>
      <w:r w:rsidRPr="00170640">
        <w:t>, G</w:t>
      </w:r>
      <w:r w:rsidRPr="00170640">
        <w:rPr>
          <w:rFonts w:hint="eastAsia"/>
        </w:rPr>
        <w:t>.</w:t>
      </w:r>
      <w:r w:rsidRPr="00170640">
        <w:t xml:space="preserve"> Wang, K</w:t>
      </w:r>
      <w:r w:rsidRPr="00170640">
        <w:rPr>
          <w:rFonts w:hint="eastAsia"/>
        </w:rPr>
        <w:t>. Y.</w:t>
      </w:r>
      <w:r w:rsidRPr="00170640">
        <w:t xml:space="preserve"> Cai, T.</w:t>
      </w:r>
      <w:r w:rsidRPr="00170640">
        <w:rPr>
          <w:rFonts w:hint="eastAsia"/>
        </w:rPr>
        <w:t xml:space="preserve"> </w:t>
      </w:r>
      <w:r w:rsidRPr="00170640">
        <w:t xml:space="preserve">Y. Chen. Distribution-aware </w:t>
      </w:r>
      <w:r w:rsidRPr="00170640">
        <w:rPr>
          <w:rFonts w:hint="eastAsia"/>
        </w:rPr>
        <w:t>m</w:t>
      </w:r>
      <w:r w:rsidRPr="00170640">
        <w:t xml:space="preserve">utation </w:t>
      </w:r>
      <w:r w:rsidRPr="00170640">
        <w:rPr>
          <w:rFonts w:hint="eastAsia"/>
        </w:rPr>
        <w:t>a</w:t>
      </w:r>
      <w:r w:rsidRPr="00170640">
        <w:t>nalysis</w:t>
      </w:r>
      <w:r w:rsidRPr="00170640">
        <w:rPr>
          <w:rFonts w:hint="eastAsia"/>
        </w:rPr>
        <w:t>.</w:t>
      </w:r>
      <w:r w:rsidRPr="00170640">
        <w:t xml:space="preserve"> </w:t>
      </w:r>
      <w:r w:rsidRPr="00170640">
        <w:rPr>
          <w:i/>
          <w:iCs/>
        </w:rPr>
        <w:t xml:space="preserve">Proceedings of </w:t>
      </w:r>
      <w:r w:rsidRPr="00170640">
        <w:rPr>
          <w:rFonts w:hint="eastAsia"/>
          <w:i/>
          <w:iCs/>
        </w:rPr>
        <w:t xml:space="preserve">the </w:t>
      </w:r>
      <w:r w:rsidRPr="00170640">
        <w:rPr>
          <w:i/>
          <w:iCs/>
        </w:rPr>
        <w:t>9</w:t>
      </w:r>
      <w:r w:rsidRPr="00170640">
        <w:rPr>
          <w:i/>
          <w:iCs/>
          <w:vertAlign w:val="superscript"/>
        </w:rPr>
        <w:t>th</w:t>
      </w:r>
      <w:r w:rsidRPr="00170640">
        <w:rPr>
          <w:i/>
          <w:iCs/>
        </w:rPr>
        <w:t xml:space="preserve"> IEEE International Workshop on Software Cybernetics</w:t>
      </w:r>
      <w:r w:rsidRPr="00170640">
        <w:t xml:space="preserve"> (IWSC 2012), </w:t>
      </w:r>
      <w:r w:rsidRPr="00170640">
        <w:rPr>
          <w:i/>
        </w:rPr>
        <w:t>collocated with the 36</w:t>
      </w:r>
      <w:r w:rsidRPr="00170640">
        <w:rPr>
          <w:i/>
          <w:vertAlign w:val="superscript"/>
        </w:rPr>
        <w:t>th</w:t>
      </w:r>
      <w:r w:rsidRPr="00170640">
        <w:rPr>
          <w:i/>
        </w:rPr>
        <w:t xml:space="preserve"> Annual IEEE International Computer Software and Applications Conference </w:t>
      </w:r>
      <w:r w:rsidRPr="00170640">
        <w:t xml:space="preserve">(COMPSAC 2012), IEEE Computer Society, 2012, </w:t>
      </w:r>
      <w:r w:rsidRPr="00170640">
        <w:rPr>
          <w:rFonts w:hint="eastAsia"/>
        </w:rPr>
        <w:t>p</w:t>
      </w:r>
      <w:r w:rsidRPr="00170640">
        <w:t>p</w:t>
      </w:r>
      <w:r w:rsidRPr="00170640">
        <w:rPr>
          <w:rFonts w:hint="eastAsia"/>
        </w:rPr>
        <w:t>.</w:t>
      </w:r>
      <w:r w:rsidRPr="00170640">
        <w:t>170-175.</w:t>
      </w:r>
    </w:p>
    <w:p w14:paraId="38DB4B40" w14:textId="77777777" w:rsidR="000D54E9" w:rsidRPr="00170640" w:rsidRDefault="000D54E9" w:rsidP="000D54E9">
      <w:pPr>
        <w:numPr>
          <w:ilvl w:val="0"/>
          <w:numId w:val="16"/>
        </w:numPr>
        <w:autoSpaceDE w:val="0"/>
        <w:autoSpaceDN w:val="0"/>
        <w:spacing w:beforeLines="30" w:before="93"/>
      </w:pPr>
      <w:r w:rsidRPr="00170640">
        <w:rPr>
          <w:rFonts w:hint="eastAsia"/>
          <w:b/>
          <w:bCs/>
        </w:rPr>
        <w:lastRenderedPageBreak/>
        <w:t>孙昌爱</w:t>
      </w:r>
      <w:r w:rsidRPr="00170640">
        <w:rPr>
          <w:rFonts w:hint="eastAsia"/>
          <w:b/>
          <w:bCs/>
        </w:rPr>
        <w:t>*</w:t>
      </w:r>
      <w:r w:rsidRPr="00170640">
        <w:rPr>
          <w:rFonts w:hint="eastAsia"/>
        </w:rPr>
        <w:t xml:space="preserve">, </w:t>
      </w:r>
      <w:r w:rsidRPr="00170640">
        <w:rPr>
          <w:rFonts w:hint="eastAsia"/>
        </w:rPr>
        <w:t>王冠</w:t>
      </w:r>
      <w:r w:rsidRPr="00170640">
        <w:rPr>
          <w:rFonts w:hint="eastAsia"/>
        </w:rPr>
        <w:t>. MujavaX:</w:t>
      </w:r>
      <w:r w:rsidRPr="00170640">
        <w:rPr>
          <w:rFonts w:hint="eastAsia"/>
        </w:rPr>
        <w:t>一个支持非均匀分布的变异生成系统</w:t>
      </w:r>
      <w:r w:rsidRPr="00170640">
        <w:rPr>
          <w:rFonts w:hint="eastAsia"/>
        </w:rPr>
        <w:t xml:space="preserve">. </w:t>
      </w:r>
      <w:r w:rsidRPr="00170640">
        <w:rPr>
          <w:rFonts w:hint="eastAsia"/>
        </w:rPr>
        <w:t>计算机研究与发展</w:t>
      </w:r>
      <w:r w:rsidRPr="00170640">
        <w:rPr>
          <w:rFonts w:hint="eastAsia"/>
        </w:rPr>
        <w:t xml:space="preserve">, </w:t>
      </w:r>
      <w:r w:rsidRPr="00170640">
        <w:t>2014, 51(4): 874-881.</w:t>
      </w:r>
    </w:p>
    <w:p w14:paraId="4FE2A12D" w14:textId="77777777" w:rsidR="000D54E9" w:rsidRPr="00170640" w:rsidRDefault="000D54E9" w:rsidP="000D54E9">
      <w:pPr>
        <w:numPr>
          <w:ilvl w:val="0"/>
          <w:numId w:val="16"/>
        </w:numPr>
        <w:autoSpaceDE w:val="0"/>
        <w:autoSpaceDN w:val="0"/>
        <w:spacing w:beforeLines="30" w:before="93"/>
      </w:pPr>
      <w:r w:rsidRPr="00170640">
        <w:rPr>
          <w:rFonts w:hint="eastAsia"/>
          <w:b/>
          <w:bCs/>
        </w:rPr>
        <w:t>孙昌爱</w:t>
      </w:r>
      <w:r w:rsidRPr="00170640">
        <w:rPr>
          <w:rFonts w:hint="eastAsia"/>
        </w:rPr>
        <w:t>，</w:t>
      </w:r>
      <w:r w:rsidRPr="00170640">
        <w:rPr>
          <w:rFonts w:hint="eastAsia"/>
          <w:bCs/>
        </w:rPr>
        <w:t>潘琳</w:t>
      </w:r>
      <w:r w:rsidRPr="00170640">
        <w:rPr>
          <w:rFonts w:hint="eastAsia"/>
        </w:rPr>
        <w:t>，赵彦</w:t>
      </w:r>
      <w:r w:rsidRPr="00170640">
        <w:rPr>
          <w:rFonts w:hint="eastAsia"/>
        </w:rPr>
        <w:t xml:space="preserve">. </w:t>
      </w:r>
      <w:r w:rsidRPr="00170640">
        <w:t>μBPEL</w:t>
      </w:r>
      <w:r w:rsidRPr="00170640">
        <w:rPr>
          <w:rFonts w:hint="eastAsia"/>
        </w:rPr>
        <w:t>:</w:t>
      </w:r>
      <w:r w:rsidRPr="00170640">
        <w:rPr>
          <w:rFonts w:hint="eastAsia"/>
        </w:rPr>
        <w:t>一个面向</w:t>
      </w:r>
      <w:r w:rsidRPr="00170640">
        <w:rPr>
          <w:rFonts w:hint="eastAsia"/>
        </w:rPr>
        <w:t>BPEL</w:t>
      </w:r>
      <w:r w:rsidRPr="00170640">
        <w:rPr>
          <w:rFonts w:hint="eastAsia"/>
        </w:rPr>
        <w:t>服务组装程序的变异测试系统</w:t>
      </w:r>
      <w:r w:rsidRPr="00170640">
        <w:rPr>
          <w:rFonts w:hint="eastAsia"/>
        </w:rPr>
        <w:t>.</w:t>
      </w:r>
      <w:r w:rsidRPr="00170640">
        <w:rPr>
          <w:rFonts w:hint="eastAsia"/>
        </w:rPr>
        <w:t>全国软件原型竞赛二等奖，中国计算机学会软件工程专业委员会</w:t>
      </w:r>
      <w:r w:rsidRPr="00170640">
        <w:rPr>
          <w:rFonts w:hint="eastAsia"/>
        </w:rPr>
        <w:t>,</w:t>
      </w:r>
      <w:r w:rsidRPr="00170640">
        <w:t xml:space="preserve"> </w:t>
      </w:r>
      <w:r w:rsidRPr="00170640">
        <w:rPr>
          <w:rFonts w:hint="eastAsia"/>
        </w:rPr>
        <w:t>2015</w:t>
      </w:r>
      <w:r w:rsidRPr="00170640">
        <w:rPr>
          <w:rFonts w:hint="eastAsia"/>
        </w:rPr>
        <w:t>年</w:t>
      </w:r>
      <w:r w:rsidRPr="00170640">
        <w:rPr>
          <w:rFonts w:hint="eastAsia"/>
        </w:rPr>
        <w:t>11</w:t>
      </w:r>
      <w:r w:rsidRPr="00170640">
        <w:rPr>
          <w:rFonts w:hint="eastAsia"/>
        </w:rPr>
        <w:t>月</w:t>
      </w:r>
      <w:r w:rsidRPr="00170640">
        <w:rPr>
          <w:rFonts w:hint="eastAsia"/>
        </w:rPr>
        <w:t>.</w:t>
      </w:r>
    </w:p>
    <w:p w14:paraId="444E2DC3" w14:textId="77777777" w:rsidR="000D54E9" w:rsidRPr="00170640" w:rsidRDefault="000D54E9" w:rsidP="000D54E9">
      <w:pPr>
        <w:numPr>
          <w:ilvl w:val="0"/>
          <w:numId w:val="16"/>
        </w:numPr>
        <w:autoSpaceDE w:val="0"/>
        <w:autoSpaceDN w:val="0"/>
        <w:spacing w:beforeLines="30" w:before="93"/>
      </w:pPr>
      <w:r w:rsidRPr="00170640">
        <w:rPr>
          <w:b/>
          <w:bCs/>
        </w:rPr>
        <w:t>C</w:t>
      </w:r>
      <w:r w:rsidRPr="00170640">
        <w:rPr>
          <w:rFonts w:hint="eastAsia"/>
          <w:b/>
          <w:bCs/>
        </w:rPr>
        <w:t>.</w:t>
      </w:r>
      <w:r w:rsidRPr="00170640">
        <w:rPr>
          <w:b/>
          <w:bCs/>
        </w:rPr>
        <w:t xml:space="preserve"> Sun</w:t>
      </w:r>
      <w:r w:rsidRPr="00170640">
        <w:rPr>
          <w:rFonts w:hint="eastAsia"/>
          <w:b/>
          <w:bCs/>
        </w:rPr>
        <w:t>*</w:t>
      </w:r>
      <w:r w:rsidRPr="00170640">
        <w:t xml:space="preserve">, </w:t>
      </w:r>
      <w:r w:rsidRPr="00170640">
        <w:rPr>
          <w:rFonts w:hint="eastAsia"/>
        </w:rPr>
        <w:t xml:space="preserve">F. </w:t>
      </w:r>
      <w:r w:rsidRPr="00170640">
        <w:t>Xue, H</w:t>
      </w:r>
      <w:r w:rsidRPr="00170640">
        <w:rPr>
          <w:rFonts w:hint="eastAsia"/>
        </w:rPr>
        <w:t>.</w:t>
      </w:r>
      <w:r w:rsidRPr="00170640">
        <w:t xml:space="preserve"> Liu, X</w:t>
      </w:r>
      <w:r w:rsidRPr="00170640">
        <w:rPr>
          <w:rFonts w:hint="eastAsia"/>
        </w:rPr>
        <w:t>.</w:t>
      </w:r>
      <w:r w:rsidRPr="00170640">
        <w:t xml:space="preserve"> Zhang. A Path-aware Approach to Mutant Reduction in Mutation Testing</w:t>
      </w:r>
      <w:r w:rsidRPr="00170640">
        <w:rPr>
          <w:rFonts w:hint="eastAsia"/>
        </w:rPr>
        <w:t>.</w:t>
      </w:r>
      <w:r w:rsidRPr="00170640">
        <w:t xml:space="preserve"> </w:t>
      </w:r>
      <w:r w:rsidRPr="00170640">
        <w:rPr>
          <w:i/>
          <w:iCs/>
        </w:rPr>
        <w:t>Information and Software Technology</w:t>
      </w:r>
      <w:r w:rsidRPr="00170640">
        <w:t>, Elsevier</w:t>
      </w:r>
      <w:r w:rsidRPr="00170640">
        <w:rPr>
          <w:rFonts w:hint="eastAsia"/>
        </w:rPr>
        <w:t xml:space="preserve">, </w:t>
      </w:r>
      <w:r w:rsidRPr="00170640">
        <w:rPr>
          <w:rFonts w:eastAsia="楷体_GB2312" w:hint="eastAsia"/>
        </w:rPr>
        <w:t>2017, 81(1):65-81.</w:t>
      </w:r>
    </w:p>
    <w:p w14:paraId="063E79B2" w14:textId="77777777" w:rsidR="000D54E9" w:rsidRPr="00170640" w:rsidRDefault="000D54E9" w:rsidP="000D54E9">
      <w:pPr>
        <w:numPr>
          <w:ilvl w:val="0"/>
          <w:numId w:val="16"/>
        </w:numPr>
        <w:autoSpaceDE w:val="0"/>
        <w:autoSpaceDN w:val="0"/>
        <w:spacing w:beforeLines="30" w:before="93"/>
      </w:pPr>
      <w:r w:rsidRPr="00170640">
        <w:rPr>
          <w:rFonts w:eastAsia="楷体_GB2312" w:hint="eastAsia"/>
          <w:b/>
          <w:bCs/>
        </w:rPr>
        <w:t>C. Sun</w:t>
      </w:r>
      <w:r w:rsidRPr="00170640">
        <w:rPr>
          <w:rFonts w:eastAsia="楷体_GB2312" w:hint="eastAsia"/>
        </w:rPr>
        <w:t>, L. Pan, Q. Wang, H</w:t>
      </w:r>
      <w:r w:rsidRPr="00170640">
        <w:rPr>
          <w:rFonts w:hint="eastAsia"/>
        </w:rPr>
        <w:t xml:space="preserve">. Liu, X. Zhang. </w:t>
      </w:r>
      <w:r w:rsidRPr="00170640">
        <w:rPr>
          <w:rFonts w:eastAsia="楷体_GB2312"/>
        </w:rPr>
        <w:t>An Empirical Study on Mutation Testing of WS-BPEL</w:t>
      </w:r>
      <w:r w:rsidRPr="00170640">
        <w:rPr>
          <w:rFonts w:eastAsia="楷体_GB2312" w:hint="eastAsia"/>
        </w:rPr>
        <w:t xml:space="preserve"> </w:t>
      </w:r>
      <w:r w:rsidRPr="00170640">
        <w:rPr>
          <w:rFonts w:eastAsia="楷体_GB2312"/>
        </w:rPr>
        <w:t>Programs.</w:t>
      </w:r>
      <w:r w:rsidRPr="00170640">
        <w:rPr>
          <w:rFonts w:eastAsia="楷体_GB2312" w:hint="eastAsia"/>
        </w:rPr>
        <w:t xml:space="preserve"> </w:t>
      </w:r>
      <w:r w:rsidRPr="00170640">
        <w:rPr>
          <w:rFonts w:eastAsia="楷体_GB2312" w:hint="eastAsia"/>
          <w:i/>
          <w:iCs/>
        </w:rPr>
        <w:t>The Computer Journal</w:t>
      </w:r>
      <w:r w:rsidRPr="00170640">
        <w:rPr>
          <w:rFonts w:eastAsia="楷体_GB2312" w:hint="eastAsia"/>
        </w:rPr>
        <w:t>, Oxford University Press, 2017, 60(1):143-158.</w:t>
      </w:r>
    </w:p>
    <w:p w14:paraId="25CF4BB3" w14:textId="77777777" w:rsidR="000D54E9" w:rsidRPr="00170640" w:rsidRDefault="000D54E9" w:rsidP="000D54E9">
      <w:pPr>
        <w:numPr>
          <w:ilvl w:val="0"/>
          <w:numId w:val="16"/>
        </w:numPr>
        <w:spacing w:beforeLines="30" w:before="93"/>
      </w:pPr>
      <w:r w:rsidRPr="00170640">
        <w:rPr>
          <w:rFonts w:hAnsi="宋体" w:hint="eastAsia"/>
        </w:rPr>
        <w:t>孙昌爱</w:t>
      </w:r>
      <w:r w:rsidRPr="00170640">
        <w:t>,</w:t>
      </w:r>
      <w:r w:rsidRPr="00170640">
        <w:rPr>
          <w:rFonts w:hAnsi="宋体" w:hint="eastAsia"/>
        </w:rPr>
        <w:t>贾婧婷</w:t>
      </w:r>
      <w:r w:rsidRPr="00170640">
        <w:t xml:space="preserve">. </w:t>
      </w:r>
      <w:r w:rsidRPr="00170640">
        <w:rPr>
          <w:rFonts w:hAnsi="宋体" w:hint="eastAsia"/>
        </w:rPr>
        <w:t>一种变异测试方法及装置</w:t>
      </w:r>
      <w:r w:rsidRPr="00170640">
        <w:t xml:space="preserve">. </w:t>
      </w:r>
      <w:r w:rsidRPr="00170640">
        <w:rPr>
          <w:rFonts w:hAnsi="宋体" w:hint="eastAsia"/>
        </w:rPr>
        <w:t>中国发明专利</w:t>
      </w:r>
      <w:r w:rsidRPr="00170640">
        <w:t xml:space="preserve">, </w:t>
      </w:r>
      <w:r w:rsidRPr="00170640">
        <w:rPr>
          <w:rFonts w:hAnsi="宋体" w:hint="eastAsia"/>
          <w:bCs/>
        </w:rPr>
        <w:t>专利号</w:t>
      </w:r>
      <w:r w:rsidRPr="00170640">
        <w:rPr>
          <w:bCs/>
        </w:rPr>
        <w:t>: ZL</w:t>
      </w:r>
      <w:r w:rsidRPr="00170640">
        <w:t xml:space="preserve"> 201510700704.4</w:t>
      </w:r>
      <w:r w:rsidRPr="00170640">
        <w:rPr>
          <w:rFonts w:hAnsi="宋体" w:hint="eastAsia"/>
        </w:rPr>
        <w:t>，授权日期</w:t>
      </w:r>
      <w:r w:rsidRPr="00170640">
        <w:t>: 2017</w:t>
      </w:r>
      <w:r w:rsidRPr="00170640">
        <w:rPr>
          <w:rFonts w:hAnsi="宋体" w:hint="eastAsia"/>
        </w:rPr>
        <w:t>年</w:t>
      </w:r>
      <w:r w:rsidRPr="00170640">
        <w:t>11</w:t>
      </w:r>
      <w:r w:rsidRPr="00170640">
        <w:rPr>
          <w:rFonts w:hAnsi="宋体" w:hint="eastAsia"/>
        </w:rPr>
        <w:t>月</w:t>
      </w:r>
      <w:r w:rsidRPr="00170640">
        <w:rPr>
          <w:rFonts w:hAnsi="宋体" w:hint="eastAsia"/>
        </w:rPr>
        <w:t>.</w:t>
      </w:r>
      <w:r w:rsidRPr="00170640">
        <w:rPr>
          <w:b/>
        </w:rPr>
        <w:t xml:space="preserve"> </w:t>
      </w:r>
    </w:p>
    <w:p w14:paraId="1C97E80C" w14:textId="77777777" w:rsidR="000D54E9" w:rsidRPr="00170640" w:rsidRDefault="000D54E9" w:rsidP="000D54E9">
      <w:pPr>
        <w:numPr>
          <w:ilvl w:val="0"/>
          <w:numId w:val="16"/>
        </w:numPr>
        <w:spacing w:beforeLines="30" w:before="93"/>
      </w:pPr>
      <w:r w:rsidRPr="00170640">
        <w:rPr>
          <w:b/>
        </w:rPr>
        <w:t>C</w:t>
      </w:r>
      <w:r w:rsidRPr="00170640">
        <w:rPr>
          <w:rFonts w:hint="eastAsia"/>
          <w:b/>
        </w:rPr>
        <w:t>.</w:t>
      </w:r>
      <w:r w:rsidRPr="00170640">
        <w:rPr>
          <w:b/>
        </w:rPr>
        <w:t xml:space="preserve"> Sun</w:t>
      </w:r>
      <w:r w:rsidRPr="00170640">
        <w:t xml:space="preserve">*, J. Jia, H. Liu, X. Zhang. A Lightweight Program Dependence based Approach to Concurrent Mutation Analysis. </w:t>
      </w:r>
      <w:r w:rsidRPr="00170640">
        <w:rPr>
          <w:i/>
        </w:rPr>
        <w:t>Proceedings of 42nd IEEE International Computer Conference on Computers, Software, and Applications</w:t>
      </w:r>
      <w:r w:rsidRPr="00170640">
        <w:t xml:space="preserve"> (COMPSAC 2018), IEEE Computer Society, 2018, Tokyo Japan, pp.116-125.</w:t>
      </w:r>
    </w:p>
    <w:p w14:paraId="0AADDBEB" w14:textId="77777777" w:rsidR="000D54E9" w:rsidRPr="00170640" w:rsidRDefault="000D54E9" w:rsidP="000D54E9">
      <w:pPr>
        <w:numPr>
          <w:ilvl w:val="0"/>
          <w:numId w:val="16"/>
        </w:numPr>
        <w:autoSpaceDE w:val="0"/>
        <w:autoSpaceDN w:val="0"/>
        <w:spacing w:beforeLines="30" w:before="93"/>
      </w:pPr>
      <w:r w:rsidRPr="00170640">
        <w:rPr>
          <w:b/>
          <w:bCs/>
        </w:rPr>
        <w:t>孙昌爱</w:t>
      </w:r>
      <w:r w:rsidRPr="00170640">
        <w:t xml:space="preserve">, </w:t>
      </w:r>
      <w:r w:rsidRPr="00170640">
        <w:rPr>
          <w:bCs/>
        </w:rPr>
        <w:t>郭新玲</w:t>
      </w:r>
      <w:r w:rsidRPr="00170640">
        <w:rPr>
          <w:bCs/>
        </w:rPr>
        <w:t>,</w:t>
      </w:r>
      <w:r w:rsidRPr="00170640">
        <w:rPr>
          <w:b/>
          <w:bCs/>
        </w:rPr>
        <w:t xml:space="preserve"> </w:t>
      </w:r>
      <w:r w:rsidRPr="00170640">
        <w:rPr>
          <w:b/>
          <w:bCs/>
        </w:rPr>
        <w:t>张翔宇</w:t>
      </w:r>
      <w:r w:rsidRPr="00170640">
        <w:rPr>
          <w:bCs/>
        </w:rPr>
        <w:t xml:space="preserve">, </w:t>
      </w:r>
      <w:r w:rsidRPr="00170640">
        <w:rPr>
          <w:bCs/>
        </w:rPr>
        <w:t>陈宗岳</w:t>
      </w:r>
      <w:r w:rsidRPr="00170640">
        <w:t xml:space="preserve">. </w:t>
      </w:r>
      <w:r w:rsidRPr="00170640">
        <w:t>一种基于数据流分析的冗余变异体识别</w:t>
      </w:r>
      <w:r w:rsidRPr="00170640">
        <w:rPr>
          <w:rFonts w:hint="eastAsia"/>
        </w:rPr>
        <w:t>方法</w:t>
      </w:r>
      <w:r w:rsidRPr="00170640">
        <w:rPr>
          <w:rFonts w:hint="eastAsia"/>
        </w:rPr>
        <w:t>.</w:t>
      </w:r>
      <w:r w:rsidRPr="00170640">
        <w:t xml:space="preserve"> </w:t>
      </w:r>
      <w:r w:rsidRPr="00170640">
        <w:rPr>
          <w:bCs/>
        </w:rPr>
        <w:t>计算机学报</w:t>
      </w:r>
      <w:r w:rsidRPr="00170640">
        <w:t xml:space="preserve">, </w:t>
      </w:r>
      <w:r w:rsidRPr="00170640">
        <w:rPr>
          <w:rFonts w:hint="eastAsia"/>
        </w:rPr>
        <w:t>2019,</w:t>
      </w:r>
      <w:r w:rsidRPr="00170640">
        <w:t xml:space="preserve"> </w:t>
      </w:r>
      <w:r w:rsidRPr="00170640">
        <w:rPr>
          <w:rFonts w:eastAsia="楷体_GB2312" w:hint="eastAsia"/>
        </w:rPr>
        <w:t>42(1):44-60.</w:t>
      </w:r>
    </w:p>
    <w:p w14:paraId="4ADA8BC1" w14:textId="77777777" w:rsidR="000D54E9" w:rsidRPr="00170640" w:rsidRDefault="000D54E9" w:rsidP="000D54E9">
      <w:pPr>
        <w:numPr>
          <w:ilvl w:val="0"/>
          <w:numId w:val="16"/>
        </w:numPr>
        <w:autoSpaceDE w:val="0"/>
        <w:autoSpaceDN w:val="0"/>
        <w:spacing w:beforeLines="30" w:before="93"/>
        <w:rPr>
          <w:lang w:val="fr-FR"/>
        </w:rPr>
      </w:pPr>
      <w:r w:rsidRPr="00170640">
        <w:rPr>
          <w:rFonts w:hAnsi="宋体" w:hint="eastAsia"/>
          <w:b/>
        </w:rPr>
        <w:t>孙昌爱</w:t>
      </w:r>
      <w:r w:rsidRPr="00170640">
        <w:rPr>
          <w:rFonts w:hint="eastAsia"/>
        </w:rPr>
        <w:t>*</w:t>
      </w:r>
      <w:r w:rsidRPr="00170640">
        <w:t xml:space="preserve">, </w:t>
      </w:r>
      <w:r w:rsidRPr="00170640">
        <w:rPr>
          <w:rFonts w:hAnsi="宋体" w:hint="eastAsia"/>
          <w:b/>
        </w:rPr>
        <w:t>王真</w:t>
      </w:r>
      <w:r w:rsidRPr="00170640">
        <w:t xml:space="preserve">, </w:t>
      </w:r>
      <w:r w:rsidRPr="00170640">
        <w:rPr>
          <w:rFonts w:hAnsi="宋体" w:hint="eastAsia"/>
        </w:rPr>
        <w:t>潘琳</w:t>
      </w:r>
      <w:r w:rsidRPr="00170640">
        <w:t xml:space="preserve">. </w:t>
      </w:r>
      <w:r w:rsidRPr="00170640">
        <w:rPr>
          <w:rFonts w:hAnsi="宋体" w:hint="eastAsia"/>
        </w:rPr>
        <w:t>面向</w:t>
      </w:r>
      <w:r w:rsidRPr="00170640">
        <w:t>WS-BPEL</w:t>
      </w:r>
      <w:r w:rsidRPr="00170640">
        <w:rPr>
          <w:rFonts w:hAnsi="宋体" w:hint="eastAsia"/>
        </w:rPr>
        <w:t>程序的变异测试优化技术</w:t>
      </w:r>
      <w:r w:rsidRPr="00170640">
        <w:t xml:space="preserve">, </w:t>
      </w:r>
      <w:r w:rsidRPr="00170640">
        <w:rPr>
          <w:rFonts w:hint="eastAsia"/>
        </w:rPr>
        <w:t>计算机研究与发展</w:t>
      </w:r>
      <w:r w:rsidRPr="00170640">
        <w:rPr>
          <w:rFonts w:hAnsi="宋体" w:hint="eastAsia"/>
        </w:rPr>
        <w:t xml:space="preserve">, 2019, </w:t>
      </w:r>
      <w:r w:rsidRPr="00170640">
        <w:rPr>
          <w:rFonts w:hAnsi="宋体" w:hint="eastAsia"/>
        </w:rPr>
        <w:t>刊出中</w:t>
      </w:r>
      <w:r w:rsidRPr="00170640">
        <w:rPr>
          <w:rFonts w:hAnsi="宋体" w:hint="eastAsia"/>
        </w:rPr>
        <w:t>(</w:t>
      </w:r>
      <w:r w:rsidRPr="00170640">
        <w:rPr>
          <w:rFonts w:eastAsia="楷体_GB2312"/>
        </w:rPr>
        <w:t>DOI: 10.7544/issn1000-1239.2019.20180037</w:t>
      </w:r>
      <w:r w:rsidRPr="00170640">
        <w:rPr>
          <w:rFonts w:hAnsi="宋体"/>
        </w:rPr>
        <w:t>)</w:t>
      </w:r>
      <w:r w:rsidRPr="00170640">
        <w:rPr>
          <w:rFonts w:hAnsi="宋体" w:hint="eastAsia"/>
        </w:rPr>
        <w:t>.</w:t>
      </w:r>
    </w:p>
    <w:p w14:paraId="3D304C98" w14:textId="77777777" w:rsidR="000D54E9" w:rsidRPr="00170640" w:rsidRDefault="000D54E9" w:rsidP="000D54E9">
      <w:pPr>
        <w:numPr>
          <w:ilvl w:val="0"/>
          <w:numId w:val="16"/>
        </w:numPr>
        <w:autoSpaceDE w:val="0"/>
        <w:autoSpaceDN w:val="0"/>
        <w:spacing w:beforeLines="30" w:before="93"/>
      </w:pPr>
      <w:r w:rsidRPr="00170640">
        <w:t>张楣</w:t>
      </w:r>
      <w:r w:rsidRPr="00170640">
        <w:t xml:space="preserve">, </w:t>
      </w:r>
      <w:r w:rsidRPr="00170640">
        <w:t>刘超</w:t>
      </w:r>
      <w:r w:rsidRPr="00170640">
        <w:t xml:space="preserve">, </w:t>
      </w:r>
      <w:r w:rsidRPr="00170640">
        <w:rPr>
          <w:b/>
          <w:bCs/>
        </w:rPr>
        <w:t>孙昌爱</w:t>
      </w:r>
      <w:r w:rsidRPr="00170640">
        <w:t>.</w:t>
      </w:r>
      <w:r w:rsidRPr="00170640">
        <w:rPr>
          <w:b/>
          <w:bCs/>
        </w:rPr>
        <w:t xml:space="preserve"> </w:t>
      </w:r>
      <w:r w:rsidRPr="00170640">
        <w:t>基于</w:t>
      </w:r>
      <w:r w:rsidRPr="00170640">
        <w:t>UML</w:t>
      </w:r>
      <w:r w:rsidRPr="00170640">
        <w:t>活动图的测试测试用例自动生成技术研究</w:t>
      </w:r>
      <w:r w:rsidRPr="00170640">
        <w:rPr>
          <w:rFonts w:hint="eastAsia"/>
        </w:rPr>
        <w:t xml:space="preserve">. </w:t>
      </w:r>
      <w:r w:rsidRPr="00170640">
        <w:t>北京航空航天大学学报</w:t>
      </w:r>
      <w:r w:rsidRPr="00170640">
        <w:t>, 2001, 27(4): 433-437</w:t>
      </w:r>
      <w:r w:rsidRPr="00170640">
        <w:rPr>
          <w:rFonts w:hint="eastAsia"/>
        </w:rPr>
        <w:t>.</w:t>
      </w:r>
    </w:p>
    <w:p w14:paraId="00F74920" w14:textId="77777777" w:rsidR="000D54E9" w:rsidRPr="00170640" w:rsidRDefault="000D54E9" w:rsidP="000D54E9">
      <w:pPr>
        <w:numPr>
          <w:ilvl w:val="0"/>
          <w:numId w:val="16"/>
        </w:numPr>
        <w:autoSpaceDE w:val="0"/>
        <w:autoSpaceDN w:val="0"/>
        <w:spacing w:beforeLines="30" w:before="93"/>
      </w:pPr>
      <w:r w:rsidRPr="00170640">
        <w:rPr>
          <w:b/>
        </w:rPr>
        <w:t>C</w:t>
      </w:r>
      <w:r w:rsidRPr="00170640">
        <w:rPr>
          <w:rFonts w:hint="eastAsia"/>
          <w:bCs/>
        </w:rPr>
        <w:t>.</w:t>
      </w:r>
      <w:r w:rsidRPr="00170640">
        <w:rPr>
          <w:b/>
        </w:rPr>
        <w:t xml:space="preserve"> Sun</w:t>
      </w:r>
      <w:r w:rsidRPr="00170640">
        <w:rPr>
          <w:rFonts w:hint="eastAsia"/>
          <w:b/>
        </w:rPr>
        <w:t>*</w:t>
      </w:r>
      <w:r w:rsidRPr="00170640">
        <w:rPr>
          <w:rFonts w:hint="eastAsia"/>
        </w:rPr>
        <w:t>.</w:t>
      </w:r>
      <w:r w:rsidRPr="00170640">
        <w:t xml:space="preserve"> A </w:t>
      </w:r>
      <w:r w:rsidRPr="00170640">
        <w:rPr>
          <w:rFonts w:hint="eastAsia"/>
        </w:rPr>
        <w:t>t</w:t>
      </w:r>
      <w:r w:rsidRPr="00170640">
        <w:t xml:space="preserve">ransformation-based </w:t>
      </w:r>
      <w:r w:rsidRPr="00170640">
        <w:rPr>
          <w:rFonts w:hint="eastAsia"/>
        </w:rPr>
        <w:t>a</w:t>
      </w:r>
      <w:r w:rsidRPr="00170640">
        <w:t xml:space="preserve">pproach to </w:t>
      </w:r>
      <w:r w:rsidRPr="00170640">
        <w:rPr>
          <w:rFonts w:hint="eastAsia"/>
        </w:rPr>
        <w:t>g</w:t>
      </w:r>
      <w:r w:rsidRPr="00170640">
        <w:t xml:space="preserve">enerating </w:t>
      </w:r>
      <w:r w:rsidRPr="00170640">
        <w:rPr>
          <w:rFonts w:hint="eastAsia"/>
        </w:rPr>
        <w:t>s</w:t>
      </w:r>
      <w:r w:rsidRPr="00170640">
        <w:t xml:space="preserve">cenario-oriented </w:t>
      </w:r>
      <w:r w:rsidRPr="00170640">
        <w:rPr>
          <w:rFonts w:hint="eastAsia"/>
        </w:rPr>
        <w:t>t</w:t>
      </w:r>
      <w:r w:rsidRPr="00170640">
        <w:t xml:space="preserve">est </w:t>
      </w:r>
      <w:r w:rsidRPr="00170640">
        <w:rPr>
          <w:rFonts w:hint="eastAsia"/>
        </w:rPr>
        <w:t>c</w:t>
      </w:r>
      <w:r w:rsidRPr="00170640">
        <w:t xml:space="preserve">ases from UML </w:t>
      </w:r>
      <w:r w:rsidRPr="00170640">
        <w:rPr>
          <w:rFonts w:hint="eastAsia"/>
        </w:rPr>
        <w:t>a</w:t>
      </w:r>
      <w:r w:rsidRPr="00170640">
        <w:t xml:space="preserve">ctivity </w:t>
      </w:r>
      <w:r w:rsidRPr="00170640">
        <w:rPr>
          <w:rFonts w:hint="eastAsia"/>
        </w:rPr>
        <w:t>d</w:t>
      </w:r>
      <w:r w:rsidRPr="00170640">
        <w:t xml:space="preserve">iagrams for </w:t>
      </w:r>
      <w:r w:rsidRPr="00170640">
        <w:rPr>
          <w:rFonts w:hint="eastAsia"/>
        </w:rPr>
        <w:t>c</w:t>
      </w:r>
      <w:r w:rsidRPr="00170640">
        <w:t xml:space="preserve">oncurrent </w:t>
      </w:r>
      <w:r w:rsidRPr="00170640">
        <w:rPr>
          <w:rFonts w:hint="eastAsia"/>
        </w:rPr>
        <w:t>a</w:t>
      </w:r>
      <w:r w:rsidRPr="00170640">
        <w:t>pplications</w:t>
      </w:r>
      <w:r w:rsidRPr="00170640">
        <w:rPr>
          <w:rFonts w:hint="eastAsia"/>
        </w:rPr>
        <w:t>.</w:t>
      </w:r>
      <w:r w:rsidRPr="00170640">
        <w:t xml:space="preserve"> </w:t>
      </w:r>
      <w:r w:rsidRPr="00170640">
        <w:rPr>
          <w:i/>
          <w:iCs/>
        </w:rPr>
        <w:t xml:space="preserve">Proceedings of </w:t>
      </w:r>
      <w:r w:rsidRPr="00170640">
        <w:rPr>
          <w:rFonts w:hint="eastAsia"/>
          <w:i/>
          <w:iCs/>
        </w:rPr>
        <w:t xml:space="preserve">the </w:t>
      </w:r>
      <w:r w:rsidRPr="00170640">
        <w:rPr>
          <w:i/>
          <w:iCs/>
        </w:rPr>
        <w:t>3</w:t>
      </w:r>
      <w:r w:rsidRPr="00170640">
        <w:rPr>
          <w:rFonts w:hint="eastAsia"/>
          <w:i/>
          <w:iCs/>
        </w:rPr>
        <w:t>2</w:t>
      </w:r>
      <w:r w:rsidRPr="00170640">
        <w:rPr>
          <w:rFonts w:hint="eastAsia"/>
          <w:i/>
          <w:iCs/>
          <w:vertAlign w:val="superscript"/>
        </w:rPr>
        <w:t>nd</w:t>
      </w:r>
      <w:r w:rsidRPr="00170640">
        <w:rPr>
          <w:rFonts w:hint="eastAsia"/>
          <w:i/>
          <w:iCs/>
        </w:rPr>
        <w:t xml:space="preserve"> </w:t>
      </w:r>
      <w:r w:rsidRPr="00170640">
        <w:rPr>
          <w:i/>
          <w:iCs/>
        </w:rPr>
        <w:t>Annual</w:t>
      </w:r>
      <w:r w:rsidRPr="00170640">
        <w:rPr>
          <w:rFonts w:hint="eastAsia"/>
          <w:i/>
          <w:iCs/>
        </w:rPr>
        <w:t xml:space="preserve"> </w:t>
      </w:r>
      <w:r w:rsidRPr="00170640">
        <w:rPr>
          <w:i/>
          <w:iCs/>
        </w:rPr>
        <w:t>International Computer Software and Applications Conference</w:t>
      </w:r>
      <w:r w:rsidRPr="00170640">
        <w:t xml:space="preserve"> (COMPSAC</w:t>
      </w:r>
      <w:r w:rsidRPr="00170640">
        <w:rPr>
          <w:rFonts w:hint="eastAsia"/>
        </w:rPr>
        <w:t xml:space="preserve"> </w:t>
      </w:r>
      <w:r w:rsidRPr="00170640">
        <w:t>2008), IEEE Computer Society, 2008, pp</w:t>
      </w:r>
      <w:r w:rsidRPr="00170640">
        <w:rPr>
          <w:rFonts w:hint="eastAsia"/>
        </w:rPr>
        <w:t>.</w:t>
      </w:r>
      <w:r w:rsidRPr="00170640">
        <w:t>160-167.</w:t>
      </w:r>
    </w:p>
    <w:p w14:paraId="29BD054D" w14:textId="77777777" w:rsidR="000D54E9" w:rsidRPr="00170640" w:rsidRDefault="000D54E9" w:rsidP="000D54E9">
      <w:pPr>
        <w:numPr>
          <w:ilvl w:val="0"/>
          <w:numId w:val="16"/>
        </w:numPr>
        <w:autoSpaceDE w:val="0"/>
        <w:autoSpaceDN w:val="0"/>
        <w:spacing w:beforeLines="30" w:before="93"/>
      </w:pPr>
      <w:r w:rsidRPr="00170640">
        <w:rPr>
          <w:b/>
          <w:bCs/>
        </w:rPr>
        <w:t>C</w:t>
      </w:r>
      <w:r w:rsidRPr="00170640">
        <w:rPr>
          <w:rFonts w:hint="eastAsia"/>
        </w:rPr>
        <w:t>.</w:t>
      </w:r>
      <w:r w:rsidRPr="00170640">
        <w:rPr>
          <w:b/>
          <w:bCs/>
        </w:rPr>
        <w:t xml:space="preserve"> Sun</w:t>
      </w:r>
      <w:r w:rsidRPr="00170640">
        <w:rPr>
          <w:rFonts w:hint="eastAsia"/>
          <w:b/>
          <w:bCs/>
        </w:rPr>
        <w:t>*</w:t>
      </w:r>
      <w:r w:rsidRPr="00170640">
        <w:t>, B</w:t>
      </w:r>
      <w:r w:rsidRPr="00170640">
        <w:rPr>
          <w:rFonts w:hint="eastAsia"/>
        </w:rPr>
        <w:t>.</w:t>
      </w:r>
      <w:r w:rsidRPr="00170640">
        <w:t xml:space="preserve"> Zhang, J</w:t>
      </w:r>
      <w:r w:rsidRPr="00170640">
        <w:rPr>
          <w:rFonts w:hint="eastAsia"/>
        </w:rPr>
        <w:t xml:space="preserve">. </w:t>
      </w:r>
      <w:r w:rsidRPr="00170640">
        <w:t>Li</w:t>
      </w:r>
      <w:r w:rsidRPr="00170640">
        <w:rPr>
          <w:rFonts w:hint="eastAsia"/>
        </w:rPr>
        <w:t>.</w:t>
      </w:r>
      <w:r w:rsidRPr="00170640">
        <w:t xml:space="preserve"> TSGen: </w:t>
      </w:r>
      <w:r w:rsidRPr="00170640">
        <w:rPr>
          <w:rFonts w:hint="eastAsia"/>
        </w:rPr>
        <w:t>A</w:t>
      </w:r>
      <w:r w:rsidRPr="00170640">
        <w:t xml:space="preserve"> UML </w:t>
      </w:r>
      <w:r w:rsidRPr="00170640">
        <w:rPr>
          <w:rFonts w:hint="eastAsia"/>
        </w:rPr>
        <w:t>a</w:t>
      </w:r>
      <w:r w:rsidRPr="00170640">
        <w:t xml:space="preserve">ctivity </w:t>
      </w:r>
      <w:r w:rsidRPr="00170640">
        <w:rPr>
          <w:rFonts w:hint="eastAsia"/>
        </w:rPr>
        <w:t>d</w:t>
      </w:r>
      <w:r w:rsidRPr="00170640">
        <w:t xml:space="preserve">iagram-based </w:t>
      </w:r>
      <w:r w:rsidRPr="00170640">
        <w:rPr>
          <w:rFonts w:hint="eastAsia"/>
        </w:rPr>
        <w:t>t</w:t>
      </w:r>
      <w:r w:rsidRPr="00170640">
        <w:t xml:space="preserve">est </w:t>
      </w:r>
      <w:r w:rsidRPr="00170640">
        <w:rPr>
          <w:rFonts w:hint="eastAsia"/>
        </w:rPr>
        <w:t>s</w:t>
      </w:r>
      <w:r w:rsidRPr="00170640">
        <w:t xml:space="preserve">cenario </w:t>
      </w:r>
      <w:r w:rsidRPr="00170640">
        <w:rPr>
          <w:rFonts w:hint="eastAsia"/>
        </w:rPr>
        <w:t>g</w:t>
      </w:r>
      <w:r w:rsidRPr="00170640">
        <w:t xml:space="preserve">eneration </w:t>
      </w:r>
      <w:r w:rsidRPr="00170640">
        <w:rPr>
          <w:rFonts w:hint="eastAsia"/>
        </w:rPr>
        <w:t>t</w:t>
      </w:r>
      <w:r w:rsidRPr="00170640">
        <w:t>ool</w:t>
      </w:r>
      <w:r w:rsidRPr="00170640">
        <w:rPr>
          <w:rFonts w:hint="eastAsia"/>
        </w:rPr>
        <w:t>.</w:t>
      </w:r>
      <w:r w:rsidRPr="00170640">
        <w:t xml:space="preserve"> </w:t>
      </w:r>
      <w:r w:rsidRPr="00170640">
        <w:rPr>
          <w:i/>
          <w:iCs/>
        </w:rPr>
        <w:t xml:space="preserve">Proceedings of </w:t>
      </w:r>
      <w:r w:rsidRPr="00170640">
        <w:rPr>
          <w:rFonts w:hint="eastAsia"/>
          <w:i/>
          <w:iCs/>
        </w:rPr>
        <w:t xml:space="preserve">the </w:t>
      </w:r>
      <w:r w:rsidRPr="00170640">
        <w:rPr>
          <w:i/>
          <w:iCs/>
        </w:rPr>
        <w:t xml:space="preserve">2009 IEEE/IFIP International Symposium on Trusted Computing and Communications </w:t>
      </w:r>
      <w:r w:rsidRPr="00170640">
        <w:t>(TrustCom</w:t>
      </w:r>
      <w:r w:rsidRPr="00170640">
        <w:rPr>
          <w:rFonts w:hint="eastAsia"/>
        </w:rPr>
        <w:t xml:space="preserve"> </w:t>
      </w:r>
      <w:r w:rsidRPr="00170640">
        <w:t>2009), IEEE Computer Society, 2009, pp</w:t>
      </w:r>
      <w:r w:rsidRPr="00170640">
        <w:rPr>
          <w:rFonts w:hint="eastAsia"/>
        </w:rPr>
        <w:t>.</w:t>
      </w:r>
      <w:r w:rsidRPr="00170640">
        <w:t>853-858.</w:t>
      </w:r>
    </w:p>
    <w:p w14:paraId="5381290C" w14:textId="77777777" w:rsidR="000D54E9" w:rsidRPr="00170640" w:rsidRDefault="000D54E9" w:rsidP="000D54E9">
      <w:pPr>
        <w:numPr>
          <w:ilvl w:val="0"/>
          <w:numId w:val="16"/>
        </w:numPr>
        <w:autoSpaceDE w:val="0"/>
        <w:autoSpaceDN w:val="0"/>
        <w:spacing w:beforeLines="30" w:before="93"/>
      </w:pPr>
      <w:r w:rsidRPr="00170640">
        <w:rPr>
          <w:b/>
          <w:bCs/>
        </w:rPr>
        <w:t>C</w:t>
      </w:r>
      <w:r w:rsidRPr="00170640">
        <w:rPr>
          <w:rFonts w:hint="eastAsia"/>
          <w:b/>
          <w:bCs/>
        </w:rPr>
        <w:t>.</w:t>
      </w:r>
      <w:r w:rsidRPr="00170640">
        <w:rPr>
          <w:b/>
          <w:bCs/>
        </w:rPr>
        <w:t xml:space="preserve"> Sun</w:t>
      </w:r>
      <w:r w:rsidRPr="00170640">
        <w:rPr>
          <w:rFonts w:hint="eastAsia"/>
          <w:b/>
          <w:bCs/>
        </w:rPr>
        <w:t>*</w:t>
      </w:r>
      <w:r w:rsidRPr="00170640">
        <w:t>, Y</w:t>
      </w:r>
      <w:r w:rsidRPr="00170640">
        <w:rPr>
          <w:rFonts w:hint="eastAsia"/>
        </w:rPr>
        <w:t>.</w:t>
      </w:r>
      <w:r w:rsidRPr="00170640">
        <w:t xml:space="preserve"> Zhao, </w:t>
      </w:r>
      <w:r w:rsidRPr="00170640">
        <w:rPr>
          <w:bCs/>
        </w:rPr>
        <w:t>L</w:t>
      </w:r>
      <w:r w:rsidRPr="00170640">
        <w:rPr>
          <w:rFonts w:hint="eastAsia"/>
          <w:bCs/>
        </w:rPr>
        <w:t>.</w:t>
      </w:r>
      <w:r w:rsidRPr="00170640">
        <w:rPr>
          <w:bCs/>
        </w:rPr>
        <w:t xml:space="preserve"> Pa</w:t>
      </w:r>
      <w:r w:rsidRPr="00170640">
        <w:t>n, X</w:t>
      </w:r>
      <w:r w:rsidRPr="00170640">
        <w:rPr>
          <w:rFonts w:hint="eastAsia"/>
        </w:rPr>
        <w:t>.</w:t>
      </w:r>
      <w:r w:rsidRPr="00170640">
        <w:t xml:space="preserve"> He, D</w:t>
      </w:r>
      <w:r w:rsidRPr="00170640">
        <w:rPr>
          <w:rFonts w:hint="eastAsia"/>
        </w:rPr>
        <w:t>.</w:t>
      </w:r>
      <w:r w:rsidRPr="00170640">
        <w:t xml:space="preserve"> Towey. A Transformation-based Approach to Testing Concurrent Programs using UML Activity Diagrams</w:t>
      </w:r>
      <w:r w:rsidRPr="00170640">
        <w:rPr>
          <w:rFonts w:hint="eastAsia"/>
        </w:rPr>
        <w:t>.</w:t>
      </w:r>
      <w:r w:rsidRPr="00170640">
        <w:t xml:space="preserve"> </w:t>
      </w:r>
      <w:r w:rsidRPr="00170640">
        <w:rPr>
          <w:i/>
          <w:iCs/>
        </w:rPr>
        <w:t>Software: Practice and Experience</w:t>
      </w:r>
      <w:r w:rsidRPr="00170640">
        <w:t xml:space="preserve">, </w:t>
      </w:r>
      <w:r w:rsidRPr="00170640">
        <w:rPr>
          <w:rFonts w:hint="eastAsia"/>
        </w:rPr>
        <w:t>2016,</w:t>
      </w:r>
      <w:r w:rsidRPr="00170640">
        <w:t xml:space="preserve"> 46(4):551–576</w:t>
      </w:r>
      <w:r w:rsidRPr="00170640">
        <w:rPr>
          <w:rFonts w:hint="eastAsia"/>
        </w:rPr>
        <w:t>.</w:t>
      </w:r>
    </w:p>
    <w:p w14:paraId="1D10A10B" w14:textId="77777777" w:rsidR="000D54E9" w:rsidRPr="00170640" w:rsidRDefault="000D54E9" w:rsidP="000D54E9">
      <w:pPr>
        <w:numPr>
          <w:ilvl w:val="0"/>
          <w:numId w:val="16"/>
        </w:numPr>
        <w:autoSpaceDE w:val="0"/>
        <w:autoSpaceDN w:val="0"/>
        <w:spacing w:beforeLines="30" w:before="93"/>
      </w:pPr>
      <w:r w:rsidRPr="00170640">
        <w:rPr>
          <w:rFonts w:hint="eastAsia"/>
        </w:rPr>
        <w:t>陈宗岳</w:t>
      </w:r>
      <w:r w:rsidRPr="00170640">
        <w:rPr>
          <w:rFonts w:hint="eastAsia"/>
        </w:rPr>
        <w:t xml:space="preserve">, </w:t>
      </w:r>
      <w:r w:rsidRPr="00170640">
        <w:rPr>
          <w:rFonts w:hint="eastAsia"/>
        </w:rPr>
        <w:t>郭斐菁</w:t>
      </w:r>
      <w:r w:rsidRPr="00170640">
        <w:rPr>
          <w:rFonts w:hint="eastAsia"/>
        </w:rPr>
        <w:t xml:space="preserve">, </w:t>
      </w:r>
      <w:r w:rsidRPr="00170640">
        <w:rPr>
          <w:rFonts w:hAnsi="宋体"/>
          <w:b/>
          <w:bCs/>
        </w:rPr>
        <w:t>孙昌爱</w:t>
      </w:r>
      <w:r w:rsidRPr="00170640">
        <w:rPr>
          <w:rFonts w:hAnsi="宋体" w:hint="eastAsia"/>
          <w:b/>
          <w:bCs/>
        </w:rPr>
        <w:t xml:space="preserve">*. </w:t>
      </w:r>
      <w:r w:rsidRPr="00170640">
        <w:rPr>
          <w:rFonts w:ascii="宋体" w:hAnsi="宋体" w:hint="eastAsia"/>
        </w:rPr>
        <w:t>失效</w:t>
      </w:r>
      <w:proofErr w:type="gramStart"/>
      <w:r w:rsidRPr="00170640">
        <w:rPr>
          <w:rFonts w:ascii="宋体" w:hAnsi="宋体" w:hint="eastAsia"/>
        </w:rPr>
        <w:t>区域紧致性</w:t>
      </w:r>
      <w:proofErr w:type="gramEnd"/>
      <w:r w:rsidRPr="00170640">
        <w:rPr>
          <w:rFonts w:ascii="宋体" w:hAnsi="宋体" w:hint="eastAsia"/>
        </w:rPr>
        <w:t>对适应性随机测试的性能影响(英文)</w:t>
      </w:r>
      <w:r w:rsidRPr="00170640">
        <w:t>.</w:t>
      </w:r>
      <w:r w:rsidRPr="00170640">
        <w:rPr>
          <w:rFonts w:hint="eastAsia"/>
        </w:rPr>
        <w:t xml:space="preserve"> </w:t>
      </w:r>
      <w:r w:rsidRPr="00170640">
        <w:rPr>
          <w:rFonts w:hAnsi="宋体"/>
        </w:rPr>
        <w:t>软件学报</w:t>
      </w:r>
      <w:r w:rsidRPr="00170640">
        <w:t>, 2006,</w:t>
      </w:r>
      <w:r w:rsidRPr="00170640">
        <w:rPr>
          <w:rFonts w:hint="eastAsia"/>
        </w:rPr>
        <w:t xml:space="preserve"> </w:t>
      </w:r>
      <w:r w:rsidRPr="00170640">
        <w:t>17</w:t>
      </w:r>
      <w:r w:rsidRPr="00170640">
        <w:rPr>
          <w:rFonts w:hint="eastAsia"/>
        </w:rPr>
        <w:t>(</w:t>
      </w:r>
      <w:r w:rsidRPr="00170640">
        <w:t>12</w:t>
      </w:r>
      <w:r w:rsidRPr="00170640">
        <w:rPr>
          <w:rFonts w:hint="eastAsia"/>
        </w:rPr>
        <w:t>):</w:t>
      </w:r>
      <w:r w:rsidRPr="00170640">
        <w:t>2438-2449</w:t>
      </w:r>
      <w:r w:rsidRPr="00170640">
        <w:rPr>
          <w:rFonts w:hint="eastAsia"/>
        </w:rPr>
        <w:t>.</w:t>
      </w:r>
    </w:p>
    <w:p w14:paraId="21FEDF8A" w14:textId="77777777" w:rsidR="000D54E9" w:rsidRPr="00170640" w:rsidRDefault="000D54E9" w:rsidP="000D54E9">
      <w:pPr>
        <w:numPr>
          <w:ilvl w:val="0"/>
          <w:numId w:val="16"/>
        </w:numPr>
        <w:autoSpaceDE w:val="0"/>
        <w:autoSpaceDN w:val="0"/>
        <w:spacing w:beforeLines="30" w:before="93"/>
      </w:pPr>
      <w:r w:rsidRPr="00170640">
        <w:rPr>
          <w:lang w:val="pt-BR"/>
        </w:rPr>
        <w:t>F.-C. Kuo,</w:t>
      </w:r>
      <w:r w:rsidRPr="00170640">
        <w:rPr>
          <w:b/>
          <w:bCs/>
          <w:lang w:val="pt-BR"/>
        </w:rPr>
        <w:t xml:space="preserve"> </w:t>
      </w:r>
      <w:r w:rsidRPr="00170640">
        <w:rPr>
          <w:lang w:val="pt-BR"/>
        </w:rPr>
        <w:t>K.</w:t>
      </w:r>
      <w:r w:rsidRPr="00170640">
        <w:rPr>
          <w:rFonts w:hint="eastAsia"/>
          <w:lang w:val="pt-BR"/>
        </w:rPr>
        <w:t xml:space="preserve"> </w:t>
      </w:r>
      <w:r w:rsidRPr="00170640">
        <w:rPr>
          <w:lang w:val="pt-BR"/>
        </w:rPr>
        <w:t>Y. Si</w:t>
      </w:r>
      <w:r w:rsidRPr="00170640">
        <w:t>m, C</w:t>
      </w:r>
      <w:r w:rsidRPr="00170640">
        <w:rPr>
          <w:rFonts w:hint="eastAsia"/>
        </w:rPr>
        <w:t>.</w:t>
      </w:r>
      <w:r w:rsidRPr="00170640">
        <w:t xml:space="preserve"> Sun, S.</w:t>
      </w:r>
      <w:r w:rsidRPr="00170640">
        <w:rPr>
          <w:rFonts w:hint="eastAsia"/>
          <w:lang w:val="pt-BR"/>
        </w:rPr>
        <w:t xml:space="preserve"> </w:t>
      </w:r>
      <w:r w:rsidRPr="00170640">
        <w:rPr>
          <w:lang w:val="pt-BR"/>
        </w:rPr>
        <w:t>F. Tang, Z.</w:t>
      </w:r>
      <w:r w:rsidRPr="00170640">
        <w:rPr>
          <w:rFonts w:hint="eastAsia"/>
          <w:lang w:val="pt-BR"/>
        </w:rPr>
        <w:t xml:space="preserve"> </w:t>
      </w:r>
      <w:r w:rsidRPr="00170640">
        <w:rPr>
          <w:lang w:val="pt-BR"/>
        </w:rPr>
        <w:t>Q. Zhou</w:t>
      </w:r>
      <w:r w:rsidRPr="00170640">
        <w:rPr>
          <w:rFonts w:hint="eastAsia"/>
          <w:lang w:val="pt-BR"/>
        </w:rPr>
        <w:t>.</w:t>
      </w:r>
      <w:r w:rsidRPr="00170640">
        <w:rPr>
          <w:b/>
          <w:bCs/>
          <w:lang w:val="pt-BR"/>
        </w:rPr>
        <w:t xml:space="preserve"> </w:t>
      </w:r>
      <w:r w:rsidRPr="00170640">
        <w:t xml:space="preserve">Enhanced </w:t>
      </w:r>
      <w:r w:rsidRPr="00170640">
        <w:rPr>
          <w:rFonts w:hint="eastAsia"/>
        </w:rPr>
        <w:t>r</w:t>
      </w:r>
      <w:r w:rsidRPr="00170640">
        <w:t xml:space="preserve">andom </w:t>
      </w:r>
      <w:r w:rsidRPr="00170640">
        <w:rPr>
          <w:rFonts w:hint="eastAsia"/>
        </w:rPr>
        <w:t>t</w:t>
      </w:r>
      <w:r w:rsidRPr="00170640">
        <w:t xml:space="preserve">esting for </w:t>
      </w:r>
      <w:r w:rsidRPr="00170640">
        <w:rPr>
          <w:rFonts w:hint="eastAsia"/>
        </w:rPr>
        <w:t>p</w:t>
      </w:r>
      <w:r w:rsidRPr="00170640">
        <w:t xml:space="preserve">rograms with </w:t>
      </w:r>
      <w:r w:rsidRPr="00170640">
        <w:rPr>
          <w:rFonts w:hint="eastAsia"/>
        </w:rPr>
        <w:t>h</w:t>
      </w:r>
      <w:r w:rsidRPr="00170640">
        <w:t xml:space="preserve">igh </w:t>
      </w:r>
      <w:r w:rsidRPr="00170640">
        <w:rPr>
          <w:rFonts w:hint="eastAsia"/>
        </w:rPr>
        <w:t>d</w:t>
      </w:r>
      <w:r w:rsidRPr="00170640">
        <w:t xml:space="preserve">imensional </w:t>
      </w:r>
      <w:r w:rsidRPr="00170640">
        <w:rPr>
          <w:rFonts w:hint="eastAsia"/>
        </w:rPr>
        <w:t>i</w:t>
      </w:r>
      <w:r w:rsidRPr="00170640">
        <w:t xml:space="preserve">nput </w:t>
      </w:r>
      <w:r w:rsidRPr="00170640">
        <w:rPr>
          <w:rFonts w:hint="eastAsia"/>
        </w:rPr>
        <w:t>d</w:t>
      </w:r>
      <w:r w:rsidRPr="00170640">
        <w:t>omains</w:t>
      </w:r>
      <w:r w:rsidRPr="00170640">
        <w:rPr>
          <w:rFonts w:hint="eastAsia"/>
        </w:rPr>
        <w:t>.</w:t>
      </w:r>
      <w:r w:rsidRPr="00170640">
        <w:t xml:space="preserve"> </w:t>
      </w:r>
      <w:r w:rsidRPr="00170640">
        <w:rPr>
          <w:i/>
          <w:iCs/>
        </w:rPr>
        <w:t xml:space="preserve">Proceedings of </w:t>
      </w:r>
      <w:r w:rsidRPr="00170640">
        <w:rPr>
          <w:rFonts w:hint="eastAsia"/>
          <w:i/>
          <w:iCs/>
        </w:rPr>
        <w:t xml:space="preserve">the </w:t>
      </w:r>
      <w:r w:rsidRPr="00170640">
        <w:rPr>
          <w:i/>
          <w:iCs/>
        </w:rPr>
        <w:t>19</w:t>
      </w:r>
      <w:r w:rsidRPr="00170640">
        <w:rPr>
          <w:i/>
          <w:iCs/>
          <w:vertAlign w:val="superscript"/>
        </w:rPr>
        <w:t>th</w:t>
      </w:r>
      <w:r w:rsidRPr="00170640">
        <w:rPr>
          <w:rFonts w:hint="eastAsia"/>
          <w:i/>
          <w:iCs/>
        </w:rPr>
        <w:t xml:space="preserve"> </w:t>
      </w:r>
      <w:r w:rsidRPr="00170640">
        <w:rPr>
          <w:i/>
          <w:iCs/>
        </w:rPr>
        <w:t>International Conference on Software Engineering and Knowledge Engineering</w:t>
      </w:r>
      <w:r w:rsidRPr="00170640">
        <w:rPr>
          <w:b/>
          <w:bCs/>
        </w:rPr>
        <w:t xml:space="preserve"> </w:t>
      </w:r>
      <w:r w:rsidRPr="00170640">
        <w:t>(SEKE</w:t>
      </w:r>
      <w:r w:rsidRPr="00170640">
        <w:rPr>
          <w:rFonts w:hint="eastAsia"/>
        </w:rPr>
        <w:t xml:space="preserve"> </w:t>
      </w:r>
      <w:r w:rsidRPr="00170640">
        <w:t>2007)</w:t>
      </w:r>
      <w:r w:rsidRPr="00170640">
        <w:rPr>
          <w:rFonts w:hint="eastAsia"/>
        </w:rPr>
        <w:t xml:space="preserve">, </w:t>
      </w:r>
      <w:r w:rsidRPr="00170640">
        <w:t>2007, pp</w:t>
      </w:r>
      <w:r w:rsidRPr="00170640">
        <w:rPr>
          <w:rFonts w:hint="eastAsia"/>
        </w:rPr>
        <w:t>.</w:t>
      </w:r>
      <w:r w:rsidRPr="00170640">
        <w:t>135-140.</w:t>
      </w:r>
    </w:p>
    <w:p w14:paraId="49D281FB" w14:textId="77777777" w:rsidR="000D54E9" w:rsidRPr="00170640" w:rsidRDefault="000D54E9" w:rsidP="000D54E9">
      <w:pPr>
        <w:numPr>
          <w:ilvl w:val="0"/>
          <w:numId w:val="16"/>
        </w:numPr>
        <w:autoSpaceDE w:val="0"/>
        <w:autoSpaceDN w:val="0"/>
        <w:spacing w:beforeLines="30" w:before="93"/>
      </w:pPr>
      <w:r w:rsidRPr="00170640">
        <w:rPr>
          <w:b/>
          <w:bCs/>
        </w:rPr>
        <w:t>C</w:t>
      </w:r>
      <w:r w:rsidRPr="00170640">
        <w:rPr>
          <w:rFonts w:hint="eastAsia"/>
        </w:rPr>
        <w:t>.</w:t>
      </w:r>
      <w:r w:rsidRPr="00170640">
        <w:rPr>
          <w:b/>
          <w:bCs/>
        </w:rPr>
        <w:t xml:space="preserve"> Sun</w:t>
      </w:r>
      <w:r w:rsidRPr="00170640">
        <w:rPr>
          <w:rFonts w:hint="eastAsia"/>
          <w:b/>
          <w:bCs/>
        </w:rPr>
        <w:t>*</w:t>
      </w:r>
      <w:r w:rsidRPr="00170640">
        <w:t>, K.</w:t>
      </w:r>
      <w:r w:rsidRPr="00170640">
        <w:rPr>
          <w:rFonts w:hint="eastAsia"/>
        </w:rPr>
        <w:t xml:space="preserve"> </w:t>
      </w:r>
      <w:r w:rsidRPr="00170640">
        <w:t>Y. Sim, T.</w:t>
      </w:r>
      <w:r w:rsidRPr="00170640">
        <w:rPr>
          <w:rFonts w:hint="eastAsia"/>
        </w:rPr>
        <w:t xml:space="preserve"> </w:t>
      </w:r>
      <w:r w:rsidRPr="00170640">
        <w:t>H. Tse, T.</w:t>
      </w:r>
      <w:r w:rsidRPr="00170640">
        <w:rPr>
          <w:rFonts w:hint="eastAsia"/>
        </w:rPr>
        <w:t xml:space="preserve"> </w:t>
      </w:r>
      <w:r w:rsidRPr="00170640">
        <w:t>Y. Chen</w:t>
      </w:r>
      <w:r w:rsidRPr="00170640">
        <w:rPr>
          <w:rFonts w:hint="eastAsia"/>
        </w:rPr>
        <w:t>.</w:t>
      </w:r>
      <w:r w:rsidRPr="00170640">
        <w:t xml:space="preserve"> An </w:t>
      </w:r>
      <w:r w:rsidRPr="00170640">
        <w:rPr>
          <w:rFonts w:hint="eastAsia"/>
        </w:rPr>
        <w:t>e</w:t>
      </w:r>
      <w:r w:rsidRPr="00170640">
        <w:t xml:space="preserve">mpirical </w:t>
      </w:r>
      <w:r w:rsidRPr="00170640">
        <w:rPr>
          <w:rFonts w:hint="eastAsia"/>
        </w:rPr>
        <w:t>e</w:t>
      </w:r>
      <w:r w:rsidRPr="00170640">
        <w:t xml:space="preserve">valuation and </w:t>
      </w:r>
      <w:r w:rsidRPr="00170640">
        <w:rPr>
          <w:rFonts w:hint="eastAsia"/>
        </w:rPr>
        <w:t>a</w:t>
      </w:r>
      <w:r w:rsidRPr="00170640">
        <w:t xml:space="preserve">nalysis of the </w:t>
      </w:r>
      <w:r w:rsidRPr="00170640">
        <w:rPr>
          <w:rFonts w:hint="eastAsia"/>
        </w:rPr>
        <w:t>f</w:t>
      </w:r>
      <w:r w:rsidRPr="00170640">
        <w:t>ault-</w:t>
      </w:r>
      <w:r w:rsidRPr="00170640">
        <w:rPr>
          <w:rFonts w:hint="eastAsia"/>
        </w:rPr>
        <w:t>d</w:t>
      </w:r>
      <w:r w:rsidRPr="00170640">
        <w:t xml:space="preserve">etection </w:t>
      </w:r>
      <w:r w:rsidRPr="00170640">
        <w:rPr>
          <w:rFonts w:hint="eastAsia"/>
        </w:rPr>
        <w:t>c</w:t>
      </w:r>
      <w:r w:rsidRPr="00170640">
        <w:t xml:space="preserve">apability of MUMCUT for </w:t>
      </w:r>
      <w:r w:rsidRPr="00170640">
        <w:rPr>
          <w:rFonts w:hint="eastAsia"/>
        </w:rPr>
        <w:t>g</w:t>
      </w:r>
      <w:r w:rsidRPr="00170640">
        <w:t xml:space="preserve">eneral Boolean </w:t>
      </w:r>
      <w:r w:rsidRPr="00170640">
        <w:rPr>
          <w:rFonts w:hint="eastAsia"/>
        </w:rPr>
        <w:t>e</w:t>
      </w:r>
      <w:r w:rsidRPr="00170640">
        <w:t>xpressions</w:t>
      </w:r>
      <w:r w:rsidRPr="00170640">
        <w:rPr>
          <w:rFonts w:hint="eastAsia"/>
        </w:rPr>
        <w:t>.</w:t>
      </w:r>
      <w:r w:rsidRPr="00170640">
        <w:t xml:space="preserve"> </w:t>
      </w:r>
      <w:r w:rsidRPr="00170640">
        <w:rPr>
          <w:i/>
          <w:iCs/>
        </w:rPr>
        <w:t>Proceedings of</w:t>
      </w:r>
      <w:r w:rsidRPr="00170640">
        <w:rPr>
          <w:rFonts w:hint="eastAsia"/>
          <w:i/>
          <w:iCs/>
        </w:rPr>
        <w:t xml:space="preserve"> the 2004</w:t>
      </w:r>
      <w:r w:rsidRPr="00170640">
        <w:rPr>
          <w:i/>
          <w:iCs/>
        </w:rPr>
        <w:t xml:space="preserve"> International Computer Symposium </w:t>
      </w:r>
      <w:r w:rsidRPr="00170640">
        <w:t>(ICS</w:t>
      </w:r>
      <w:r w:rsidRPr="00170640">
        <w:rPr>
          <w:rFonts w:hint="eastAsia"/>
        </w:rPr>
        <w:t xml:space="preserve"> </w:t>
      </w:r>
      <w:r w:rsidRPr="00170640">
        <w:t>2004), Taiwan, 2004, pp</w:t>
      </w:r>
      <w:r w:rsidRPr="00170640">
        <w:rPr>
          <w:rFonts w:hint="eastAsia"/>
        </w:rPr>
        <w:t>.</w:t>
      </w:r>
      <w:r w:rsidRPr="00170640">
        <w:t>926-932.</w:t>
      </w:r>
    </w:p>
    <w:p w14:paraId="2BD153A6" w14:textId="77777777" w:rsidR="000D54E9" w:rsidRPr="00170640" w:rsidRDefault="000D54E9" w:rsidP="000D54E9">
      <w:pPr>
        <w:numPr>
          <w:ilvl w:val="0"/>
          <w:numId w:val="16"/>
        </w:numPr>
        <w:autoSpaceDE w:val="0"/>
        <w:autoSpaceDN w:val="0"/>
        <w:spacing w:beforeLines="30" w:before="93"/>
      </w:pPr>
      <w:r w:rsidRPr="00170640">
        <w:rPr>
          <w:b/>
          <w:bCs/>
          <w:lang w:val="de-DE"/>
        </w:rPr>
        <w:t>C</w:t>
      </w:r>
      <w:r w:rsidRPr="00170640">
        <w:rPr>
          <w:rFonts w:hint="eastAsia"/>
          <w:lang w:val="de-DE"/>
        </w:rPr>
        <w:t>.</w:t>
      </w:r>
      <w:r w:rsidRPr="00170640">
        <w:rPr>
          <w:b/>
          <w:bCs/>
          <w:lang w:val="de-DE"/>
        </w:rPr>
        <w:t xml:space="preserve"> Sun</w:t>
      </w:r>
      <w:r w:rsidRPr="00170640">
        <w:rPr>
          <w:rFonts w:hint="eastAsia"/>
          <w:b/>
          <w:bCs/>
          <w:lang w:val="de-DE"/>
        </w:rPr>
        <w:t>*</w:t>
      </w:r>
      <w:r w:rsidRPr="00170640">
        <w:rPr>
          <w:lang w:val="de-DE"/>
        </w:rPr>
        <w:t>, Y.</w:t>
      </w:r>
      <w:r w:rsidRPr="00170640">
        <w:rPr>
          <w:rFonts w:hint="eastAsia"/>
          <w:lang w:val="de-DE"/>
        </w:rPr>
        <w:t xml:space="preserve"> </w:t>
      </w:r>
      <w:r w:rsidRPr="00170640">
        <w:rPr>
          <w:lang w:val="de-DE"/>
        </w:rPr>
        <w:t>W. Dong, K.</w:t>
      </w:r>
      <w:r w:rsidRPr="00170640">
        <w:rPr>
          <w:rFonts w:hint="eastAsia"/>
          <w:lang w:val="de-DE"/>
        </w:rPr>
        <w:t xml:space="preserve"> </w:t>
      </w:r>
      <w:r w:rsidRPr="00170640">
        <w:rPr>
          <w:lang w:val="de-DE"/>
        </w:rPr>
        <w:t>Y. Sim, R. Lai, T.</w:t>
      </w:r>
      <w:r w:rsidRPr="00170640">
        <w:rPr>
          <w:rFonts w:hint="eastAsia"/>
          <w:lang w:val="de-DE"/>
        </w:rPr>
        <w:t xml:space="preserve"> </w:t>
      </w:r>
      <w:r w:rsidRPr="00170640">
        <w:rPr>
          <w:lang w:val="de-DE"/>
        </w:rPr>
        <w:t>Y. Chen</w:t>
      </w:r>
      <w:r w:rsidRPr="00170640">
        <w:rPr>
          <w:rFonts w:hint="eastAsia"/>
          <w:lang w:val="de-DE"/>
        </w:rPr>
        <w:t>.</w:t>
      </w:r>
      <w:r w:rsidRPr="00170640">
        <w:rPr>
          <w:lang w:val="de-DE"/>
        </w:rPr>
        <w:t xml:space="preserve"> </w:t>
      </w:r>
      <w:r w:rsidRPr="00170640">
        <w:t xml:space="preserve">Analyzing and </w:t>
      </w:r>
      <w:r w:rsidRPr="00170640">
        <w:rPr>
          <w:rFonts w:hint="eastAsia"/>
        </w:rPr>
        <w:t>e</w:t>
      </w:r>
      <w:r w:rsidRPr="00170640">
        <w:t xml:space="preserve">xtending MUMCUT for </w:t>
      </w:r>
      <w:r w:rsidRPr="00170640">
        <w:rPr>
          <w:rFonts w:hint="eastAsia"/>
        </w:rPr>
        <w:t>f</w:t>
      </w:r>
      <w:r w:rsidRPr="00170640">
        <w:t xml:space="preserve">ault-based </w:t>
      </w:r>
      <w:r w:rsidRPr="00170640">
        <w:rPr>
          <w:rFonts w:hint="eastAsia"/>
        </w:rPr>
        <w:t>t</w:t>
      </w:r>
      <w:r w:rsidRPr="00170640">
        <w:t xml:space="preserve">esting of </w:t>
      </w:r>
      <w:r w:rsidRPr="00170640">
        <w:rPr>
          <w:rFonts w:hint="eastAsia"/>
        </w:rPr>
        <w:t>g</w:t>
      </w:r>
      <w:r w:rsidRPr="00170640">
        <w:t xml:space="preserve">eneral Boolean </w:t>
      </w:r>
      <w:r w:rsidRPr="00170640">
        <w:rPr>
          <w:rFonts w:hint="eastAsia"/>
        </w:rPr>
        <w:t>e</w:t>
      </w:r>
      <w:r w:rsidRPr="00170640">
        <w:t>xpressions</w:t>
      </w:r>
      <w:r w:rsidRPr="00170640">
        <w:rPr>
          <w:rFonts w:hint="eastAsia"/>
        </w:rPr>
        <w:t>.</w:t>
      </w:r>
      <w:r w:rsidRPr="00170640">
        <w:t xml:space="preserve"> </w:t>
      </w:r>
      <w:r w:rsidRPr="00170640">
        <w:rPr>
          <w:i/>
          <w:iCs/>
        </w:rPr>
        <w:t xml:space="preserve">Proceedings of </w:t>
      </w:r>
      <w:r w:rsidRPr="00170640">
        <w:rPr>
          <w:rFonts w:hint="eastAsia"/>
          <w:i/>
          <w:iCs/>
        </w:rPr>
        <w:t>the 6</w:t>
      </w:r>
      <w:r w:rsidRPr="00170640">
        <w:rPr>
          <w:rFonts w:hint="eastAsia"/>
          <w:i/>
          <w:iCs/>
          <w:vertAlign w:val="superscript"/>
        </w:rPr>
        <w:t>t</w:t>
      </w:r>
      <w:r w:rsidRPr="00170640">
        <w:rPr>
          <w:i/>
          <w:iCs/>
          <w:vertAlign w:val="superscript"/>
        </w:rPr>
        <w:t>h</w:t>
      </w:r>
      <w:r w:rsidRPr="00170640">
        <w:rPr>
          <w:i/>
          <w:iCs/>
        </w:rPr>
        <w:t xml:space="preserve"> IEEE International </w:t>
      </w:r>
      <w:r w:rsidRPr="00170640">
        <w:rPr>
          <w:i/>
          <w:iCs/>
        </w:rPr>
        <w:lastRenderedPageBreak/>
        <w:t xml:space="preserve">Conference on Computer and Information Technology </w:t>
      </w:r>
      <w:r w:rsidRPr="00170640">
        <w:t>(CIT</w:t>
      </w:r>
      <w:r w:rsidRPr="00170640">
        <w:rPr>
          <w:rFonts w:hint="eastAsia"/>
        </w:rPr>
        <w:t xml:space="preserve"> </w:t>
      </w:r>
      <w:r w:rsidRPr="00170640">
        <w:t>2006), IEEE Computer Society,</w:t>
      </w:r>
      <w:r w:rsidRPr="00170640">
        <w:rPr>
          <w:rFonts w:hint="eastAsia"/>
        </w:rPr>
        <w:t xml:space="preserve"> </w:t>
      </w:r>
      <w:r w:rsidRPr="00170640">
        <w:t>2006, pp</w:t>
      </w:r>
      <w:r w:rsidRPr="00170640">
        <w:rPr>
          <w:rFonts w:hint="eastAsia"/>
        </w:rPr>
        <w:t>.</w:t>
      </w:r>
      <w:r w:rsidRPr="00170640">
        <w:t>184</w:t>
      </w:r>
      <w:r w:rsidRPr="00170640">
        <w:rPr>
          <w:rFonts w:hint="eastAsia"/>
        </w:rPr>
        <w:t>-189.</w:t>
      </w:r>
      <w:r w:rsidRPr="00170640">
        <w:t xml:space="preserve"> </w:t>
      </w:r>
    </w:p>
    <w:p w14:paraId="1882DC80" w14:textId="77777777" w:rsidR="000D54E9" w:rsidRPr="00170640" w:rsidRDefault="000D54E9" w:rsidP="000D54E9">
      <w:pPr>
        <w:numPr>
          <w:ilvl w:val="0"/>
          <w:numId w:val="16"/>
        </w:numPr>
        <w:autoSpaceDE w:val="0"/>
        <w:autoSpaceDN w:val="0"/>
        <w:spacing w:beforeLines="30" w:before="93"/>
      </w:pPr>
      <w:r w:rsidRPr="00170640">
        <w:t>T.Y. Chen, M.F. Lau, K.Y. Sim,</w:t>
      </w:r>
      <w:r w:rsidRPr="00170640">
        <w:rPr>
          <w:b/>
          <w:bCs/>
        </w:rPr>
        <w:t xml:space="preserve"> C</w:t>
      </w:r>
      <w:r w:rsidRPr="00170640">
        <w:rPr>
          <w:rFonts w:hint="eastAsia"/>
        </w:rPr>
        <w:t>.</w:t>
      </w:r>
      <w:r w:rsidRPr="00170640">
        <w:rPr>
          <w:b/>
          <w:bCs/>
        </w:rPr>
        <w:t xml:space="preserve"> Sun</w:t>
      </w:r>
      <w:r w:rsidRPr="00170640">
        <w:rPr>
          <w:rFonts w:hint="eastAsia"/>
        </w:rPr>
        <w:t>.</w:t>
      </w:r>
      <w:r w:rsidRPr="00170640">
        <w:t xml:space="preserve"> On </w:t>
      </w:r>
      <w:r w:rsidRPr="00170640">
        <w:rPr>
          <w:rFonts w:hint="eastAsia"/>
        </w:rPr>
        <w:t>d</w:t>
      </w:r>
      <w:r w:rsidRPr="00170640">
        <w:t xml:space="preserve">etecting </w:t>
      </w:r>
      <w:r w:rsidRPr="00170640">
        <w:rPr>
          <w:rFonts w:hint="eastAsia"/>
        </w:rPr>
        <w:t>f</w:t>
      </w:r>
      <w:r w:rsidRPr="00170640">
        <w:t xml:space="preserve">aults for Boolean </w:t>
      </w:r>
      <w:r w:rsidRPr="00170640">
        <w:rPr>
          <w:rFonts w:hint="eastAsia"/>
        </w:rPr>
        <w:t>e</w:t>
      </w:r>
      <w:r w:rsidRPr="00170640">
        <w:t>xpressions</w:t>
      </w:r>
      <w:r w:rsidRPr="00170640">
        <w:rPr>
          <w:rFonts w:hint="eastAsia"/>
        </w:rPr>
        <w:t>.</w:t>
      </w:r>
      <w:r w:rsidRPr="00170640">
        <w:t xml:space="preserve"> </w:t>
      </w:r>
      <w:r w:rsidRPr="00170640">
        <w:rPr>
          <w:i/>
        </w:rPr>
        <w:t>Software Quality Journal</w:t>
      </w:r>
      <w:r w:rsidRPr="00170640">
        <w:rPr>
          <w:b/>
          <w:bCs/>
          <w:iCs/>
        </w:rPr>
        <w:t>,</w:t>
      </w:r>
      <w:r w:rsidRPr="00170640">
        <w:t xml:space="preserve"> Springer, 2009, 17(3): 245-261</w:t>
      </w:r>
      <w:r w:rsidRPr="00170640">
        <w:rPr>
          <w:rFonts w:hint="eastAsia"/>
        </w:rPr>
        <w:t>.</w:t>
      </w:r>
    </w:p>
    <w:p w14:paraId="6F51E221" w14:textId="77777777" w:rsidR="000D54E9" w:rsidRPr="00170640" w:rsidRDefault="000D54E9" w:rsidP="000D54E9">
      <w:pPr>
        <w:numPr>
          <w:ilvl w:val="0"/>
          <w:numId w:val="16"/>
        </w:numPr>
        <w:autoSpaceDE w:val="0"/>
        <w:autoSpaceDN w:val="0"/>
        <w:spacing w:beforeLines="30" w:before="93"/>
      </w:pPr>
      <w:r w:rsidRPr="00170640">
        <w:rPr>
          <w:rFonts w:hint="eastAsia"/>
          <w:b/>
          <w:bCs/>
        </w:rPr>
        <w:t>孙昌爱</w:t>
      </w:r>
      <w:r w:rsidRPr="00170640">
        <w:rPr>
          <w:rFonts w:hint="eastAsia"/>
          <w:b/>
          <w:bCs/>
        </w:rPr>
        <w:t>*</w:t>
      </w:r>
      <w:r w:rsidRPr="00170640">
        <w:rPr>
          <w:rFonts w:hint="eastAsia"/>
        </w:rPr>
        <w:t xml:space="preserve">, </w:t>
      </w:r>
      <w:r w:rsidRPr="00170640">
        <w:rPr>
          <w:rFonts w:hint="eastAsia"/>
        </w:rPr>
        <w:t>程庆顺</w:t>
      </w:r>
      <w:r w:rsidRPr="00170640">
        <w:rPr>
          <w:rFonts w:hint="eastAsia"/>
        </w:rPr>
        <w:t xml:space="preserve">. </w:t>
      </w:r>
      <w:r w:rsidRPr="00170640">
        <w:rPr>
          <w:rFonts w:hint="eastAsia"/>
        </w:rPr>
        <w:t>基于故障的布尔表达式测试技术综述</w:t>
      </w:r>
      <w:r w:rsidRPr="00170640">
        <w:rPr>
          <w:rFonts w:hint="eastAsia"/>
        </w:rPr>
        <w:t xml:space="preserve">. </w:t>
      </w:r>
      <w:r w:rsidRPr="00170640">
        <w:rPr>
          <w:rFonts w:hint="eastAsia"/>
        </w:rPr>
        <w:t>计算机科学</w:t>
      </w:r>
      <w:r w:rsidRPr="00170640">
        <w:rPr>
          <w:rFonts w:hint="eastAsia"/>
        </w:rPr>
        <w:t xml:space="preserve">, 2013, </w:t>
      </w:r>
      <w:r w:rsidRPr="00170640">
        <w:t>40(3):16-23, 40</w:t>
      </w:r>
      <w:r w:rsidRPr="00170640">
        <w:rPr>
          <w:rFonts w:hint="eastAsia"/>
        </w:rPr>
        <w:t>.</w:t>
      </w:r>
    </w:p>
    <w:p w14:paraId="335CFEB4" w14:textId="77777777" w:rsidR="000D54E9" w:rsidRPr="00170640" w:rsidRDefault="000D54E9" w:rsidP="000D54E9">
      <w:pPr>
        <w:numPr>
          <w:ilvl w:val="0"/>
          <w:numId w:val="16"/>
        </w:numPr>
        <w:autoSpaceDE w:val="0"/>
        <w:autoSpaceDN w:val="0"/>
        <w:spacing w:beforeLines="30" w:before="93"/>
        <w:rPr>
          <w:rFonts w:eastAsia="楷体_GB2312"/>
        </w:rPr>
      </w:pPr>
      <w:r w:rsidRPr="00170640">
        <w:rPr>
          <w:rFonts w:eastAsia="楷体_GB2312"/>
          <w:b/>
          <w:bCs/>
        </w:rPr>
        <w:t>C</w:t>
      </w:r>
      <w:r w:rsidRPr="00170640">
        <w:rPr>
          <w:rFonts w:eastAsia="楷体_GB2312" w:hint="eastAsia"/>
          <w:b/>
          <w:bCs/>
        </w:rPr>
        <w:t>.</w:t>
      </w:r>
      <w:r w:rsidRPr="00170640">
        <w:rPr>
          <w:rFonts w:eastAsia="楷体_GB2312"/>
          <w:b/>
          <w:bCs/>
        </w:rPr>
        <w:t xml:space="preserve"> Sun</w:t>
      </w:r>
      <w:r w:rsidRPr="00170640">
        <w:rPr>
          <w:rFonts w:eastAsia="楷体_GB2312" w:hint="eastAsia"/>
          <w:b/>
          <w:bCs/>
        </w:rPr>
        <w:t>*</w:t>
      </w:r>
      <w:r w:rsidRPr="00170640">
        <w:rPr>
          <w:rFonts w:eastAsia="楷体_GB2312"/>
        </w:rPr>
        <w:t>,</w:t>
      </w:r>
      <w:r w:rsidRPr="00170640">
        <w:rPr>
          <w:rFonts w:eastAsia="楷体_GB2312" w:hint="eastAsia"/>
        </w:rPr>
        <w:t xml:space="preserve"> </w:t>
      </w:r>
      <w:r w:rsidRPr="00170640">
        <w:rPr>
          <w:rFonts w:eastAsia="楷体_GB2312"/>
        </w:rPr>
        <w:t>Y</w:t>
      </w:r>
      <w:r w:rsidRPr="00170640">
        <w:rPr>
          <w:rFonts w:eastAsia="楷体_GB2312" w:hint="eastAsia"/>
        </w:rPr>
        <w:t>.</w:t>
      </w:r>
      <w:r w:rsidRPr="00170640">
        <w:rPr>
          <w:rFonts w:eastAsia="楷体_GB2312"/>
        </w:rPr>
        <w:t xml:space="preserve"> Zhai,</w:t>
      </w:r>
      <w:r w:rsidRPr="00170640">
        <w:rPr>
          <w:rFonts w:eastAsia="楷体_GB2312" w:hint="eastAsia"/>
        </w:rPr>
        <w:t xml:space="preserve"> H. Liu. Evaluating and Comparing Fault-based Testing </w:t>
      </w:r>
      <w:r w:rsidRPr="00170640">
        <w:rPr>
          <w:rFonts w:eastAsia="楷体_GB2312"/>
        </w:rPr>
        <w:t>Strategies for General Boolean Specification</w:t>
      </w:r>
      <w:r w:rsidRPr="00170640">
        <w:rPr>
          <w:rFonts w:eastAsia="楷体_GB2312" w:hint="eastAsia"/>
        </w:rPr>
        <w:t xml:space="preserve">s: A Series of Experiments. </w:t>
      </w:r>
      <w:r w:rsidRPr="00170640">
        <w:rPr>
          <w:rFonts w:eastAsia="楷体_GB2312" w:hint="eastAsia"/>
          <w:i/>
          <w:iCs/>
        </w:rPr>
        <w:t>The Computer Journal</w:t>
      </w:r>
      <w:r w:rsidRPr="00170640">
        <w:rPr>
          <w:rFonts w:eastAsia="楷体_GB2312" w:hint="eastAsia"/>
        </w:rPr>
        <w:t xml:space="preserve">, Oxford University Press, 2015, </w:t>
      </w:r>
      <w:r w:rsidRPr="00170640">
        <w:rPr>
          <w:rFonts w:eastAsia="楷体_GB2312"/>
        </w:rPr>
        <w:t>58 (5): 1199-1213.</w:t>
      </w:r>
    </w:p>
    <w:p w14:paraId="11A41CD4" w14:textId="77777777" w:rsidR="000D54E9" w:rsidRPr="00170640" w:rsidRDefault="000D54E9" w:rsidP="000D54E9">
      <w:pPr>
        <w:numPr>
          <w:ilvl w:val="0"/>
          <w:numId w:val="16"/>
        </w:numPr>
        <w:autoSpaceDE w:val="0"/>
        <w:autoSpaceDN w:val="0"/>
        <w:spacing w:beforeLines="30" w:before="93"/>
      </w:pPr>
      <w:r w:rsidRPr="00170640">
        <w:rPr>
          <w:b/>
          <w:bCs/>
          <w:lang w:val="de-DE"/>
        </w:rPr>
        <w:t>C</w:t>
      </w:r>
      <w:r w:rsidRPr="00170640">
        <w:rPr>
          <w:rFonts w:hint="eastAsia"/>
          <w:lang w:val="de-DE"/>
        </w:rPr>
        <w:t>.</w:t>
      </w:r>
      <w:r w:rsidRPr="00170640">
        <w:rPr>
          <w:b/>
          <w:bCs/>
          <w:lang w:val="de-DE"/>
        </w:rPr>
        <w:t xml:space="preserve"> Sun</w:t>
      </w:r>
      <w:r w:rsidRPr="00170640">
        <w:rPr>
          <w:rFonts w:hint="eastAsia"/>
          <w:b/>
          <w:bCs/>
          <w:lang w:val="de-DE"/>
        </w:rPr>
        <w:t>*</w:t>
      </w:r>
      <w:r w:rsidRPr="00170640">
        <w:rPr>
          <w:lang w:val="de-DE"/>
        </w:rPr>
        <w:t>,</w:t>
      </w:r>
      <w:r w:rsidRPr="00170640">
        <w:rPr>
          <w:rFonts w:hint="eastAsia"/>
          <w:lang w:val="de-DE"/>
        </w:rPr>
        <w:t xml:space="preserve"> G. Wang, B. Mu,</w:t>
      </w:r>
      <w:r w:rsidRPr="00170640">
        <w:rPr>
          <w:rFonts w:hint="eastAsia"/>
          <w:b/>
          <w:bCs/>
          <w:lang w:val="de-DE"/>
        </w:rPr>
        <w:t xml:space="preserve"> </w:t>
      </w:r>
      <w:r w:rsidRPr="00170640">
        <w:rPr>
          <w:rFonts w:hint="eastAsia"/>
          <w:lang w:val="de-DE"/>
        </w:rPr>
        <w:t>H. Liu, Z. Wang,</w:t>
      </w:r>
      <w:r w:rsidRPr="00170640">
        <w:rPr>
          <w:lang w:val="de-DE"/>
        </w:rPr>
        <w:t xml:space="preserve"> </w:t>
      </w:r>
      <w:r w:rsidRPr="00170640">
        <w:rPr>
          <w:rFonts w:hint="eastAsia"/>
          <w:lang w:val="de-DE"/>
        </w:rPr>
        <w:t>T. Y. Chen.</w:t>
      </w:r>
      <w:r w:rsidRPr="00170640">
        <w:rPr>
          <w:lang w:val="de-DE"/>
        </w:rPr>
        <w:t xml:space="preserve"> </w:t>
      </w:r>
      <w:r w:rsidRPr="00170640">
        <w:rPr>
          <w:rFonts w:hint="eastAsia"/>
        </w:rPr>
        <w:t xml:space="preserve">Metamorphic testing for web services: framework and case study. </w:t>
      </w:r>
      <w:r w:rsidRPr="00170640">
        <w:rPr>
          <w:rFonts w:hint="eastAsia"/>
          <w:i/>
          <w:iCs/>
        </w:rPr>
        <w:t>Proceedings of the 9</w:t>
      </w:r>
      <w:r w:rsidRPr="00170640">
        <w:rPr>
          <w:rFonts w:hint="eastAsia"/>
          <w:i/>
          <w:iCs/>
          <w:vertAlign w:val="superscript"/>
        </w:rPr>
        <w:t>th</w:t>
      </w:r>
      <w:r w:rsidRPr="00170640">
        <w:rPr>
          <w:rFonts w:hint="eastAsia"/>
          <w:i/>
          <w:iCs/>
        </w:rPr>
        <w:t xml:space="preserve"> IEEE International Conference on Web Services</w:t>
      </w:r>
      <w:r w:rsidRPr="00170640">
        <w:rPr>
          <w:rFonts w:hint="eastAsia"/>
        </w:rPr>
        <w:t xml:space="preserve"> (ICWS 2011), </w:t>
      </w:r>
      <w:r w:rsidRPr="00170640">
        <w:t>IEEE Computer Society</w:t>
      </w:r>
      <w:r w:rsidRPr="00170640">
        <w:rPr>
          <w:rFonts w:hint="eastAsia"/>
        </w:rPr>
        <w:t>, 2011, pp.283-290.</w:t>
      </w:r>
    </w:p>
    <w:p w14:paraId="5FF2B7E5" w14:textId="77777777" w:rsidR="000D54E9" w:rsidRPr="00170640" w:rsidRDefault="000D54E9" w:rsidP="000D54E9">
      <w:pPr>
        <w:numPr>
          <w:ilvl w:val="0"/>
          <w:numId w:val="16"/>
        </w:numPr>
        <w:autoSpaceDE w:val="0"/>
        <w:autoSpaceDN w:val="0"/>
        <w:spacing w:beforeLines="30" w:before="93"/>
      </w:pPr>
      <w:r w:rsidRPr="00170640">
        <w:rPr>
          <w:b/>
          <w:bCs/>
          <w:lang w:val="de-DE"/>
        </w:rPr>
        <w:t>C</w:t>
      </w:r>
      <w:r w:rsidRPr="00170640">
        <w:rPr>
          <w:lang w:val="de-DE"/>
        </w:rPr>
        <w:t>.</w:t>
      </w:r>
      <w:r w:rsidRPr="00170640">
        <w:rPr>
          <w:b/>
          <w:bCs/>
          <w:lang w:val="de-DE"/>
        </w:rPr>
        <w:t xml:space="preserve"> Sun</w:t>
      </w:r>
      <w:r w:rsidRPr="00170640">
        <w:rPr>
          <w:rFonts w:hint="eastAsia"/>
          <w:b/>
          <w:bCs/>
          <w:lang w:val="de-DE"/>
        </w:rPr>
        <w:t>*</w:t>
      </w:r>
      <w:r w:rsidRPr="00170640">
        <w:rPr>
          <w:lang w:val="de-DE"/>
        </w:rPr>
        <w:t>, G. Wang, B. Mu,</w:t>
      </w:r>
      <w:r w:rsidRPr="00170640">
        <w:rPr>
          <w:b/>
          <w:bCs/>
          <w:lang w:val="de-DE"/>
        </w:rPr>
        <w:t xml:space="preserve"> </w:t>
      </w:r>
      <w:r w:rsidRPr="00170640">
        <w:rPr>
          <w:lang w:val="de-DE"/>
        </w:rPr>
        <w:t>H. Liu, Z. Wang, T.</w:t>
      </w:r>
      <w:r w:rsidRPr="00170640">
        <w:rPr>
          <w:rFonts w:hint="eastAsia"/>
          <w:lang w:val="de-DE"/>
        </w:rPr>
        <w:t xml:space="preserve"> </w:t>
      </w:r>
      <w:r w:rsidRPr="00170640">
        <w:rPr>
          <w:lang w:val="de-DE"/>
        </w:rPr>
        <w:t>Y</w:t>
      </w:r>
      <w:r w:rsidRPr="00170640">
        <w:rPr>
          <w:rFonts w:hint="eastAsia"/>
          <w:lang w:val="de-DE"/>
        </w:rPr>
        <w:t>.</w:t>
      </w:r>
      <w:r w:rsidRPr="00170640">
        <w:rPr>
          <w:lang w:val="de-DE"/>
        </w:rPr>
        <w:t xml:space="preserve"> Chen. </w:t>
      </w:r>
      <w:r w:rsidRPr="00170640">
        <w:t xml:space="preserve">A </w:t>
      </w:r>
      <w:r w:rsidRPr="00170640">
        <w:rPr>
          <w:rFonts w:hint="eastAsia"/>
        </w:rPr>
        <w:t>m</w:t>
      </w:r>
      <w:r w:rsidRPr="00170640">
        <w:t xml:space="preserve">etamorphic </w:t>
      </w:r>
      <w:r w:rsidRPr="00170640">
        <w:rPr>
          <w:rFonts w:hint="eastAsia"/>
        </w:rPr>
        <w:t>r</w:t>
      </w:r>
      <w:r w:rsidRPr="00170640">
        <w:t>elation-</w:t>
      </w:r>
      <w:r w:rsidRPr="00170640">
        <w:rPr>
          <w:rFonts w:hint="eastAsia"/>
        </w:rPr>
        <w:t>b</w:t>
      </w:r>
      <w:r w:rsidRPr="00170640">
        <w:t xml:space="preserve">ased </w:t>
      </w:r>
      <w:r w:rsidRPr="00170640">
        <w:rPr>
          <w:rFonts w:hint="eastAsia"/>
        </w:rPr>
        <w:t>a</w:t>
      </w:r>
      <w:r w:rsidRPr="00170640">
        <w:t xml:space="preserve">pproach to </w:t>
      </w:r>
      <w:r w:rsidRPr="00170640">
        <w:rPr>
          <w:rFonts w:hint="eastAsia"/>
        </w:rPr>
        <w:t>t</w:t>
      </w:r>
      <w:r w:rsidRPr="00170640">
        <w:t xml:space="preserve">esting </w:t>
      </w:r>
      <w:r w:rsidRPr="00170640">
        <w:rPr>
          <w:rFonts w:hint="eastAsia"/>
        </w:rPr>
        <w:t>w</w:t>
      </w:r>
      <w:r w:rsidRPr="00170640">
        <w:t xml:space="preserve">eb </w:t>
      </w:r>
      <w:r w:rsidRPr="00170640">
        <w:rPr>
          <w:rFonts w:hint="eastAsia"/>
        </w:rPr>
        <w:t>s</w:t>
      </w:r>
      <w:r w:rsidRPr="00170640">
        <w:t xml:space="preserve">ervices without </w:t>
      </w:r>
      <w:r w:rsidRPr="00170640">
        <w:rPr>
          <w:rFonts w:hint="eastAsia"/>
        </w:rPr>
        <w:t>o</w:t>
      </w:r>
      <w:r w:rsidRPr="00170640">
        <w:t>racles</w:t>
      </w:r>
      <w:r w:rsidRPr="00170640">
        <w:rPr>
          <w:rFonts w:hint="eastAsia"/>
        </w:rPr>
        <w:t>.</w:t>
      </w:r>
      <w:r w:rsidRPr="00170640">
        <w:t xml:space="preserve"> </w:t>
      </w:r>
      <w:r w:rsidRPr="00170640">
        <w:rPr>
          <w:i/>
          <w:iCs/>
        </w:rPr>
        <w:t>International Journal on Web Service Research,</w:t>
      </w:r>
      <w:r w:rsidRPr="00170640">
        <w:t xml:space="preserve"> 2012, 9(1): 51-73.</w:t>
      </w:r>
    </w:p>
    <w:p w14:paraId="7D85C5F2" w14:textId="77777777" w:rsidR="000D54E9" w:rsidRPr="00170640" w:rsidRDefault="000D54E9" w:rsidP="000D54E9">
      <w:pPr>
        <w:numPr>
          <w:ilvl w:val="0"/>
          <w:numId w:val="16"/>
        </w:numPr>
        <w:autoSpaceDE w:val="0"/>
        <w:autoSpaceDN w:val="0"/>
        <w:spacing w:beforeLines="30" w:before="93"/>
      </w:pPr>
      <w:r w:rsidRPr="00170640">
        <w:rPr>
          <w:rFonts w:hint="eastAsia"/>
          <w:b/>
          <w:bCs/>
        </w:rPr>
        <w:t>孙昌爱</w:t>
      </w:r>
      <w:r w:rsidRPr="00170640">
        <w:rPr>
          <w:rFonts w:hint="eastAsia"/>
        </w:rPr>
        <w:t>.</w:t>
      </w:r>
      <w:r w:rsidRPr="00170640">
        <w:rPr>
          <w:rFonts w:hint="eastAsia"/>
        </w:rPr>
        <w:t>一种无需预期的</w:t>
      </w:r>
      <w:r w:rsidRPr="00170640">
        <w:rPr>
          <w:rFonts w:hint="eastAsia"/>
        </w:rPr>
        <w:t>Web</w:t>
      </w:r>
      <w:r w:rsidRPr="00170640">
        <w:rPr>
          <w:rFonts w:hint="eastAsia"/>
        </w:rPr>
        <w:t>服务测试方法</w:t>
      </w:r>
      <w:r w:rsidRPr="00170640">
        <w:rPr>
          <w:rFonts w:hint="eastAsia"/>
        </w:rPr>
        <w:t xml:space="preserve">. </w:t>
      </w:r>
      <w:r w:rsidRPr="00170640">
        <w:rPr>
          <w:rFonts w:hint="eastAsia"/>
        </w:rPr>
        <w:t>中国发明专利</w:t>
      </w:r>
      <w:r w:rsidRPr="00170640">
        <w:rPr>
          <w:rFonts w:hint="eastAsia"/>
        </w:rPr>
        <w:t xml:space="preserve">, </w:t>
      </w:r>
      <w:r w:rsidRPr="00170640">
        <w:rPr>
          <w:rFonts w:hint="eastAsia"/>
        </w:rPr>
        <w:t>专利号</w:t>
      </w:r>
      <w:r w:rsidRPr="00170640">
        <w:rPr>
          <w:rFonts w:hint="eastAsia"/>
        </w:rPr>
        <w:t>:</w:t>
      </w:r>
      <w:r w:rsidRPr="00170640">
        <w:t xml:space="preserve"> </w:t>
      </w:r>
      <w:r w:rsidRPr="00170640">
        <w:rPr>
          <w:rFonts w:hint="eastAsia"/>
        </w:rPr>
        <w:t xml:space="preserve">ZL201110109427.1, </w:t>
      </w:r>
      <w:r w:rsidRPr="00170640">
        <w:rPr>
          <w:rFonts w:hint="eastAsia"/>
        </w:rPr>
        <w:t>授权日</w:t>
      </w:r>
      <w:r w:rsidRPr="00170640">
        <w:rPr>
          <w:rFonts w:hAnsi="宋体" w:hint="eastAsia"/>
        </w:rPr>
        <w:t>期</w:t>
      </w:r>
      <w:r w:rsidRPr="00170640">
        <w:rPr>
          <w:rFonts w:hint="eastAsia"/>
        </w:rPr>
        <w:t>: 2014</w:t>
      </w:r>
      <w:r w:rsidRPr="00170640">
        <w:rPr>
          <w:rFonts w:hint="eastAsia"/>
        </w:rPr>
        <w:t>年</w:t>
      </w:r>
      <w:r w:rsidRPr="00170640">
        <w:rPr>
          <w:rFonts w:hint="eastAsia"/>
        </w:rPr>
        <w:t>10</w:t>
      </w:r>
      <w:r w:rsidRPr="00170640">
        <w:rPr>
          <w:rFonts w:hint="eastAsia"/>
        </w:rPr>
        <w:t>月</w:t>
      </w:r>
      <w:r w:rsidRPr="00170640">
        <w:rPr>
          <w:rFonts w:hint="eastAsia"/>
        </w:rPr>
        <w:t>.</w:t>
      </w:r>
    </w:p>
    <w:p w14:paraId="1007DB7D" w14:textId="77777777" w:rsidR="000D54E9" w:rsidRPr="00170640" w:rsidRDefault="000D54E9" w:rsidP="000D54E9">
      <w:pPr>
        <w:numPr>
          <w:ilvl w:val="0"/>
          <w:numId w:val="16"/>
        </w:numPr>
        <w:autoSpaceDE w:val="0"/>
        <w:autoSpaceDN w:val="0"/>
        <w:spacing w:beforeLines="30" w:before="93"/>
        <w:rPr>
          <w:rFonts w:eastAsia="楷体_GB2312"/>
        </w:rPr>
      </w:pPr>
      <w:r w:rsidRPr="00170640">
        <w:rPr>
          <w:rFonts w:eastAsia="楷体_GB2312"/>
          <w:b/>
          <w:bCs/>
        </w:rPr>
        <w:t>C</w:t>
      </w:r>
      <w:r w:rsidRPr="00170640">
        <w:rPr>
          <w:rFonts w:eastAsia="楷体_GB2312" w:hint="eastAsia"/>
          <w:b/>
          <w:bCs/>
        </w:rPr>
        <w:t>.</w:t>
      </w:r>
      <w:r w:rsidRPr="00170640">
        <w:rPr>
          <w:rFonts w:eastAsia="楷体_GB2312"/>
          <w:b/>
          <w:bCs/>
        </w:rPr>
        <w:t xml:space="preserve"> Sun</w:t>
      </w:r>
      <w:r w:rsidRPr="00170640">
        <w:rPr>
          <w:rFonts w:eastAsia="楷体_GB2312" w:hint="eastAsia"/>
          <w:b/>
          <w:bCs/>
        </w:rPr>
        <w:t>*</w:t>
      </w:r>
      <w:r w:rsidRPr="00170640">
        <w:rPr>
          <w:rFonts w:eastAsia="楷体_GB2312" w:hint="eastAsia"/>
        </w:rPr>
        <w:t>,</w:t>
      </w:r>
      <w:r w:rsidRPr="00170640">
        <w:rPr>
          <w:rFonts w:eastAsia="楷体_GB2312" w:hint="eastAsia"/>
          <w:b/>
          <w:bCs/>
        </w:rPr>
        <w:t xml:space="preserve"> </w:t>
      </w:r>
      <w:r w:rsidRPr="00170640">
        <w:rPr>
          <w:rFonts w:eastAsia="楷体_GB2312" w:hint="eastAsia"/>
        </w:rPr>
        <w:t xml:space="preserve">Z. Wang, G. Wang. A Property-based Testing Framework for Encryption Programs. </w:t>
      </w:r>
      <w:r w:rsidRPr="00170640">
        <w:rPr>
          <w:rFonts w:eastAsia="楷体_GB2312" w:hint="eastAsia"/>
          <w:i/>
          <w:iCs/>
        </w:rPr>
        <w:t>Frontiers of Computer Science,</w:t>
      </w:r>
      <w:r w:rsidRPr="00170640">
        <w:rPr>
          <w:rFonts w:eastAsia="楷体_GB2312" w:hint="eastAsia"/>
        </w:rPr>
        <w:t xml:space="preserve"> Springer, 2014, 8(3):</w:t>
      </w:r>
      <w:r w:rsidRPr="00170640">
        <w:rPr>
          <w:rFonts w:eastAsia="楷体_GB2312"/>
        </w:rPr>
        <w:t>478-489</w:t>
      </w:r>
      <w:r w:rsidRPr="00170640">
        <w:rPr>
          <w:rFonts w:eastAsia="楷体_GB2312" w:hint="eastAsia"/>
        </w:rPr>
        <w:t>.</w:t>
      </w:r>
    </w:p>
    <w:p w14:paraId="187C0695" w14:textId="77777777" w:rsidR="000D54E9" w:rsidRPr="00170640" w:rsidRDefault="000D54E9" w:rsidP="000D54E9">
      <w:pPr>
        <w:numPr>
          <w:ilvl w:val="0"/>
          <w:numId w:val="16"/>
        </w:numPr>
        <w:autoSpaceDE w:val="0"/>
        <w:autoSpaceDN w:val="0"/>
        <w:spacing w:beforeLines="30" w:before="93"/>
        <w:rPr>
          <w:rFonts w:eastAsia="楷体_GB2312"/>
        </w:rPr>
      </w:pPr>
      <w:r w:rsidRPr="00170640">
        <w:rPr>
          <w:rFonts w:eastAsia="楷体_GB2312"/>
          <w:b/>
          <w:bCs/>
        </w:rPr>
        <w:t>C</w:t>
      </w:r>
      <w:r w:rsidRPr="00170640">
        <w:rPr>
          <w:rFonts w:eastAsia="楷体_GB2312" w:hint="eastAsia"/>
          <w:b/>
          <w:bCs/>
        </w:rPr>
        <w:t xml:space="preserve">. </w:t>
      </w:r>
      <w:r w:rsidRPr="00170640">
        <w:rPr>
          <w:rFonts w:eastAsia="楷体_GB2312"/>
          <w:b/>
          <w:bCs/>
        </w:rPr>
        <w:t>Sun</w:t>
      </w:r>
      <w:r w:rsidRPr="00170640">
        <w:rPr>
          <w:rFonts w:eastAsia="楷体_GB2312" w:hint="eastAsia"/>
          <w:b/>
          <w:bCs/>
        </w:rPr>
        <w:t xml:space="preserve">*, </w:t>
      </w:r>
      <w:r w:rsidRPr="00170640">
        <w:rPr>
          <w:rFonts w:eastAsia="楷体_GB2312" w:hint="eastAsia"/>
        </w:rPr>
        <w:t xml:space="preserve">G. Wang, Q. Wen, D. Towey, T. Y. Chen. MT4WS: An Automated Metamorphic Testing System for Web Services. </w:t>
      </w:r>
      <w:r w:rsidRPr="00170640">
        <w:rPr>
          <w:rFonts w:eastAsia="楷体_GB2312" w:hint="eastAsia"/>
          <w:i/>
          <w:iCs/>
        </w:rPr>
        <w:t xml:space="preserve">International Journal of </w:t>
      </w:r>
      <w:proofErr w:type="gramStart"/>
      <w:r w:rsidRPr="00170640">
        <w:rPr>
          <w:rFonts w:eastAsia="楷体_GB2312" w:hint="eastAsia"/>
          <w:i/>
          <w:iCs/>
        </w:rPr>
        <w:t>High Performance</w:t>
      </w:r>
      <w:proofErr w:type="gramEnd"/>
      <w:r w:rsidRPr="00170640">
        <w:rPr>
          <w:rFonts w:eastAsia="楷体_GB2312" w:hint="eastAsia"/>
          <w:i/>
          <w:iCs/>
        </w:rPr>
        <w:t xml:space="preserve"> Computing and Networking</w:t>
      </w:r>
      <w:r w:rsidRPr="00170640">
        <w:rPr>
          <w:rFonts w:eastAsia="楷体_GB2312" w:hint="eastAsia"/>
        </w:rPr>
        <w:t>,</w:t>
      </w:r>
      <w:r w:rsidRPr="00170640">
        <w:rPr>
          <w:rFonts w:eastAsia="楷体_GB2312" w:hint="eastAsia"/>
          <w:b/>
          <w:bCs/>
        </w:rPr>
        <w:t xml:space="preserve"> </w:t>
      </w:r>
      <w:r w:rsidRPr="00170640">
        <w:rPr>
          <w:rFonts w:eastAsia="楷体_GB2312" w:hint="eastAsia"/>
        </w:rPr>
        <w:t>Inderscience</w:t>
      </w:r>
      <w:r w:rsidRPr="00170640">
        <w:rPr>
          <w:rFonts w:eastAsia="楷体_GB2312" w:hint="eastAsia"/>
          <w:b/>
          <w:bCs/>
        </w:rPr>
        <w:t xml:space="preserve"> </w:t>
      </w:r>
      <w:r w:rsidRPr="00170640">
        <w:rPr>
          <w:rFonts w:eastAsia="楷体_GB2312" w:hint="eastAsia"/>
        </w:rPr>
        <w:t>Press,</w:t>
      </w:r>
      <w:r w:rsidRPr="00170640">
        <w:rPr>
          <w:rFonts w:eastAsia="楷体_GB2312" w:hint="eastAsia"/>
          <w:b/>
          <w:bCs/>
        </w:rPr>
        <w:t xml:space="preserve"> </w:t>
      </w:r>
      <w:r w:rsidRPr="00170640">
        <w:rPr>
          <w:rFonts w:eastAsia="楷体_GB2312" w:hint="eastAsia"/>
        </w:rPr>
        <w:t>2016, 9(1):104-115.</w:t>
      </w:r>
    </w:p>
    <w:p w14:paraId="69153022" w14:textId="77777777" w:rsidR="000D54E9" w:rsidRPr="00170640" w:rsidRDefault="000D54E9" w:rsidP="000D54E9">
      <w:pPr>
        <w:numPr>
          <w:ilvl w:val="0"/>
          <w:numId w:val="16"/>
        </w:numPr>
        <w:autoSpaceDE w:val="0"/>
        <w:autoSpaceDN w:val="0"/>
        <w:spacing w:beforeLines="30" w:before="93"/>
      </w:pPr>
      <w:r w:rsidRPr="00170640">
        <w:t>D</w:t>
      </w:r>
      <w:r w:rsidRPr="00170640">
        <w:rPr>
          <w:rFonts w:hint="eastAsia"/>
        </w:rPr>
        <w:t>.</w:t>
      </w:r>
      <w:r w:rsidRPr="00170640">
        <w:t xml:space="preserve"> Towey</w:t>
      </w:r>
      <w:r w:rsidRPr="00170640">
        <w:rPr>
          <w:rFonts w:hint="eastAsia"/>
        </w:rPr>
        <w:t>*</w:t>
      </w:r>
      <w:r w:rsidRPr="00170640">
        <w:t>, Y</w:t>
      </w:r>
      <w:r w:rsidRPr="00170640">
        <w:rPr>
          <w:rFonts w:hint="eastAsia"/>
        </w:rPr>
        <w:t>.</w:t>
      </w:r>
      <w:r w:rsidRPr="00170640">
        <w:t xml:space="preserve"> Dong, </w:t>
      </w:r>
      <w:r w:rsidRPr="00170640">
        <w:rPr>
          <w:b/>
          <w:bCs/>
        </w:rPr>
        <w:t>C</w:t>
      </w:r>
      <w:r w:rsidRPr="00170640">
        <w:rPr>
          <w:rFonts w:hint="eastAsia"/>
          <w:b/>
          <w:bCs/>
        </w:rPr>
        <w:t>.</w:t>
      </w:r>
      <w:r w:rsidRPr="00170640">
        <w:rPr>
          <w:b/>
          <w:bCs/>
        </w:rPr>
        <w:t xml:space="preserve"> Sun</w:t>
      </w:r>
      <w:r w:rsidRPr="00170640">
        <w:t>, T.</w:t>
      </w:r>
      <w:r w:rsidRPr="00170640">
        <w:rPr>
          <w:rFonts w:hint="eastAsia"/>
        </w:rPr>
        <w:t xml:space="preserve"> </w:t>
      </w:r>
      <w:r w:rsidRPr="00170640">
        <w:t>Y. Chen</w:t>
      </w:r>
      <w:r w:rsidRPr="00170640">
        <w:rPr>
          <w:rFonts w:hint="eastAsia"/>
        </w:rPr>
        <w:t>.</w:t>
      </w:r>
      <w:r w:rsidRPr="00170640">
        <w:t xml:space="preserve"> Metamorphic Testing as a Test Case Selection Strategy</w:t>
      </w:r>
      <w:r w:rsidRPr="00170640">
        <w:rPr>
          <w:rFonts w:hint="eastAsia"/>
        </w:rPr>
        <w:t>.</w:t>
      </w:r>
      <w:r w:rsidRPr="00170640">
        <w:t xml:space="preserve"> </w:t>
      </w:r>
      <w:r w:rsidRPr="00170640">
        <w:rPr>
          <w:i/>
          <w:iCs/>
        </w:rPr>
        <w:t>Science China: Information Sciences</w:t>
      </w:r>
      <w:r w:rsidRPr="00170640">
        <w:rPr>
          <w:rFonts w:hint="eastAsia"/>
        </w:rPr>
        <w:t xml:space="preserve">, </w:t>
      </w:r>
      <w:r w:rsidRPr="00170640">
        <w:t>2016, 59(5): 050108:1-050108:2.</w:t>
      </w:r>
    </w:p>
    <w:p w14:paraId="6CE4766B" w14:textId="77777777" w:rsidR="000D54E9" w:rsidRPr="00170640" w:rsidRDefault="000D54E9" w:rsidP="000D54E9">
      <w:pPr>
        <w:numPr>
          <w:ilvl w:val="0"/>
          <w:numId w:val="16"/>
        </w:numPr>
        <w:autoSpaceDE w:val="0"/>
        <w:autoSpaceDN w:val="0"/>
        <w:spacing w:beforeLines="30" w:before="93"/>
      </w:pPr>
      <w:r w:rsidRPr="00170640">
        <w:rPr>
          <w:b/>
        </w:rPr>
        <w:t>C. Sun*</w:t>
      </w:r>
      <w:r w:rsidRPr="00170640">
        <w:t xml:space="preserve">, Y. Liu, Z. Wang, W. K. Chan. μMT: A Data Mutation Directed Metamorphic Relation Acquisition Methodology. </w:t>
      </w:r>
      <w:r w:rsidRPr="00170640">
        <w:rPr>
          <w:i/>
          <w:iCs/>
        </w:rPr>
        <w:t>Proceedings of the First International Workshop on Metamorphic Testing</w:t>
      </w:r>
      <w:r w:rsidRPr="00170640">
        <w:t xml:space="preserve"> (MET 2016), </w:t>
      </w:r>
      <w:r w:rsidRPr="00170640">
        <w:rPr>
          <w:i/>
          <w:iCs/>
        </w:rPr>
        <w:t>collocated with the 38</w:t>
      </w:r>
      <w:r w:rsidRPr="00170640">
        <w:rPr>
          <w:i/>
          <w:iCs/>
          <w:vertAlign w:val="superscript"/>
        </w:rPr>
        <w:t>th</w:t>
      </w:r>
      <w:r w:rsidRPr="00170640">
        <w:rPr>
          <w:i/>
          <w:iCs/>
        </w:rPr>
        <w:t xml:space="preserve"> International Conference on Software Engineering </w:t>
      </w:r>
      <w:r w:rsidRPr="00170640">
        <w:rPr>
          <w:iCs/>
        </w:rPr>
        <w:t>(ICSE 2016)</w:t>
      </w:r>
      <w:r w:rsidRPr="00170640">
        <w:t>, IEEE Computer Society, 2016, pp.12-18.</w:t>
      </w:r>
      <w:r w:rsidRPr="00170640">
        <w:rPr>
          <w:rFonts w:hint="eastAsia"/>
        </w:rPr>
        <w:t xml:space="preserve"> </w:t>
      </w:r>
    </w:p>
    <w:p w14:paraId="139FE08F" w14:textId="77777777" w:rsidR="000D54E9" w:rsidRPr="00170640" w:rsidRDefault="000D54E9" w:rsidP="000D54E9">
      <w:pPr>
        <w:numPr>
          <w:ilvl w:val="0"/>
          <w:numId w:val="16"/>
        </w:numPr>
        <w:autoSpaceDE w:val="0"/>
        <w:autoSpaceDN w:val="0"/>
        <w:spacing w:beforeLines="30" w:before="93"/>
        <w:rPr>
          <w:rFonts w:hAnsi="宋体"/>
        </w:rPr>
      </w:pPr>
      <w:r w:rsidRPr="00170640">
        <w:rPr>
          <w:rFonts w:hAnsi="宋体" w:hint="eastAsia"/>
          <w:b/>
        </w:rPr>
        <w:t>孙昌爱</w:t>
      </w:r>
      <w:r w:rsidRPr="00170640">
        <w:rPr>
          <w:rFonts w:hAnsi="宋体" w:hint="eastAsia"/>
        </w:rPr>
        <w:t>，</w:t>
      </w:r>
      <w:r w:rsidRPr="00170640">
        <w:rPr>
          <w:rFonts w:hAnsi="宋体" w:hint="eastAsia"/>
          <w:b/>
        </w:rPr>
        <w:t>付安</w:t>
      </w:r>
      <w:r w:rsidRPr="00170640">
        <w:rPr>
          <w:rFonts w:hAnsi="宋体" w:hint="eastAsia"/>
        </w:rPr>
        <w:t>，张媛钰，张在兴</w:t>
      </w:r>
      <w:r w:rsidRPr="00170640">
        <w:rPr>
          <w:rFonts w:hAnsi="宋体"/>
        </w:rPr>
        <w:t>. MT4WS:</w:t>
      </w:r>
      <w:r w:rsidRPr="00170640">
        <w:rPr>
          <w:rFonts w:hAnsi="宋体" w:hint="eastAsia"/>
        </w:rPr>
        <w:t>面向</w:t>
      </w:r>
      <w:r w:rsidRPr="00170640">
        <w:rPr>
          <w:rFonts w:hAnsi="宋体"/>
        </w:rPr>
        <w:t>Web</w:t>
      </w:r>
      <w:r w:rsidRPr="00170640">
        <w:rPr>
          <w:rFonts w:hAnsi="宋体" w:hint="eastAsia"/>
        </w:rPr>
        <w:t>服务的蜕变测试系统，软件服务创新大赛二等奖，中国计算机学会服务计算专业委员会，</w:t>
      </w:r>
      <w:r w:rsidRPr="00170640">
        <w:rPr>
          <w:rFonts w:hAnsi="宋体"/>
        </w:rPr>
        <w:t>2017</w:t>
      </w:r>
      <w:r w:rsidRPr="00170640">
        <w:rPr>
          <w:rFonts w:hAnsi="宋体" w:hint="eastAsia"/>
        </w:rPr>
        <w:t>年</w:t>
      </w:r>
      <w:r w:rsidRPr="00170640">
        <w:rPr>
          <w:rFonts w:hAnsi="宋体"/>
        </w:rPr>
        <w:t>9</w:t>
      </w:r>
      <w:r w:rsidRPr="00170640">
        <w:rPr>
          <w:rFonts w:hAnsi="宋体" w:hint="eastAsia"/>
        </w:rPr>
        <w:t>月</w:t>
      </w:r>
      <w:r w:rsidRPr="00170640">
        <w:rPr>
          <w:rFonts w:hAnsi="宋体" w:hint="eastAsia"/>
        </w:rPr>
        <w:t>.</w:t>
      </w:r>
    </w:p>
    <w:p w14:paraId="777680D3" w14:textId="77777777" w:rsidR="000D54E9" w:rsidRPr="00170640" w:rsidRDefault="000D54E9" w:rsidP="000D54E9">
      <w:pPr>
        <w:numPr>
          <w:ilvl w:val="0"/>
          <w:numId w:val="16"/>
        </w:numPr>
        <w:autoSpaceDE w:val="0"/>
        <w:autoSpaceDN w:val="0"/>
        <w:spacing w:beforeLines="30" w:before="93"/>
      </w:pPr>
      <w:r w:rsidRPr="00170640">
        <w:rPr>
          <w:b/>
          <w:bCs/>
          <w:lang w:val="de-DE"/>
        </w:rPr>
        <w:t>C</w:t>
      </w:r>
      <w:r w:rsidRPr="00170640">
        <w:rPr>
          <w:rFonts w:hint="eastAsia"/>
          <w:lang w:val="de-DE"/>
        </w:rPr>
        <w:t>.</w:t>
      </w:r>
      <w:r w:rsidRPr="00170640">
        <w:rPr>
          <w:b/>
          <w:bCs/>
          <w:lang w:val="de-DE"/>
        </w:rPr>
        <w:t xml:space="preserve"> Sun</w:t>
      </w:r>
      <w:r w:rsidRPr="00170640">
        <w:rPr>
          <w:rFonts w:hint="eastAsia"/>
          <w:b/>
          <w:bCs/>
          <w:lang w:val="de-DE"/>
        </w:rPr>
        <w:t>*</w:t>
      </w:r>
      <w:r w:rsidRPr="00170640">
        <w:rPr>
          <w:lang w:val="de-DE"/>
        </w:rPr>
        <w:t>, G</w:t>
      </w:r>
      <w:r w:rsidRPr="00170640">
        <w:rPr>
          <w:rFonts w:hint="eastAsia"/>
          <w:lang w:val="de-DE"/>
        </w:rPr>
        <w:t>.</w:t>
      </w:r>
      <w:r w:rsidRPr="00170640">
        <w:rPr>
          <w:lang w:val="de-DE"/>
        </w:rPr>
        <w:t xml:space="preserve"> Wang, K</w:t>
      </w:r>
      <w:r w:rsidRPr="00170640">
        <w:rPr>
          <w:rFonts w:hint="eastAsia"/>
          <w:lang w:val="de-DE"/>
        </w:rPr>
        <w:t>.</w:t>
      </w:r>
      <w:r w:rsidRPr="00170640">
        <w:rPr>
          <w:lang w:val="de-DE"/>
        </w:rPr>
        <w:t>Y</w:t>
      </w:r>
      <w:r w:rsidRPr="00170640">
        <w:rPr>
          <w:rFonts w:hint="eastAsia"/>
          <w:lang w:val="de-DE"/>
        </w:rPr>
        <w:t>.</w:t>
      </w:r>
      <w:r w:rsidRPr="00170640">
        <w:rPr>
          <w:lang w:val="de-DE"/>
        </w:rPr>
        <w:t xml:space="preserve"> Cai, T.</w:t>
      </w:r>
      <w:r w:rsidRPr="00170640">
        <w:rPr>
          <w:rFonts w:hint="eastAsia"/>
          <w:lang w:val="de-DE"/>
        </w:rPr>
        <w:t xml:space="preserve"> </w:t>
      </w:r>
      <w:r w:rsidRPr="00170640">
        <w:rPr>
          <w:lang w:val="de-DE"/>
        </w:rPr>
        <w:t xml:space="preserve">Y. Chen. </w:t>
      </w:r>
      <w:r w:rsidRPr="00170640">
        <w:t xml:space="preserve">Towards </w:t>
      </w:r>
      <w:r w:rsidRPr="00170640">
        <w:rPr>
          <w:rFonts w:hint="eastAsia"/>
        </w:rPr>
        <w:t>d</w:t>
      </w:r>
      <w:r w:rsidRPr="00170640">
        <w:t xml:space="preserve">ynamic </w:t>
      </w:r>
      <w:r w:rsidRPr="00170640">
        <w:rPr>
          <w:rFonts w:hint="eastAsia"/>
        </w:rPr>
        <w:t>r</w:t>
      </w:r>
      <w:r w:rsidRPr="00170640">
        <w:t xml:space="preserve">andom </w:t>
      </w:r>
      <w:r w:rsidRPr="00170640">
        <w:rPr>
          <w:rFonts w:hint="eastAsia"/>
        </w:rPr>
        <w:t>t</w:t>
      </w:r>
      <w:r w:rsidRPr="00170640">
        <w:t xml:space="preserve">esting for </w:t>
      </w:r>
      <w:r w:rsidRPr="00170640">
        <w:rPr>
          <w:rFonts w:hint="eastAsia"/>
        </w:rPr>
        <w:t>w</w:t>
      </w:r>
      <w:r w:rsidRPr="00170640">
        <w:t xml:space="preserve">eb </w:t>
      </w:r>
      <w:r w:rsidRPr="00170640">
        <w:rPr>
          <w:rFonts w:hint="eastAsia"/>
        </w:rPr>
        <w:t>s</w:t>
      </w:r>
      <w:r w:rsidRPr="00170640">
        <w:t>ervices</w:t>
      </w:r>
      <w:r w:rsidRPr="00170640">
        <w:rPr>
          <w:rFonts w:hint="eastAsia"/>
        </w:rPr>
        <w:t>.</w:t>
      </w:r>
      <w:r w:rsidRPr="00170640">
        <w:t xml:space="preserve"> </w:t>
      </w:r>
      <w:r w:rsidRPr="00170640">
        <w:rPr>
          <w:i/>
          <w:iCs/>
        </w:rPr>
        <w:t xml:space="preserve">Proceedings of </w:t>
      </w:r>
      <w:r w:rsidRPr="00170640">
        <w:rPr>
          <w:rFonts w:hint="eastAsia"/>
          <w:i/>
          <w:iCs/>
        </w:rPr>
        <w:t xml:space="preserve">the </w:t>
      </w:r>
      <w:r w:rsidRPr="00170640">
        <w:rPr>
          <w:i/>
          <w:iCs/>
        </w:rPr>
        <w:t>36</w:t>
      </w:r>
      <w:r w:rsidRPr="00170640">
        <w:rPr>
          <w:i/>
          <w:iCs/>
          <w:vertAlign w:val="superscript"/>
        </w:rPr>
        <w:t>th</w:t>
      </w:r>
      <w:r w:rsidRPr="00170640">
        <w:rPr>
          <w:rFonts w:hint="eastAsia"/>
          <w:i/>
          <w:iCs/>
        </w:rPr>
        <w:t xml:space="preserve"> </w:t>
      </w:r>
      <w:r w:rsidRPr="00170640">
        <w:rPr>
          <w:i/>
          <w:iCs/>
        </w:rPr>
        <w:t xml:space="preserve">Annual IEEE International Computer Software and Applications Conference </w:t>
      </w:r>
      <w:r w:rsidRPr="00170640">
        <w:t xml:space="preserve">(COMPSAC 2012), IEEE Computer Society, 2012, </w:t>
      </w:r>
      <w:r w:rsidRPr="00170640">
        <w:rPr>
          <w:rFonts w:hint="eastAsia"/>
        </w:rPr>
        <w:t>p</w:t>
      </w:r>
      <w:r w:rsidRPr="00170640">
        <w:t>p</w:t>
      </w:r>
      <w:r w:rsidRPr="00170640">
        <w:rPr>
          <w:rFonts w:hint="eastAsia"/>
        </w:rPr>
        <w:t>.</w:t>
      </w:r>
      <w:r w:rsidRPr="00170640">
        <w:t>164-169.</w:t>
      </w:r>
    </w:p>
    <w:p w14:paraId="1839054F" w14:textId="77777777" w:rsidR="000D54E9" w:rsidRPr="00170640" w:rsidRDefault="000D54E9" w:rsidP="000D54E9">
      <w:pPr>
        <w:numPr>
          <w:ilvl w:val="0"/>
          <w:numId w:val="16"/>
        </w:numPr>
        <w:autoSpaceDE w:val="0"/>
        <w:autoSpaceDN w:val="0"/>
        <w:spacing w:beforeLines="30" w:before="93"/>
      </w:pPr>
      <w:r w:rsidRPr="00170640">
        <w:rPr>
          <w:b/>
          <w:bCs/>
        </w:rPr>
        <w:t>C</w:t>
      </w:r>
      <w:r w:rsidRPr="00170640">
        <w:rPr>
          <w:rFonts w:hint="eastAsia"/>
        </w:rPr>
        <w:t>.</w:t>
      </w:r>
      <w:r w:rsidRPr="00170640">
        <w:rPr>
          <w:rFonts w:hint="eastAsia"/>
          <w:b/>
          <w:bCs/>
        </w:rPr>
        <w:t xml:space="preserve"> Sun*</w:t>
      </w:r>
      <w:r w:rsidRPr="00170640">
        <w:t>, Y</w:t>
      </w:r>
      <w:r w:rsidRPr="00170640">
        <w:rPr>
          <w:rFonts w:hint="eastAsia"/>
        </w:rPr>
        <w:t>. S</w:t>
      </w:r>
      <w:r w:rsidRPr="00170640">
        <w:t>hang, Y</w:t>
      </w:r>
      <w:r w:rsidRPr="00170640">
        <w:rPr>
          <w:rFonts w:hint="eastAsia"/>
        </w:rPr>
        <w:t xml:space="preserve">. </w:t>
      </w:r>
      <w:r w:rsidRPr="00170640">
        <w:t>Zhao, T.</w:t>
      </w:r>
      <w:r w:rsidRPr="00170640">
        <w:rPr>
          <w:rFonts w:hint="eastAsia"/>
        </w:rPr>
        <w:t xml:space="preserve"> </w:t>
      </w:r>
      <w:r w:rsidRPr="00170640">
        <w:t>Y. Chen. Scenario-</w:t>
      </w:r>
      <w:r w:rsidRPr="00170640">
        <w:rPr>
          <w:rFonts w:hint="eastAsia"/>
        </w:rPr>
        <w:t>o</w:t>
      </w:r>
      <w:r w:rsidRPr="00170640">
        <w:t xml:space="preserve">riented </w:t>
      </w:r>
      <w:r w:rsidRPr="00170640">
        <w:rPr>
          <w:rFonts w:hint="eastAsia"/>
        </w:rPr>
        <w:t>t</w:t>
      </w:r>
      <w:r w:rsidRPr="00170640">
        <w:t xml:space="preserve">esting for BPEL </w:t>
      </w:r>
      <w:r w:rsidRPr="00170640">
        <w:rPr>
          <w:rFonts w:hint="eastAsia"/>
        </w:rPr>
        <w:t>s</w:t>
      </w:r>
      <w:r w:rsidRPr="00170640">
        <w:t xml:space="preserve">ervice </w:t>
      </w:r>
      <w:r w:rsidRPr="00170640">
        <w:rPr>
          <w:rFonts w:hint="eastAsia"/>
        </w:rPr>
        <w:t>c</w:t>
      </w:r>
      <w:r w:rsidRPr="00170640">
        <w:t>ompositions</w:t>
      </w:r>
      <w:r w:rsidRPr="00170640">
        <w:rPr>
          <w:rFonts w:hint="eastAsia"/>
        </w:rPr>
        <w:t>.</w:t>
      </w:r>
      <w:r w:rsidRPr="00170640">
        <w:t xml:space="preserve"> </w:t>
      </w:r>
      <w:r w:rsidRPr="00170640">
        <w:rPr>
          <w:i/>
          <w:iCs/>
        </w:rPr>
        <w:t xml:space="preserve">Proceedings of </w:t>
      </w:r>
      <w:r w:rsidRPr="00170640">
        <w:rPr>
          <w:rFonts w:hint="eastAsia"/>
          <w:i/>
          <w:iCs/>
        </w:rPr>
        <w:t xml:space="preserve">the </w:t>
      </w:r>
      <w:r w:rsidRPr="00170640">
        <w:rPr>
          <w:i/>
          <w:iCs/>
        </w:rPr>
        <w:t>12</w:t>
      </w:r>
      <w:r w:rsidRPr="00170640">
        <w:rPr>
          <w:i/>
          <w:iCs/>
          <w:vertAlign w:val="superscript"/>
        </w:rPr>
        <w:t>th</w:t>
      </w:r>
      <w:r w:rsidRPr="00170640">
        <w:rPr>
          <w:rFonts w:hint="eastAsia"/>
          <w:i/>
          <w:iCs/>
        </w:rPr>
        <w:t xml:space="preserve"> </w:t>
      </w:r>
      <w:r w:rsidRPr="00170640">
        <w:rPr>
          <w:i/>
          <w:iCs/>
        </w:rPr>
        <w:t xml:space="preserve">International Conference on Quality Software </w:t>
      </w:r>
      <w:r w:rsidRPr="00170640">
        <w:t xml:space="preserve">(QSIC 2012), IEEE Computer Society, 2012, </w:t>
      </w:r>
      <w:r w:rsidRPr="00170640">
        <w:rPr>
          <w:rFonts w:hint="eastAsia"/>
        </w:rPr>
        <w:t>p</w:t>
      </w:r>
      <w:r w:rsidRPr="00170640">
        <w:t>p</w:t>
      </w:r>
      <w:r w:rsidRPr="00170640">
        <w:rPr>
          <w:rFonts w:hint="eastAsia"/>
        </w:rPr>
        <w:t>.</w:t>
      </w:r>
      <w:r w:rsidRPr="00170640">
        <w:t>171-174.</w:t>
      </w:r>
    </w:p>
    <w:p w14:paraId="5E8D557B" w14:textId="77777777" w:rsidR="000D54E9" w:rsidRPr="00170640" w:rsidRDefault="000D54E9" w:rsidP="000D54E9">
      <w:pPr>
        <w:numPr>
          <w:ilvl w:val="0"/>
          <w:numId w:val="16"/>
        </w:numPr>
        <w:autoSpaceDE w:val="0"/>
        <w:autoSpaceDN w:val="0"/>
        <w:spacing w:beforeLines="30" w:before="93"/>
      </w:pPr>
      <w:r w:rsidRPr="00170640">
        <w:rPr>
          <w:rFonts w:hint="eastAsia"/>
          <w:b/>
          <w:bCs/>
        </w:rPr>
        <w:t>C. Sun*</w:t>
      </w:r>
      <w:r w:rsidRPr="00170640">
        <w:t xml:space="preserve">, Y. Zhao, </w:t>
      </w:r>
      <w:r w:rsidRPr="00170640">
        <w:rPr>
          <w:bCs/>
        </w:rPr>
        <w:t>L</w:t>
      </w:r>
      <w:r w:rsidRPr="00170640">
        <w:rPr>
          <w:rFonts w:hint="eastAsia"/>
          <w:bCs/>
        </w:rPr>
        <w:t>.</w:t>
      </w:r>
      <w:r w:rsidRPr="00170640">
        <w:rPr>
          <w:bCs/>
        </w:rPr>
        <w:t xml:space="preserve"> Pan</w:t>
      </w:r>
      <w:r w:rsidRPr="00170640">
        <w:t>, H</w:t>
      </w:r>
      <w:r w:rsidRPr="00170640">
        <w:rPr>
          <w:rFonts w:hint="eastAsia"/>
        </w:rPr>
        <w:t>.</w:t>
      </w:r>
      <w:r w:rsidRPr="00170640">
        <w:t xml:space="preserve"> Liu, T.</w:t>
      </w:r>
      <w:r w:rsidRPr="00170640">
        <w:rPr>
          <w:rFonts w:hint="eastAsia"/>
        </w:rPr>
        <w:t xml:space="preserve"> </w:t>
      </w:r>
      <w:r w:rsidRPr="00170640">
        <w:t>Y. Chen. Automated Testing of WS-BPEL Service Compositions: A Scenario-Oriented Approach</w:t>
      </w:r>
      <w:r w:rsidRPr="00170640">
        <w:rPr>
          <w:rFonts w:hint="eastAsia"/>
        </w:rPr>
        <w:t>.</w:t>
      </w:r>
      <w:r w:rsidRPr="00170640">
        <w:t xml:space="preserve"> </w:t>
      </w:r>
      <w:r w:rsidRPr="00170640">
        <w:rPr>
          <w:i/>
          <w:iCs/>
          <w:lang w:val="fr-FR"/>
        </w:rPr>
        <w:t>IEEE Transactions on Services Computing</w:t>
      </w:r>
      <w:r w:rsidRPr="00170640">
        <w:rPr>
          <w:rFonts w:hint="eastAsia"/>
          <w:lang w:val="fr-FR"/>
        </w:rPr>
        <w:t>,</w:t>
      </w:r>
      <w:r w:rsidRPr="00170640">
        <w:rPr>
          <w:lang w:val="fr-FR"/>
        </w:rPr>
        <w:t xml:space="preserve"> </w:t>
      </w:r>
      <w:r w:rsidRPr="00170640">
        <w:rPr>
          <w:rFonts w:hint="eastAsia"/>
        </w:rPr>
        <w:t>2018, 11(4):616-629</w:t>
      </w:r>
      <w:r w:rsidRPr="00170640">
        <w:rPr>
          <w:rFonts w:hint="eastAsia"/>
          <w:lang w:val="fr-FR"/>
        </w:rPr>
        <w:t>.</w:t>
      </w:r>
    </w:p>
    <w:p w14:paraId="6F1528D9" w14:textId="77777777" w:rsidR="000D54E9" w:rsidRPr="00170640" w:rsidRDefault="000D54E9" w:rsidP="000D54E9">
      <w:pPr>
        <w:numPr>
          <w:ilvl w:val="0"/>
          <w:numId w:val="16"/>
        </w:numPr>
        <w:autoSpaceDE w:val="0"/>
        <w:autoSpaceDN w:val="0"/>
        <w:spacing w:beforeLines="30" w:before="93"/>
      </w:pPr>
      <w:r w:rsidRPr="00170640">
        <w:rPr>
          <w:b/>
          <w:bCs/>
        </w:rPr>
        <w:t>C. Sun*</w:t>
      </w:r>
      <w:r w:rsidRPr="00170640">
        <w:t>, H. Dai, H. Liu, T. Y. Chen, and K.-Y. Cai. Adaptive partition</w:t>
      </w:r>
      <w:r w:rsidRPr="00170640">
        <w:rPr>
          <w:rFonts w:hint="eastAsia"/>
        </w:rPr>
        <w:t xml:space="preserve"> </w:t>
      </w:r>
      <w:r w:rsidRPr="00170640">
        <w:t xml:space="preserve">testing, </w:t>
      </w:r>
      <w:r w:rsidRPr="00170640">
        <w:rPr>
          <w:i/>
        </w:rPr>
        <w:t xml:space="preserve">IEEE </w:t>
      </w:r>
      <w:r w:rsidRPr="00170640">
        <w:rPr>
          <w:i/>
        </w:rPr>
        <w:lastRenderedPageBreak/>
        <w:t>Transactions on Computers</w:t>
      </w:r>
      <w:r w:rsidRPr="00170640">
        <w:t>, 2019,</w:t>
      </w:r>
      <w:r w:rsidRPr="00170640">
        <w:rPr>
          <w:rFonts w:hint="eastAsia"/>
          <w:bCs/>
        </w:rPr>
        <w:t xml:space="preserve"> 68(2):157-169</w:t>
      </w:r>
      <w:r w:rsidRPr="00170640">
        <w:rPr>
          <w:bCs/>
        </w:rPr>
        <w:t>.</w:t>
      </w:r>
    </w:p>
    <w:p w14:paraId="19CCEC85" w14:textId="77777777" w:rsidR="000D54E9" w:rsidRPr="00170640" w:rsidRDefault="000D54E9" w:rsidP="000D54E9">
      <w:pPr>
        <w:numPr>
          <w:ilvl w:val="0"/>
          <w:numId w:val="16"/>
        </w:numPr>
        <w:autoSpaceDE w:val="0"/>
        <w:autoSpaceDN w:val="0"/>
        <w:spacing w:beforeLines="30" w:before="93"/>
      </w:pPr>
      <w:r w:rsidRPr="00170640">
        <w:rPr>
          <w:b/>
        </w:rPr>
        <w:t>C. Sun</w:t>
      </w:r>
      <w:r w:rsidRPr="00170640">
        <w:t xml:space="preserve">*, M. Li, J. Jia, J. Han. Constraint-based Model-driven Testing of Web Services for Conformance Improvement, </w:t>
      </w:r>
      <w:r w:rsidRPr="00170640">
        <w:rPr>
          <w:i/>
        </w:rPr>
        <w:t>Proceedings of the 16th International Conference on Service Oriented Computing</w:t>
      </w:r>
      <w:r w:rsidRPr="00170640">
        <w:t xml:space="preserve"> (ICSOC 2018), Lecture Note in Computer Science (LNCS), Springer, 2018, pp. 543-559.</w:t>
      </w:r>
    </w:p>
    <w:p w14:paraId="659A5C24" w14:textId="77777777" w:rsidR="000D54E9" w:rsidRPr="00170640" w:rsidRDefault="000D54E9" w:rsidP="000D54E9">
      <w:pPr>
        <w:numPr>
          <w:ilvl w:val="0"/>
          <w:numId w:val="16"/>
        </w:numPr>
        <w:autoSpaceDE w:val="0"/>
        <w:autoSpaceDN w:val="0"/>
        <w:spacing w:beforeLines="30" w:before="93"/>
      </w:pPr>
      <w:r w:rsidRPr="00170640">
        <w:rPr>
          <w:b/>
          <w:bCs/>
        </w:rPr>
        <w:t>C</w:t>
      </w:r>
      <w:r w:rsidRPr="00170640">
        <w:rPr>
          <w:rFonts w:hint="eastAsia"/>
        </w:rPr>
        <w:t>.</w:t>
      </w:r>
      <w:r w:rsidRPr="00170640">
        <w:rPr>
          <w:rFonts w:hint="eastAsia"/>
          <w:b/>
          <w:bCs/>
        </w:rPr>
        <w:t xml:space="preserve"> </w:t>
      </w:r>
      <w:r w:rsidRPr="00170640">
        <w:rPr>
          <w:b/>
          <w:bCs/>
        </w:rPr>
        <w:t>Sun</w:t>
      </w:r>
      <w:r w:rsidRPr="00170640">
        <w:rPr>
          <w:rFonts w:hint="eastAsia"/>
          <w:b/>
          <w:bCs/>
        </w:rPr>
        <w:t>*</w:t>
      </w:r>
      <w:r w:rsidRPr="00170640">
        <w:t>, Y</w:t>
      </w:r>
      <w:r w:rsidRPr="00170640">
        <w:rPr>
          <w:rFonts w:hint="eastAsia"/>
        </w:rPr>
        <w:t xml:space="preserve">. </w:t>
      </w:r>
      <w:r w:rsidRPr="00170640">
        <w:t>Zhai, Y</w:t>
      </w:r>
      <w:r w:rsidRPr="00170640">
        <w:rPr>
          <w:rFonts w:hint="eastAsia"/>
        </w:rPr>
        <w:t>.</w:t>
      </w:r>
      <w:r w:rsidRPr="00170640">
        <w:t xml:space="preserve"> Shang, Z</w:t>
      </w:r>
      <w:r w:rsidRPr="00170640">
        <w:rPr>
          <w:rFonts w:hint="eastAsia"/>
        </w:rPr>
        <w:t>.</w:t>
      </w:r>
      <w:r w:rsidRPr="00170640">
        <w:t xml:space="preserve"> Zhang. Toward </w:t>
      </w:r>
      <w:r w:rsidRPr="00170640">
        <w:rPr>
          <w:rFonts w:hint="eastAsia"/>
        </w:rPr>
        <w:t>e</w:t>
      </w:r>
      <w:r w:rsidRPr="00170640">
        <w:t xml:space="preserve">ffectively </w:t>
      </w:r>
      <w:r w:rsidRPr="00170640">
        <w:rPr>
          <w:rFonts w:hint="eastAsia"/>
        </w:rPr>
        <w:t>l</w:t>
      </w:r>
      <w:r w:rsidRPr="00170640">
        <w:t xml:space="preserve">ocating </w:t>
      </w:r>
      <w:r w:rsidRPr="00170640">
        <w:rPr>
          <w:rFonts w:hint="eastAsia"/>
        </w:rPr>
        <w:t>i</w:t>
      </w:r>
      <w:r w:rsidRPr="00170640">
        <w:t>ntegration-</w:t>
      </w:r>
      <w:r w:rsidRPr="00170640">
        <w:rPr>
          <w:rFonts w:hint="eastAsia"/>
        </w:rPr>
        <w:t>l</w:t>
      </w:r>
      <w:r w:rsidRPr="00170640">
        <w:t xml:space="preserve">evel </w:t>
      </w:r>
      <w:r w:rsidRPr="00170640">
        <w:rPr>
          <w:rFonts w:hint="eastAsia"/>
        </w:rPr>
        <w:t>f</w:t>
      </w:r>
      <w:r w:rsidRPr="00170640">
        <w:t>aults in BPEL programs</w:t>
      </w:r>
      <w:r w:rsidRPr="00170640">
        <w:rPr>
          <w:rFonts w:hint="eastAsia"/>
        </w:rPr>
        <w:t>.</w:t>
      </w:r>
      <w:r w:rsidRPr="00170640">
        <w:t xml:space="preserve"> </w:t>
      </w:r>
      <w:r w:rsidRPr="00170640">
        <w:rPr>
          <w:i/>
          <w:iCs/>
        </w:rPr>
        <w:t xml:space="preserve">Proceedings of </w:t>
      </w:r>
      <w:r w:rsidRPr="00170640">
        <w:rPr>
          <w:rFonts w:hint="eastAsia"/>
          <w:i/>
          <w:iCs/>
        </w:rPr>
        <w:t xml:space="preserve">the </w:t>
      </w:r>
      <w:r w:rsidRPr="00170640">
        <w:rPr>
          <w:i/>
          <w:iCs/>
        </w:rPr>
        <w:t>12</w:t>
      </w:r>
      <w:r w:rsidRPr="00170640">
        <w:rPr>
          <w:i/>
          <w:iCs/>
          <w:vertAlign w:val="superscript"/>
        </w:rPr>
        <w:t>th</w:t>
      </w:r>
      <w:r w:rsidRPr="00170640">
        <w:rPr>
          <w:rFonts w:hint="eastAsia"/>
          <w:i/>
          <w:iCs/>
        </w:rPr>
        <w:t xml:space="preserve"> </w:t>
      </w:r>
      <w:r w:rsidRPr="00170640">
        <w:rPr>
          <w:i/>
          <w:iCs/>
        </w:rPr>
        <w:t xml:space="preserve">International Conference on Quality Software </w:t>
      </w:r>
      <w:r w:rsidRPr="00170640">
        <w:t>(QSIC 2012), IEEE Computer Society, 2012, pp</w:t>
      </w:r>
      <w:r w:rsidRPr="00170640">
        <w:rPr>
          <w:rFonts w:hint="eastAsia"/>
        </w:rPr>
        <w:t>.</w:t>
      </w:r>
      <w:r w:rsidRPr="00170640">
        <w:t xml:space="preserve">17-20. </w:t>
      </w:r>
    </w:p>
    <w:p w14:paraId="6DCDC943" w14:textId="77777777" w:rsidR="000D54E9" w:rsidRPr="00170640" w:rsidRDefault="000D54E9" w:rsidP="000D54E9">
      <w:pPr>
        <w:numPr>
          <w:ilvl w:val="0"/>
          <w:numId w:val="16"/>
        </w:numPr>
        <w:autoSpaceDE w:val="0"/>
        <w:autoSpaceDN w:val="0"/>
        <w:spacing w:beforeLines="30" w:before="93"/>
        <w:rPr>
          <w:rFonts w:eastAsia="楷体_GB2312"/>
          <w:b/>
          <w:bCs/>
        </w:rPr>
      </w:pPr>
      <w:r w:rsidRPr="00170640">
        <w:rPr>
          <w:rFonts w:eastAsia="楷体_GB2312"/>
          <w:b/>
          <w:bCs/>
        </w:rPr>
        <w:t>C</w:t>
      </w:r>
      <w:r w:rsidRPr="00170640">
        <w:rPr>
          <w:rFonts w:eastAsia="楷体_GB2312" w:hint="eastAsia"/>
          <w:b/>
          <w:bCs/>
        </w:rPr>
        <w:t xml:space="preserve">. </w:t>
      </w:r>
      <w:r w:rsidRPr="00170640">
        <w:rPr>
          <w:rFonts w:eastAsia="楷体_GB2312"/>
          <w:b/>
          <w:bCs/>
        </w:rPr>
        <w:t>Sun</w:t>
      </w:r>
      <w:r w:rsidRPr="00170640">
        <w:rPr>
          <w:rFonts w:hint="eastAsia"/>
          <w:b/>
          <w:bCs/>
        </w:rPr>
        <w:t>*</w:t>
      </w:r>
      <w:r w:rsidRPr="00170640">
        <w:rPr>
          <w:rFonts w:eastAsia="楷体_GB2312"/>
          <w:b/>
          <w:bCs/>
        </w:rPr>
        <w:t xml:space="preserve">, </w:t>
      </w:r>
      <w:r w:rsidRPr="00170640">
        <w:rPr>
          <w:rFonts w:eastAsia="楷体_GB2312"/>
        </w:rPr>
        <w:t>Y</w:t>
      </w:r>
      <w:r w:rsidRPr="00170640">
        <w:rPr>
          <w:rFonts w:eastAsia="楷体_GB2312" w:hint="eastAsia"/>
        </w:rPr>
        <w:t xml:space="preserve">. </w:t>
      </w:r>
      <w:r w:rsidRPr="00170640">
        <w:rPr>
          <w:rFonts w:eastAsia="楷体_GB2312"/>
        </w:rPr>
        <w:t>Zhai, Y</w:t>
      </w:r>
      <w:r w:rsidRPr="00170640">
        <w:rPr>
          <w:rFonts w:eastAsia="楷体_GB2312" w:hint="eastAsia"/>
        </w:rPr>
        <w:t xml:space="preserve">. </w:t>
      </w:r>
      <w:r w:rsidRPr="00170640">
        <w:rPr>
          <w:rFonts w:eastAsia="楷体_GB2312"/>
        </w:rPr>
        <w:t>Shang, Z</w:t>
      </w:r>
      <w:r w:rsidRPr="00170640">
        <w:rPr>
          <w:rFonts w:eastAsia="楷体_GB2312" w:hint="eastAsia"/>
        </w:rPr>
        <w:t xml:space="preserve">. </w:t>
      </w:r>
      <w:r w:rsidRPr="00170640">
        <w:rPr>
          <w:rFonts w:eastAsia="楷体_GB2312"/>
        </w:rPr>
        <w:t>Zhang</w:t>
      </w:r>
      <w:r w:rsidRPr="00170640">
        <w:rPr>
          <w:rFonts w:eastAsia="楷体_GB2312" w:hint="eastAsia"/>
          <w:b/>
          <w:bCs/>
        </w:rPr>
        <w:t xml:space="preserve">. </w:t>
      </w:r>
      <w:r w:rsidRPr="00170640">
        <w:rPr>
          <w:rFonts w:eastAsia="楷体_GB2312"/>
        </w:rPr>
        <w:t>BPELDebuger: An effective BPEL-specific fault localization framework</w:t>
      </w:r>
      <w:r w:rsidRPr="00170640">
        <w:rPr>
          <w:rFonts w:eastAsia="楷体_GB2312" w:hint="eastAsia"/>
        </w:rPr>
        <w:t xml:space="preserve">. </w:t>
      </w:r>
      <w:r w:rsidRPr="00170640">
        <w:rPr>
          <w:rFonts w:eastAsia="楷体_GB2312" w:hint="eastAsia"/>
          <w:i/>
          <w:iCs/>
        </w:rPr>
        <w:t>Information and Software Technology</w:t>
      </w:r>
      <w:r w:rsidRPr="00170640">
        <w:rPr>
          <w:rFonts w:eastAsia="楷体_GB2312" w:hint="eastAsia"/>
        </w:rPr>
        <w:t>, Elsevier, 2013, 55(12): 2140-2153.</w:t>
      </w:r>
    </w:p>
    <w:p w14:paraId="0AAEF6AB" w14:textId="77777777" w:rsidR="000D54E9" w:rsidRPr="00170640" w:rsidRDefault="000D54E9" w:rsidP="000D54E9">
      <w:pPr>
        <w:numPr>
          <w:ilvl w:val="0"/>
          <w:numId w:val="16"/>
        </w:numPr>
        <w:autoSpaceDE w:val="0"/>
        <w:autoSpaceDN w:val="0"/>
        <w:spacing w:beforeLines="30" w:before="93"/>
      </w:pPr>
      <w:r w:rsidRPr="00170640">
        <w:rPr>
          <w:b/>
          <w:bCs/>
        </w:rPr>
        <w:t>C. Sun*,</w:t>
      </w:r>
      <w:r w:rsidRPr="00170640">
        <w:rPr>
          <w:rFonts w:hint="eastAsia"/>
          <w:b/>
          <w:bCs/>
        </w:rPr>
        <w:t xml:space="preserve"> </w:t>
      </w:r>
      <w:r w:rsidRPr="00170640">
        <w:rPr>
          <w:rFonts w:hint="eastAsia"/>
        </w:rPr>
        <w:t>Y</w:t>
      </w:r>
      <w:r w:rsidRPr="00170640">
        <w:t>.</w:t>
      </w:r>
      <w:r w:rsidRPr="00170640">
        <w:rPr>
          <w:rFonts w:hint="eastAsia"/>
        </w:rPr>
        <w:t xml:space="preserve"> Ran, C</w:t>
      </w:r>
      <w:r w:rsidRPr="00170640">
        <w:t>.</w:t>
      </w:r>
      <w:r w:rsidRPr="00170640">
        <w:rPr>
          <w:rFonts w:hint="eastAsia"/>
        </w:rPr>
        <w:t xml:space="preserve"> Zhen, H</w:t>
      </w:r>
      <w:r w:rsidRPr="00170640">
        <w:t>.</w:t>
      </w:r>
      <w:r w:rsidRPr="00170640">
        <w:rPr>
          <w:rFonts w:hint="eastAsia"/>
        </w:rPr>
        <w:t xml:space="preserve"> Liu, D</w:t>
      </w:r>
      <w:r w:rsidRPr="00170640">
        <w:t>.</w:t>
      </w:r>
      <w:r w:rsidRPr="00170640">
        <w:rPr>
          <w:rFonts w:hint="eastAsia"/>
        </w:rPr>
        <w:t xml:space="preserve"> Towey, X</w:t>
      </w:r>
      <w:r w:rsidRPr="00170640">
        <w:t>.</w:t>
      </w:r>
      <w:r w:rsidRPr="00170640">
        <w:rPr>
          <w:rFonts w:hint="eastAsia"/>
        </w:rPr>
        <w:t xml:space="preserve"> Zhang. Fault </w:t>
      </w:r>
      <w:r w:rsidRPr="00170640">
        <w:t>localization</w:t>
      </w:r>
      <w:r w:rsidRPr="00170640">
        <w:rPr>
          <w:rFonts w:hint="eastAsia"/>
        </w:rPr>
        <w:t xml:space="preserve"> for WS-BPEL </w:t>
      </w:r>
      <w:r w:rsidRPr="00170640">
        <w:t>program</w:t>
      </w:r>
      <w:r w:rsidRPr="00170640">
        <w:rPr>
          <w:rFonts w:hint="eastAsia"/>
        </w:rPr>
        <w:t xml:space="preserve"> based on Predicate Switching and Program Sclicing</w:t>
      </w:r>
      <w:r w:rsidRPr="00170640">
        <w:t>.</w:t>
      </w:r>
      <w:r w:rsidRPr="00170640">
        <w:rPr>
          <w:rFonts w:hint="eastAsia"/>
        </w:rPr>
        <w:t xml:space="preserve"> </w:t>
      </w:r>
      <w:r w:rsidRPr="00170640">
        <w:rPr>
          <w:rFonts w:hint="eastAsia"/>
          <w:i/>
          <w:iCs/>
        </w:rPr>
        <w:t>Journal of Systems and Software</w:t>
      </w:r>
      <w:r w:rsidRPr="00170640">
        <w:rPr>
          <w:rFonts w:hint="eastAsia"/>
        </w:rPr>
        <w:t>, Elsevier, 2018, 135:191-204.</w:t>
      </w:r>
    </w:p>
    <w:p w14:paraId="7539C42D" w14:textId="77777777" w:rsidR="00E846E6" w:rsidRDefault="005F2C71">
      <w:pPr>
        <w:pStyle w:val="2"/>
        <w:ind w:firstLine="420"/>
        <w:rPr>
          <w:color w:val="0070C0"/>
          <w:szCs w:val="28"/>
        </w:rPr>
      </w:pPr>
      <w:r>
        <w:rPr>
          <w:color w:val="0070C0"/>
        </w:rPr>
        <w:t>2</w:t>
      </w:r>
      <w:r>
        <w:rPr>
          <w:color w:val="0070C0"/>
        </w:rPr>
        <w:t>．</w:t>
      </w:r>
      <w:r>
        <w:rPr>
          <w:b/>
          <w:bCs/>
          <w:color w:val="0070C0"/>
        </w:rPr>
        <w:t>工作条件</w:t>
      </w:r>
      <w:r>
        <w:rPr>
          <w:color w:val="0070C0"/>
        </w:rPr>
        <w:t>（包括已具备的实验条件，尚缺少的实验条件和</w:t>
      </w:r>
      <w:proofErr w:type="gramStart"/>
      <w:r>
        <w:rPr>
          <w:color w:val="0070C0"/>
        </w:rPr>
        <w:t>拟解决</w:t>
      </w:r>
      <w:proofErr w:type="gramEnd"/>
      <w:r>
        <w:rPr>
          <w:color w:val="0070C0"/>
        </w:rPr>
        <w:t>的途径，包括利用国家实验室、国家重点实验室和部门重点实验室等研究基地的计划与落实情况）；</w:t>
      </w:r>
    </w:p>
    <w:p w14:paraId="4427EC2E" w14:textId="77777777" w:rsidR="00E846E6" w:rsidRDefault="005F2C71">
      <w:pPr>
        <w:widowControl/>
        <w:spacing w:before="100" w:beforeAutospacing="1" w:after="100" w:afterAutospacing="1" w:line="360" w:lineRule="auto"/>
        <w:ind w:firstLineChars="200" w:firstLine="480"/>
        <w:jc w:val="left"/>
        <w:rPr>
          <w:rFonts w:ascii="宋体" w:hAnsi="宋体" w:cs="宋体"/>
          <w:color w:val="000000"/>
          <w:kern w:val="0"/>
          <w:sz w:val="24"/>
          <w:szCs w:val="24"/>
        </w:rPr>
      </w:pPr>
      <w:r>
        <w:rPr>
          <w:rFonts w:ascii="宋体" w:hAnsi="宋体" w:cs="宋体" w:hint="eastAsia"/>
          <w:color w:val="000000"/>
          <w:kern w:val="0"/>
          <w:sz w:val="24"/>
          <w:szCs w:val="24"/>
        </w:rPr>
        <w:t>南京大学计算机软件新技术国家重点实验室目前拥有各类高性能服务器</w:t>
      </w:r>
      <w:r>
        <w:rPr>
          <w:rFonts w:ascii="宋体" w:hAnsi="宋体" w:cs="宋体"/>
          <w:color w:val="000000"/>
          <w:kern w:val="0"/>
          <w:sz w:val="24"/>
          <w:szCs w:val="24"/>
        </w:rPr>
        <w:t>3</w:t>
      </w:r>
      <w:r>
        <w:rPr>
          <w:rFonts w:ascii="宋体" w:hAnsi="宋体" w:cs="宋体" w:hint="eastAsia"/>
          <w:color w:val="000000"/>
          <w:kern w:val="0"/>
          <w:sz w:val="24"/>
          <w:szCs w:val="24"/>
        </w:rPr>
        <w:t>0</w:t>
      </w:r>
      <w:r>
        <w:rPr>
          <w:rFonts w:ascii="宋体" w:hAnsi="宋体" w:cs="宋体"/>
          <w:color w:val="000000"/>
          <w:kern w:val="0"/>
          <w:sz w:val="24"/>
          <w:szCs w:val="24"/>
        </w:rPr>
        <w:t>0</w:t>
      </w:r>
      <w:r>
        <w:rPr>
          <w:rFonts w:ascii="宋体" w:hAnsi="宋体" w:cs="宋体" w:hint="eastAsia"/>
          <w:color w:val="000000"/>
          <w:kern w:val="0"/>
          <w:sz w:val="24"/>
          <w:szCs w:val="24"/>
        </w:rPr>
        <w:t>余台套,其中大型设备</w:t>
      </w:r>
      <w:proofErr w:type="gramStart"/>
      <w:r>
        <w:rPr>
          <w:rFonts w:ascii="宋体" w:hAnsi="宋体" w:cs="宋体" w:hint="eastAsia"/>
          <w:color w:val="000000"/>
          <w:kern w:val="0"/>
          <w:sz w:val="24"/>
          <w:szCs w:val="24"/>
        </w:rPr>
        <w:t>公共云计算</w:t>
      </w:r>
      <w:proofErr w:type="gramEnd"/>
      <w:r>
        <w:rPr>
          <w:rFonts w:ascii="宋体" w:hAnsi="宋体" w:cs="宋体" w:hint="eastAsia"/>
          <w:color w:val="000000"/>
          <w:kern w:val="0"/>
          <w:sz w:val="24"/>
          <w:szCs w:val="24"/>
        </w:rPr>
        <w:t>平台一套（20余台多核高性能服务器、2台IBM</w:t>
      </w:r>
      <w:r>
        <w:rPr>
          <w:rFonts w:ascii="宋体" w:hAnsi="宋体" w:cs="宋体"/>
          <w:color w:val="000000"/>
          <w:kern w:val="0"/>
          <w:sz w:val="24"/>
          <w:szCs w:val="24"/>
        </w:rPr>
        <w:t xml:space="preserve"> </w:t>
      </w:r>
      <w:r>
        <w:rPr>
          <w:rFonts w:ascii="宋体" w:hAnsi="宋体" w:cs="宋体" w:hint="eastAsia"/>
          <w:color w:val="000000"/>
          <w:kern w:val="0"/>
          <w:sz w:val="24"/>
          <w:szCs w:val="24"/>
        </w:rPr>
        <w:t>Flex刀片服务器及13台GPU服务器作为计算资源，同时具备6</w:t>
      </w:r>
      <w:r>
        <w:rPr>
          <w:rFonts w:ascii="宋体" w:hAnsi="宋体" w:cs="宋体"/>
          <w:color w:val="000000"/>
          <w:kern w:val="0"/>
          <w:sz w:val="24"/>
          <w:szCs w:val="24"/>
        </w:rPr>
        <w:t>0T</w:t>
      </w:r>
      <w:r>
        <w:rPr>
          <w:rFonts w:ascii="宋体" w:hAnsi="宋体" w:cs="宋体" w:hint="eastAsia"/>
          <w:color w:val="000000"/>
          <w:kern w:val="0"/>
          <w:sz w:val="24"/>
          <w:szCs w:val="24"/>
        </w:rPr>
        <w:t>的高速数据存储能力和16</w:t>
      </w:r>
      <w:r>
        <w:rPr>
          <w:rFonts w:ascii="宋体" w:hAnsi="宋体" w:cs="宋体"/>
          <w:color w:val="000000"/>
          <w:kern w:val="0"/>
          <w:sz w:val="24"/>
          <w:szCs w:val="24"/>
        </w:rPr>
        <w:t>0T</w:t>
      </w:r>
      <w:r>
        <w:rPr>
          <w:rFonts w:ascii="宋体" w:hAnsi="宋体" w:cs="宋体" w:hint="eastAsia"/>
          <w:color w:val="000000"/>
          <w:kern w:val="0"/>
          <w:sz w:val="24"/>
          <w:szCs w:val="24"/>
        </w:rPr>
        <w:t>的备份存储、IBM虚拟存储网关SVC</w:t>
      </w:r>
      <w:r>
        <w:rPr>
          <w:rFonts w:ascii="宋体" w:hAnsi="宋体" w:cs="宋体"/>
          <w:color w:val="000000"/>
          <w:kern w:val="0"/>
          <w:sz w:val="24"/>
          <w:szCs w:val="24"/>
        </w:rPr>
        <w:t xml:space="preserve"> </w:t>
      </w:r>
      <w:r>
        <w:rPr>
          <w:rFonts w:ascii="宋体" w:hAnsi="宋体" w:cs="宋体" w:hint="eastAsia"/>
          <w:color w:val="000000"/>
          <w:kern w:val="0"/>
          <w:sz w:val="24"/>
          <w:szCs w:val="24"/>
        </w:rPr>
        <w:t>2台、IBM</w:t>
      </w:r>
      <w:r>
        <w:rPr>
          <w:rFonts w:ascii="宋体" w:hAnsi="宋体" w:cs="宋体"/>
          <w:color w:val="000000"/>
          <w:kern w:val="0"/>
          <w:sz w:val="24"/>
          <w:szCs w:val="24"/>
        </w:rPr>
        <w:t xml:space="preserve"> </w:t>
      </w:r>
      <w:r>
        <w:rPr>
          <w:rFonts w:ascii="宋体" w:hAnsi="宋体" w:cs="宋体" w:hint="eastAsia"/>
          <w:color w:val="000000"/>
          <w:kern w:val="0"/>
          <w:sz w:val="24"/>
          <w:szCs w:val="24"/>
        </w:rPr>
        <w:t>Flash</w:t>
      </w:r>
      <w:r>
        <w:rPr>
          <w:rFonts w:ascii="宋体" w:hAnsi="宋体" w:cs="宋体"/>
          <w:color w:val="000000"/>
          <w:kern w:val="0"/>
          <w:sz w:val="24"/>
          <w:szCs w:val="24"/>
        </w:rPr>
        <w:t xml:space="preserve"> </w:t>
      </w:r>
      <w:r>
        <w:rPr>
          <w:rFonts w:ascii="宋体" w:hAnsi="宋体" w:cs="宋体" w:hint="eastAsia"/>
          <w:color w:val="000000"/>
          <w:kern w:val="0"/>
          <w:sz w:val="24"/>
          <w:szCs w:val="24"/>
        </w:rPr>
        <w:t>System</w:t>
      </w:r>
      <w:r>
        <w:rPr>
          <w:rFonts w:ascii="宋体" w:hAnsi="宋体" w:cs="宋体"/>
          <w:color w:val="000000"/>
          <w:kern w:val="0"/>
          <w:sz w:val="24"/>
          <w:szCs w:val="24"/>
        </w:rPr>
        <w:t xml:space="preserve"> 840</w:t>
      </w:r>
      <w:r>
        <w:rPr>
          <w:rFonts w:ascii="宋体" w:hAnsi="宋体" w:cs="宋体" w:hint="eastAsia"/>
          <w:color w:val="000000"/>
          <w:kern w:val="0"/>
          <w:sz w:val="24"/>
          <w:szCs w:val="24"/>
        </w:rPr>
        <w:t>闪存阵列1台）、大数据并行计算共享平台一套（1</w:t>
      </w:r>
      <w:r>
        <w:rPr>
          <w:rFonts w:ascii="宋体" w:hAnsi="宋体" w:cs="宋体"/>
          <w:color w:val="000000"/>
          <w:kern w:val="0"/>
          <w:sz w:val="24"/>
          <w:szCs w:val="24"/>
        </w:rPr>
        <w:t>40</w:t>
      </w:r>
      <w:r>
        <w:rPr>
          <w:rFonts w:ascii="宋体" w:hAnsi="宋体" w:cs="宋体" w:hint="eastAsia"/>
          <w:color w:val="000000"/>
          <w:kern w:val="0"/>
          <w:sz w:val="24"/>
          <w:szCs w:val="24"/>
        </w:rPr>
        <w:t>个节点，提供</w:t>
      </w:r>
      <w:r>
        <w:rPr>
          <w:rFonts w:ascii="宋体" w:hAnsi="宋体" w:cs="宋体"/>
          <w:color w:val="000000"/>
          <w:kern w:val="0"/>
          <w:sz w:val="24"/>
          <w:szCs w:val="24"/>
        </w:rPr>
        <w:t>MapReduce</w:t>
      </w:r>
      <w:r>
        <w:rPr>
          <w:rFonts w:ascii="宋体" w:hAnsi="宋体" w:cs="宋体" w:hint="eastAsia"/>
          <w:color w:val="000000"/>
          <w:kern w:val="0"/>
          <w:sz w:val="24"/>
          <w:szCs w:val="24"/>
        </w:rPr>
        <w:t>、</w:t>
      </w:r>
      <w:r>
        <w:rPr>
          <w:rFonts w:ascii="宋体" w:hAnsi="宋体" w:cs="宋体"/>
          <w:color w:val="000000"/>
          <w:kern w:val="0"/>
          <w:sz w:val="24"/>
          <w:szCs w:val="24"/>
        </w:rPr>
        <w:t>MPI</w:t>
      </w:r>
      <w:r>
        <w:rPr>
          <w:rFonts w:ascii="宋体" w:hAnsi="宋体" w:cs="宋体" w:hint="eastAsia"/>
          <w:color w:val="000000"/>
          <w:kern w:val="0"/>
          <w:sz w:val="24"/>
          <w:szCs w:val="24"/>
        </w:rPr>
        <w:t>、</w:t>
      </w:r>
      <w:r>
        <w:rPr>
          <w:rFonts w:ascii="宋体" w:hAnsi="宋体" w:cs="宋体"/>
          <w:color w:val="000000"/>
          <w:kern w:val="0"/>
          <w:sz w:val="24"/>
          <w:szCs w:val="24"/>
        </w:rPr>
        <w:t>BSP</w:t>
      </w:r>
      <w:r>
        <w:rPr>
          <w:rFonts w:ascii="宋体" w:hAnsi="宋体" w:cs="宋体" w:hint="eastAsia"/>
          <w:color w:val="000000"/>
          <w:kern w:val="0"/>
          <w:sz w:val="24"/>
          <w:szCs w:val="24"/>
        </w:rPr>
        <w:t>等多种并行编程模型和环境）、</w:t>
      </w:r>
      <w:r>
        <w:rPr>
          <w:rFonts w:ascii="宋体" w:hAnsi="宋体" w:cs="宋体"/>
          <w:color w:val="000000"/>
          <w:kern w:val="0"/>
          <w:sz w:val="24"/>
          <w:szCs w:val="24"/>
        </w:rPr>
        <w:t>EasyStack</w:t>
      </w:r>
      <w:r>
        <w:rPr>
          <w:rFonts w:ascii="宋体" w:hAnsi="宋体" w:cs="宋体" w:hint="eastAsia"/>
          <w:color w:val="000000"/>
          <w:kern w:val="0"/>
          <w:sz w:val="24"/>
          <w:szCs w:val="24"/>
        </w:rPr>
        <w:t>云平台一套（包括D</w:t>
      </w:r>
      <w:r>
        <w:rPr>
          <w:rFonts w:ascii="宋体" w:hAnsi="宋体" w:cs="宋体"/>
          <w:color w:val="000000"/>
          <w:kern w:val="0"/>
          <w:sz w:val="24"/>
          <w:szCs w:val="24"/>
        </w:rPr>
        <w:t>e</w:t>
      </w:r>
      <w:r>
        <w:rPr>
          <w:rFonts w:ascii="宋体" w:hAnsi="宋体" w:cs="宋体" w:hint="eastAsia"/>
          <w:color w:val="000000"/>
          <w:kern w:val="0"/>
          <w:sz w:val="24"/>
          <w:szCs w:val="24"/>
        </w:rPr>
        <w:t>ll</w:t>
      </w:r>
      <w:r>
        <w:rPr>
          <w:rFonts w:ascii="宋体" w:hAnsi="宋体" w:cs="宋体"/>
          <w:color w:val="000000"/>
          <w:kern w:val="0"/>
          <w:sz w:val="24"/>
          <w:szCs w:val="24"/>
        </w:rPr>
        <w:t xml:space="preserve"> </w:t>
      </w:r>
      <w:r>
        <w:rPr>
          <w:rFonts w:ascii="宋体" w:hAnsi="宋体" w:cs="宋体" w:hint="eastAsia"/>
          <w:color w:val="000000"/>
          <w:kern w:val="0"/>
          <w:sz w:val="24"/>
          <w:szCs w:val="24"/>
        </w:rPr>
        <w:t>高性能计算服务器12台）、</w:t>
      </w:r>
      <w:r>
        <w:rPr>
          <w:rFonts w:ascii="宋体" w:hAnsi="宋体" w:cs="宋体"/>
          <w:color w:val="000000"/>
          <w:kern w:val="0"/>
          <w:sz w:val="24"/>
          <w:szCs w:val="24"/>
        </w:rPr>
        <w:t>IBM</w:t>
      </w:r>
      <w:r>
        <w:rPr>
          <w:rFonts w:ascii="宋体" w:hAnsi="宋体" w:cs="宋体" w:hint="eastAsia"/>
          <w:color w:val="000000"/>
          <w:kern w:val="0"/>
          <w:sz w:val="24"/>
          <w:szCs w:val="24"/>
        </w:rPr>
        <w:t>刀片服务器</w:t>
      </w:r>
      <w:r>
        <w:rPr>
          <w:rFonts w:ascii="宋体" w:hAnsi="宋体" w:cs="宋体"/>
          <w:color w:val="000000"/>
          <w:kern w:val="0"/>
          <w:sz w:val="24"/>
          <w:szCs w:val="24"/>
        </w:rPr>
        <w:t>2</w:t>
      </w:r>
      <w:r>
        <w:rPr>
          <w:rFonts w:ascii="宋体" w:hAnsi="宋体" w:cs="宋体" w:hint="eastAsia"/>
          <w:color w:val="000000"/>
          <w:kern w:val="0"/>
          <w:sz w:val="24"/>
          <w:szCs w:val="24"/>
        </w:rPr>
        <w:t>台（</w:t>
      </w:r>
      <w:r>
        <w:rPr>
          <w:rFonts w:ascii="宋体" w:hAnsi="宋体" w:cs="宋体"/>
          <w:color w:val="000000"/>
          <w:kern w:val="0"/>
          <w:sz w:val="24"/>
          <w:szCs w:val="24"/>
        </w:rPr>
        <w:t>14</w:t>
      </w:r>
      <w:r>
        <w:rPr>
          <w:rFonts w:ascii="宋体" w:hAnsi="宋体" w:cs="宋体" w:hint="eastAsia"/>
          <w:color w:val="000000"/>
          <w:kern w:val="0"/>
          <w:sz w:val="24"/>
          <w:szCs w:val="24"/>
        </w:rPr>
        <w:t>片</w:t>
      </w:r>
      <w:r>
        <w:rPr>
          <w:rFonts w:ascii="宋体" w:hAnsi="宋体" w:cs="宋体"/>
          <w:color w:val="000000"/>
          <w:kern w:val="0"/>
          <w:sz w:val="24"/>
          <w:szCs w:val="24"/>
        </w:rPr>
        <w:t>HS21</w:t>
      </w:r>
      <w:r>
        <w:rPr>
          <w:rFonts w:ascii="宋体" w:hAnsi="宋体" w:cs="宋体" w:hint="eastAsia"/>
          <w:color w:val="000000"/>
          <w:kern w:val="0"/>
          <w:sz w:val="24"/>
          <w:szCs w:val="24"/>
        </w:rPr>
        <w:t>、</w:t>
      </w:r>
      <w:r>
        <w:rPr>
          <w:rFonts w:ascii="宋体" w:hAnsi="宋体" w:cs="宋体"/>
          <w:color w:val="000000"/>
          <w:kern w:val="0"/>
          <w:sz w:val="24"/>
          <w:szCs w:val="24"/>
        </w:rPr>
        <w:t>12</w:t>
      </w:r>
      <w:r>
        <w:rPr>
          <w:rFonts w:ascii="宋体" w:hAnsi="宋体" w:cs="宋体" w:hint="eastAsia"/>
          <w:color w:val="000000"/>
          <w:kern w:val="0"/>
          <w:sz w:val="24"/>
          <w:szCs w:val="24"/>
        </w:rPr>
        <w:t>片</w:t>
      </w:r>
      <w:r>
        <w:rPr>
          <w:rFonts w:ascii="宋体" w:hAnsi="宋体" w:cs="宋体"/>
          <w:color w:val="000000"/>
          <w:kern w:val="0"/>
          <w:sz w:val="24"/>
          <w:szCs w:val="24"/>
        </w:rPr>
        <w:t>HS22</w:t>
      </w:r>
      <w:r>
        <w:rPr>
          <w:rFonts w:ascii="宋体" w:hAnsi="宋体" w:cs="宋体" w:hint="eastAsia"/>
          <w:color w:val="000000"/>
          <w:kern w:val="0"/>
          <w:sz w:val="24"/>
          <w:szCs w:val="24"/>
        </w:rPr>
        <w:t>、</w:t>
      </w:r>
      <w:r>
        <w:rPr>
          <w:rFonts w:ascii="宋体" w:hAnsi="宋体" w:cs="宋体"/>
          <w:color w:val="000000"/>
          <w:kern w:val="0"/>
          <w:sz w:val="24"/>
          <w:szCs w:val="24"/>
        </w:rPr>
        <w:t>2</w:t>
      </w:r>
      <w:r>
        <w:rPr>
          <w:rFonts w:ascii="宋体" w:hAnsi="宋体" w:cs="宋体" w:hint="eastAsia"/>
          <w:color w:val="000000"/>
          <w:kern w:val="0"/>
          <w:sz w:val="24"/>
          <w:szCs w:val="24"/>
        </w:rPr>
        <w:t>片</w:t>
      </w:r>
      <w:r>
        <w:rPr>
          <w:rFonts w:ascii="宋体" w:hAnsi="宋体" w:cs="宋体"/>
          <w:color w:val="000000"/>
          <w:kern w:val="0"/>
          <w:sz w:val="24"/>
          <w:szCs w:val="24"/>
        </w:rPr>
        <w:t>JS12</w:t>
      </w:r>
      <w:r>
        <w:rPr>
          <w:rFonts w:ascii="宋体" w:hAnsi="宋体" w:cs="宋体" w:hint="eastAsia"/>
          <w:color w:val="000000"/>
          <w:kern w:val="0"/>
          <w:sz w:val="24"/>
          <w:szCs w:val="24"/>
        </w:rPr>
        <w:t>）、</w:t>
      </w:r>
      <w:r>
        <w:rPr>
          <w:rFonts w:ascii="宋体" w:hAnsi="宋体" w:cs="宋体"/>
          <w:color w:val="000000"/>
          <w:kern w:val="0"/>
          <w:sz w:val="24"/>
          <w:szCs w:val="24"/>
        </w:rPr>
        <w:t>IBM 3850 M2</w:t>
      </w:r>
      <w:r>
        <w:rPr>
          <w:rFonts w:ascii="宋体" w:hAnsi="宋体" w:cs="宋体" w:hint="eastAsia"/>
          <w:color w:val="000000"/>
          <w:kern w:val="0"/>
          <w:sz w:val="24"/>
          <w:szCs w:val="24"/>
        </w:rPr>
        <w:t>高性能服务器</w:t>
      </w:r>
      <w:r>
        <w:rPr>
          <w:rFonts w:ascii="宋体" w:hAnsi="宋体" w:cs="宋体"/>
          <w:color w:val="000000"/>
          <w:kern w:val="0"/>
          <w:sz w:val="24"/>
          <w:szCs w:val="24"/>
        </w:rPr>
        <w:t>4</w:t>
      </w:r>
      <w:r>
        <w:rPr>
          <w:rFonts w:ascii="宋体" w:hAnsi="宋体" w:cs="宋体" w:hint="eastAsia"/>
          <w:color w:val="000000"/>
          <w:kern w:val="0"/>
          <w:sz w:val="24"/>
          <w:szCs w:val="24"/>
        </w:rPr>
        <w:t>台（</w:t>
      </w:r>
      <w:r>
        <w:rPr>
          <w:rFonts w:ascii="宋体" w:hAnsi="宋体" w:cs="宋体"/>
          <w:color w:val="000000"/>
          <w:kern w:val="0"/>
          <w:sz w:val="24"/>
          <w:szCs w:val="24"/>
        </w:rPr>
        <w:t>1</w:t>
      </w:r>
      <w:r>
        <w:rPr>
          <w:rFonts w:ascii="宋体" w:hAnsi="宋体" w:cs="宋体" w:hint="eastAsia"/>
          <w:color w:val="000000"/>
          <w:kern w:val="0"/>
          <w:sz w:val="24"/>
          <w:szCs w:val="24"/>
        </w:rPr>
        <w:t>台</w:t>
      </w:r>
      <w:r>
        <w:rPr>
          <w:rFonts w:ascii="宋体" w:hAnsi="宋体" w:cs="宋体"/>
          <w:color w:val="000000"/>
          <w:kern w:val="0"/>
          <w:sz w:val="24"/>
          <w:szCs w:val="24"/>
        </w:rPr>
        <w:t>96</w:t>
      </w:r>
      <w:r>
        <w:rPr>
          <w:rFonts w:ascii="宋体" w:hAnsi="宋体" w:cs="宋体" w:hint="eastAsia"/>
          <w:color w:val="000000"/>
          <w:kern w:val="0"/>
          <w:sz w:val="24"/>
          <w:szCs w:val="24"/>
        </w:rPr>
        <w:t>核、</w:t>
      </w:r>
      <w:r>
        <w:rPr>
          <w:rFonts w:ascii="宋体" w:hAnsi="宋体" w:cs="宋体"/>
          <w:color w:val="000000"/>
          <w:kern w:val="0"/>
          <w:sz w:val="24"/>
          <w:szCs w:val="24"/>
        </w:rPr>
        <w:t>1</w:t>
      </w:r>
      <w:r>
        <w:rPr>
          <w:rFonts w:ascii="宋体" w:hAnsi="宋体" w:cs="宋体" w:hint="eastAsia"/>
          <w:color w:val="000000"/>
          <w:kern w:val="0"/>
          <w:sz w:val="24"/>
          <w:szCs w:val="24"/>
        </w:rPr>
        <w:t>台</w:t>
      </w:r>
      <w:r>
        <w:rPr>
          <w:rFonts w:ascii="宋体" w:hAnsi="宋体" w:cs="宋体"/>
          <w:color w:val="000000"/>
          <w:kern w:val="0"/>
          <w:sz w:val="24"/>
          <w:szCs w:val="24"/>
        </w:rPr>
        <w:t>64</w:t>
      </w:r>
      <w:r>
        <w:rPr>
          <w:rFonts w:ascii="宋体" w:hAnsi="宋体" w:cs="宋体" w:hint="eastAsia"/>
          <w:color w:val="000000"/>
          <w:kern w:val="0"/>
          <w:sz w:val="24"/>
          <w:szCs w:val="24"/>
        </w:rPr>
        <w:t>核，</w:t>
      </w:r>
      <w:r>
        <w:rPr>
          <w:rFonts w:ascii="宋体" w:hAnsi="宋体" w:cs="宋体"/>
          <w:color w:val="000000"/>
          <w:kern w:val="0"/>
          <w:sz w:val="24"/>
          <w:szCs w:val="24"/>
        </w:rPr>
        <w:t>2</w:t>
      </w:r>
      <w:r>
        <w:rPr>
          <w:rFonts w:ascii="宋体" w:hAnsi="宋体" w:cs="宋体" w:hint="eastAsia"/>
          <w:color w:val="000000"/>
          <w:kern w:val="0"/>
          <w:sz w:val="24"/>
          <w:szCs w:val="24"/>
        </w:rPr>
        <w:t>台</w:t>
      </w:r>
      <w:r>
        <w:rPr>
          <w:rFonts w:ascii="宋体" w:hAnsi="宋体" w:cs="宋体"/>
          <w:color w:val="000000"/>
          <w:kern w:val="0"/>
          <w:sz w:val="24"/>
          <w:szCs w:val="24"/>
        </w:rPr>
        <w:t>32</w:t>
      </w:r>
      <w:r>
        <w:rPr>
          <w:rFonts w:ascii="宋体" w:hAnsi="宋体" w:cs="宋体" w:hint="eastAsia"/>
          <w:color w:val="000000"/>
          <w:kern w:val="0"/>
          <w:sz w:val="24"/>
          <w:szCs w:val="24"/>
        </w:rPr>
        <w:t>核）、</w:t>
      </w:r>
      <w:r>
        <w:rPr>
          <w:rFonts w:ascii="宋体" w:hAnsi="宋体" w:cs="宋体"/>
          <w:color w:val="000000"/>
          <w:kern w:val="0"/>
          <w:sz w:val="24"/>
          <w:szCs w:val="24"/>
        </w:rPr>
        <w:t>TMS</w:t>
      </w:r>
      <w:r>
        <w:rPr>
          <w:rFonts w:ascii="宋体" w:hAnsi="宋体" w:cs="宋体" w:hint="eastAsia"/>
          <w:color w:val="000000"/>
          <w:kern w:val="0"/>
          <w:sz w:val="24"/>
          <w:szCs w:val="24"/>
        </w:rPr>
        <w:t>和华赛高速存储各</w:t>
      </w:r>
      <w:r>
        <w:rPr>
          <w:rFonts w:ascii="宋体" w:hAnsi="宋体" w:cs="宋体"/>
          <w:color w:val="000000"/>
          <w:kern w:val="0"/>
          <w:sz w:val="24"/>
          <w:szCs w:val="24"/>
        </w:rPr>
        <w:t>1</w:t>
      </w:r>
      <w:r>
        <w:rPr>
          <w:rFonts w:ascii="宋体" w:hAnsi="宋体" w:cs="宋体" w:hint="eastAsia"/>
          <w:color w:val="000000"/>
          <w:kern w:val="0"/>
          <w:sz w:val="24"/>
          <w:szCs w:val="24"/>
        </w:rPr>
        <w:t>台、40余台GPU服务器。机房采用</w:t>
      </w:r>
      <w:r>
        <w:rPr>
          <w:rFonts w:ascii="宋体" w:hAnsi="宋体" w:cs="宋体"/>
          <w:color w:val="000000"/>
          <w:kern w:val="0"/>
          <w:sz w:val="24"/>
          <w:szCs w:val="24"/>
        </w:rPr>
        <w:t>160KVA UPS</w:t>
      </w:r>
      <w:r>
        <w:rPr>
          <w:rFonts w:ascii="宋体" w:hAnsi="宋体" w:cs="宋体" w:hint="eastAsia"/>
          <w:color w:val="000000"/>
          <w:kern w:val="0"/>
          <w:sz w:val="24"/>
          <w:szCs w:val="24"/>
        </w:rPr>
        <w:t>三机系统并机运行，保证各设备</w:t>
      </w:r>
      <w:r>
        <w:rPr>
          <w:rFonts w:ascii="宋体" w:hAnsi="宋体" w:cs="宋体"/>
          <w:color w:val="000000"/>
          <w:kern w:val="0"/>
          <w:sz w:val="24"/>
          <w:szCs w:val="24"/>
        </w:rPr>
        <w:t>24</w:t>
      </w:r>
      <w:r>
        <w:rPr>
          <w:rFonts w:ascii="宋体" w:hAnsi="宋体" w:cs="宋体" w:hint="eastAsia"/>
          <w:color w:val="000000"/>
          <w:kern w:val="0"/>
          <w:sz w:val="24"/>
          <w:szCs w:val="24"/>
        </w:rPr>
        <w:t>小时不间断工作。万兆接入校园网，同时支持</w:t>
      </w:r>
      <w:r>
        <w:rPr>
          <w:rFonts w:ascii="宋体" w:hAnsi="宋体" w:cs="宋体"/>
          <w:color w:val="000000"/>
          <w:kern w:val="0"/>
          <w:sz w:val="24"/>
          <w:szCs w:val="24"/>
        </w:rPr>
        <w:t>IPv4/IPv6</w:t>
      </w:r>
      <w:r>
        <w:rPr>
          <w:rFonts w:ascii="宋体" w:hAnsi="宋体" w:cs="宋体" w:hint="eastAsia"/>
          <w:color w:val="000000"/>
          <w:kern w:val="0"/>
          <w:sz w:val="24"/>
          <w:szCs w:val="24"/>
        </w:rPr>
        <w:t>双</w:t>
      </w:r>
      <w:proofErr w:type="gramStart"/>
      <w:r>
        <w:rPr>
          <w:rFonts w:ascii="宋体" w:hAnsi="宋体" w:cs="宋体" w:hint="eastAsia"/>
          <w:color w:val="000000"/>
          <w:kern w:val="0"/>
          <w:sz w:val="24"/>
          <w:szCs w:val="24"/>
        </w:rPr>
        <w:t>栈</w:t>
      </w:r>
      <w:proofErr w:type="gramEnd"/>
      <w:r>
        <w:rPr>
          <w:rFonts w:ascii="宋体" w:hAnsi="宋体" w:cs="宋体" w:hint="eastAsia"/>
          <w:color w:val="000000"/>
          <w:kern w:val="0"/>
          <w:sz w:val="24"/>
          <w:szCs w:val="24"/>
        </w:rPr>
        <w:t>协议，串接万兆安全网关一台，支持防火墙、IPS、WAF等多项安全功能。实验验证、仿真和测试环境非常好。此外，实验室还购买了大量软件资源并订阅了大量的电子刊物全文数据库，例如</w:t>
      </w:r>
      <w:r>
        <w:rPr>
          <w:rFonts w:ascii="宋体" w:hAnsi="宋体" w:cs="宋体"/>
          <w:color w:val="000000"/>
          <w:kern w:val="0"/>
          <w:sz w:val="24"/>
          <w:szCs w:val="24"/>
        </w:rPr>
        <w:t>ACM</w:t>
      </w:r>
      <w:r>
        <w:rPr>
          <w:rFonts w:ascii="宋体" w:hAnsi="宋体" w:cs="宋体" w:hint="eastAsia"/>
          <w:color w:val="000000"/>
          <w:kern w:val="0"/>
          <w:sz w:val="24"/>
          <w:szCs w:val="24"/>
        </w:rPr>
        <w:t>、</w:t>
      </w:r>
      <w:r>
        <w:rPr>
          <w:rFonts w:ascii="宋体" w:hAnsi="宋体" w:cs="宋体"/>
          <w:color w:val="000000"/>
          <w:kern w:val="0"/>
          <w:sz w:val="24"/>
          <w:szCs w:val="24"/>
        </w:rPr>
        <w:lastRenderedPageBreak/>
        <w:t>Blackwell</w:t>
      </w:r>
      <w:r>
        <w:rPr>
          <w:rFonts w:ascii="宋体" w:hAnsi="宋体" w:cs="宋体" w:hint="eastAsia"/>
          <w:color w:val="000000"/>
          <w:kern w:val="0"/>
          <w:sz w:val="24"/>
          <w:szCs w:val="24"/>
        </w:rPr>
        <w:t>、</w:t>
      </w:r>
      <w:r>
        <w:rPr>
          <w:rFonts w:ascii="宋体" w:hAnsi="宋体" w:cs="宋体"/>
          <w:color w:val="000000"/>
          <w:kern w:val="0"/>
          <w:sz w:val="24"/>
          <w:szCs w:val="24"/>
        </w:rPr>
        <w:t>Elsevier</w:t>
      </w:r>
      <w:r>
        <w:rPr>
          <w:rFonts w:ascii="宋体" w:hAnsi="宋体" w:cs="宋体" w:hint="eastAsia"/>
          <w:color w:val="000000"/>
          <w:kern w:val="0"/>
          <w:sz w:val="24"/>
          <w:szCs w:val="24"/>
        </w:rPr>
        <w:t>、</w:t>
      </w:r>
      <w:r>
        <w:rPr>
          <w:rFonts w:ascii="宋体" w:hAnsi="宋体" w:cs="宋体"/>
          <w:color w:val="000000"/>
          <w:kern w:val="0"/>
          <w:sz w:val="24"/>
          <w:szCs w:val="24"/>
        </w:rPr>
        <w:t>IEEE/IEE</w:t>
      </w:r>
      <w:r>
        <w:rPr>
          <w:rFonts w:ascii="宋体" w:hAnsi="宋体" w:cs="宋体" w:hint="eastAsia"/>
          <w:color w:val="000000"/>
          <w:kern w:val="0"/>
          <w:sz w:val="24"/>
          <w:szCs w:val="24"/>
        </w:rPr>
        <w:t>、</w:t>
      </w:r>
      <w:r>
        <w:rPr>
          <w:rFonts w:ascii="宋体" w:hAnsi="宋体" w:cs="宋体"/>
          <w:color w:val="000000"/>
          <w:kern w:val="0"/>
          <w:sz w:val="24"/>
          <w:szCs w:val="24"/>
        </w:rPr>
        <w:t>Kluwer</w:t>
      </w:r>
      <w:r>
        <w:rPr>
          <w:rFonts w:ascii="宋体" w:hAnsi="宋体" w:cs="宋体" w:hint="eastAsia"/>
          <w:color w:val="000000"/>
          <w:kern w:val="0"/>
          <w:sz w:val="24"/>
          <w:szCs w:val="24"/>
        </w:rPr>
        <w:t>、</w:t>
      </w:r>
      <w:r>
        <w:rPr>
          <w:rFonts w:ascii="宋体" w:hAnsi="宋体" w:cs="宋体"/>
          <w:color w:val="000000"/>
          <w:kern w:val="0"/>
          <w:sz w:val="24"/>
          <w:szCs w:val="24"/>
        </w:rPr>
        <w:t>Springer</w:t>
      </w:r>
      <w:r>
        <w:rPr>
          <w:rFonts w:ascii="宋体" w:hAnsi="宋体" w:cs="宋体" w:hint="eastAsia"/>
          <w:color w:val="000000"/>
          <w:kern w:val="0"/>
          <w:sz w:val="24"/>
          <w:szCs w:val="24"/>
        </w:rPr>
        <w:t>、</w:t>
      </w:r>
      <w:r>
        <w:rPr>
          <w:rFonts w:ascii="宋体" w:hAnsi="宋体" w:cs="宋体"/>
          <w:color w:val="000000"/>
          <w:kern w:val="0"/>
          <w:sz w:val="24"/>
          <w:szCs w:val="24"/>
        </w:rPr>
        <w:t>Wiley</w:t>
      </w:r>
      <w:r>
        <w:rPr>
          <w:rFonts w:ascii="宋体" w:hAnsi="宋体" w:cs="宋体" w:hint="eastAsia"/>
          <w:color w:val="000000"/>
          <w:kern w:val="0"/>
          <w:sz w:val="24"/>
          <w:szCs w:val="24"/>
        </w:rPr>
        <w:t>等，方便研究人员查阅国际最新文献资料。</w:t>
      </w:r>
    </w:p>
    <w:p w14:paraId="4A9C8809" w14:textId="77777777" w:rsidR="00E846E6" w:rsidRPr="00CC74B0" w:rsidRDefault="005B56A5" w:rsidP="00CC74B0">
      <w:pPr>
        <w:widowControl/>
        <w:spacing w:before="100" w:beforeAutospacing="1" w:after="100" w:afterAutospacing="1" w:line="360" w:lineRule="auto"/>
        <w:ind w:firstLineChars="200" w:firstLine="480"/>
        <w:jc w:val="left"/>
        <w:rPr>
          <w:rFonts w:ascii="宋体" w:hAnsi="宋体" w:cs="宋体"/>
          <w:color w:val="000000"/>
          <w:kern w:val="0"/>
          <w:sz w:val="24"/>
          <w:szCs w:val="24"/>
        </w:rPr>
      </w:pPr>
      <w:r w:rsidRPr="00CC74B0">
        <w:rPr>
          <w:rFonts w:ascii="宋体" w:hAnsi="宋体" w:cs="宋体"/>
          <w:color w:val="000000"/>
          <w:kern w:val="0"/>
          <w:sz w:val="24"/>
          <w:szCs w:val="24"/>
        </w:rPr>
        <w:t>哈尔滨工业大学在相关领域拥有计算机信息</w:t>
      </w:r>
      <w:proofErr w:type="gramStart"/>
      <w:r w:rsidRPr="00CC74B0">
        <w:rPr>
          <w:rFonts w:ascii="宋体" w:hAnsi="宋体" w:cs="宋体"/>
          <w:color w:val="000000"/>
          <w:kern w:val="0"/>
          <w:sz w:val="24"/>
          <w:szCs w:val="24"/>
        </w:rPr>
        <w:t>安全国家</w:t>
      </w:r>
      <w:proofErr w:type="gramEnd"/>
      <w:r w:rsidRPr="00CC74B0">
        <w:rPr>
          <w:rFonts w:ascii="宋体" w:hAnsi="宋体" w:cs="宋体"/>
          <w:color w:val="000000"/>
          <w:kern w:val="0"/>
          <w:sz w:val="24"/>
          <w:szCs w:val="24"/>
        </w:rPr>
        <w:t>重点实验室、网络环境下特定信息获取与处理技术国防科技创新团队等国家级科研基地及团队，还拥有黑龙江省企业智能计算与智能工程重点实验室等</w:t>
      </w:r>
      <w:r w:rsidRPr="00CC74B0">
        <w:rPr>
          <w:rFonts w:ascii="宋体" w:hAnsi="宋体" w:cs="宋体" w:hint="eastAsia"/>
          <w:color w:val="000000"/>
          <w:kern w:val="0"/>
          <w:sz w:val="24"/>
          <w:szCs w:val="24"/>
        </w:rPr>
        <w:t>6</w:t>
      </w:r>
      <w:r w:rsidRPr="00CC74B0">
        <w:rPr>
          <w:rFonts w:ascii="宋体" w:hAnsi="宋体" w:cs="宋体"/>
          <w:color w:val="000000"/>
          <w:kern w:val="0"/>
          <w:sz w:val="24"/>
          <w:szCs w:val="24"/>
        </w:rPr>
        <w:t>个省部级科研基地，哈工大-IBM中国研究实验室、Google Android联合实验室等9个国际合作实验室。项目组所在团队科研支撑条件良好，目前建有</w:t>
      </w:r>
      <w:r w:rsidRPr="00CC74B0">
        <w:rPr>
          <w:rFonts w:ascii="宋体" w:hAnsi="宋体" w:cs="宋体" w:hint="eastAsia"/>
          <w:color w:val="000000"/>
          <w:kern w:val="0"/>
          <w:sz w:val="24"/>
          <w:szCs w:val="24"/>
        </w:rPr>
        <w:t>一个</w:t>
      </w:r>
      <w:r w:rsidRPr="00CC74B0">
        <w:rPr>
          <w:rFonts w:ascii="宋体" w:hAnsi="宋体" w:cs="宋体"/>
          <w:color w:val="000000"/>
          <w:kern w:val="0"/>
          <w:sz w:val="24"/>
          <w:szCs w:val="24"/>
        </w:rPr>
        <w:t>高性能计算中心，可支撑大规模服务系统的研发与测试。</w:t>
      </w:r>
      <w:r w:rsidRPr="00CC74B0">
        <w:rPr>
          <w:rFonts w:ascii="宋体" w:hAnsi="宋体" w:cs="宋体" w:hint="eastAsia"/>
          <w:color w:val="000000"/>
          <w:kern w:val="0"/>
          <w:sz w:val="24"/>
          <w:szCs w:val="24"/>
        </w:rPr>
        <w:t>申请者所在的哈尔滨工业大学计算机科学与技术学院智能软件技术研究中心，现配有设备如下：服务器3台，微机5</w:t>
      </w:r>
      <w:r w:rsidRPr="00CC74B0">
        <w:rPr>
          <w:rFonts w:ascii="宋体" w:hAnsi="宋体" w:cs="宋体"/>
          <w:color w:val="000000"/>
          <w:kern w:val="0"/>
          <w:sz w:val="24"/>
          <w:szCs w:val="24"/>
        </w:rPr>
        <w:t>0</w:t>
      </w:r>
      <w:r w:rsidRPr="00CC74B0">
        <w:rPr>
          <w:rFonts w:ascii="宋体" w:hAnsi="宋体" w:cs="宋体" w:hint="eastAsia"/>
          <w:color w:val="000000"/>
          <w:kern w:val="0"/>
          <w:sz w:val="24"/>
          <w:szCs w:val="24"/>
        </w:rPr>
        <w:t>余台，激光打印机5台。以上设备和条件可以充分保证开发工作顺利进行。</w:t>
      </w:r>
    </w:p>
    <w:p w14:paraId="721BAD9D" w14:textId="77777777" w:rsidR="00E846E6" w:rsidRDefault="001C4FCB">
      <w:pPr>
        <w:widowControl/>
        <w:spacing w:before="100" w:beforeAutospacing="1" w:after="100" w:afterAutospacing="1" w:line="360" w:lineRule="auto"/>
        <w:ind w:firstLineChars="200" w:firstLine="480"/>
        <w:jc w:val="left"/>
        <w:rPr>
          <w:rFonts w:ascii="宋体" w:hAnsi="宋体" w:cs="宋体"/>
          <w:color w:val="000000"/>
          <w:kern w:val="0"/>
          <w:sz w:val="24"/>
          <w:szCs w:val="24"/>
        </w:rPr>
      </w:pPr>
      <w:r w:rsidRPr="00D71B29">
        <w:rPr>
          <w:rFonts w:hAnsi="宋体"/>
          <w:sz w:val="24"/>
          <w:szCs w:val="24"/>
        </w:rPr>
        <w:t>承担单位北京科技大学</w:t>
      </w:r>
      <w:r w:rsidRPr="00D71B29">
        <w:rPr>
          <w:rFonts w:hAnsi="Arial"/>
          <w:sz w:val="24"/>
          <w:szCs w:val="24"/>
        </w:rPr>
        <w:t>计算机与通信工程学院，拥有</w:t>
      </w:r>
      <w:r w:rsidRPr="005B36A6">
        <w:rPr>
          <w:rFonts w:ascii="宋体" w:hAnsi="宋体" w:cs="宋体"/>
          <w:sz w:val="24"/>
          <w:szCs w:val="24"/>
        </w:rPr>
        <w:t>“</w:t>
      </w:r>
      <w:r w:rsidRPr="00D71B29">
        <w:rPr>
          <w:rFonts w:hAnsi="宋体"/>
          <w:sz w:val="24"/>
          <w:szCs w:val="24"/>
        </w:rPr>
        <w:t>计算机科学与技术</w:t>
      </w:r>
      <w:r w:rsidRPr="005B36A6">
        <w:rPr>
          <w:rFonts w:ascii="宋体" w:hAnsi="宋体" w:cs="宋体"/>
          <w:sz w:val="24"/>
          <w:szCs w:val="24"/>
        </w:rPr>
        <w:t>”</w:t>
      </w:r>
      <w:r w:rsidRPr="00D71B29">
        <w:rPr>
          <w:rFonts w:hAnsi="宋体"/>
          <w:sz w:val="24"/>
          <w:szCs w:val="24"/>
        </w:rPr>
        <w:t>一</w:t>
      </w:r>
      <w:r w:rsidRPr="00D71B29">
        <w:rPr>
          <w:rFonts w:hAnsi="宋体" w:cs="宋体"/>
          <w:sz w:val="24"/>
          <w:szCs w:val="24"/>
        </w:rPr>
        <w:t>级学科</w:t>
      </w:r>
      <w:r w:rsidRPr="00D71B29">
        <w:rPr>
          <w:rFonts w:hAnsi="宋体"/>
          <w:sz w:val="24"/>
          <w:szCs w:val="24"/>
        </w:rPr>
        <w:t>博士</w:t>
      </w:r>
      <w:r w:rsidRPr="00D71B29">
        <w:rPr>
          <w:rFonts w:hAnsi="宋体" w:cs="宋体"/>
          <w:sz w:val="24"/>
          <w:szCs w:val="24"/>
        </w:rPr>
        <w:t>学位授予权，拥有</w:t>
      </w:r>
      <w:r w:rsidRPr="005B36A6">
        <w:rPr>
          <w:rFonts w:ascii="宋体" w:hAnsi="宋体" w:cs="宋体"/>
          <w:sz w:val="24"/>
          <w:szCs w:val="24"/>
        </w:rPr>
        <w:t>“</w:t>
      </w:r>
      <w:r w:rsidRPr="00D71B29">
        <w:rPr>
          <w:rFonts w:hAnsi="宋体"/>
          <w:sz w:val="24"/>
          <w:szCs w:val="24"/>
        </w:rPr>
        <w:t>计算机科学与技术</w:t>
      </w:r>
      <w:r w:rsidRPr="005B36A6">
        <w:rPr>
          <w:rFonts w:ascii="宋体" w:hAnsi="宋体" w:cs="宋体"/>
          <w:sz w:val="24"/>
          <w:szCs w:val="24"/>
        </w:rPr>
        <w:t>”</w:t>
      </w:r>
      <w:r w:rsidRPr="00D71B29">
        <w:rPr>
          <w:rFonts w:hAnsi="宋体"/>
          <w:sz w:val="24"/>
          <w:szCs w:val="24"/>
        </w:rPr>
        <w:t>、</w:t>
      </w:r>
      <w:r w:rsidRPr="005B36A6">
        <w:rPr>
          <w:rFonts w:ascii="宋体" w:hAnsi="宋体" w:cs="宋体"/>
          <w:sz w:val="24"/>
          <w:szCs w:val="24"/>
        </w:rPr>
        <w:t>“</w:t>
      </w:r>
      <w:r w:rsidRPr="00D71B29">
        <w:rPr>
          <w:rFonts w:hAnsi="宋体"/>
          <w:sz w:val="24"/>
          <w:szCs w:val="24"/>
        </w:rPr>
        <w:t>软件工程</w:t>
      </w:r>
      <w:r w:rsidRPr="005B36A6">
        <w:rPr>
          <w:rFonts w:ascii="宋体" w:hAnsi="宋体" w:cs="宋体"/>
          <w:sz w:val="24"/>
          <w:szCs w:val="24"/>
        </w:rPr>
        <w:t>”</w:t>
      </w:r>
      <w:r w:rsidRPr="00D71B29">
        <w:rPr>
          <w:rFonts w:hAnsi="宋体"/>
          <w:sz w:val="24"/>
          <w:szCs w:val="24"/>
        </w:rPr>
        <w:t>博士后流动站。近</w:t>
      </w:r>
      <w:r w:rsidRPr="00D71B29">
        <w:rPr>
          <w:sz w:val="24"/>
          <w:szCs w:val="24"/>
        </w:rPr>
        <w:t>10</w:t>
      </w:r>
      <w:r w:rsidRPr="00D71B29">
        <w:rPr>
          <w:rFonts w:hAnsi="宋体"/>
          <w:sz w:val="24"/>
          <w:szCs w:val="24"/>
        </w:rPr>
        <w:t>年来，承担了国家科技攻关项目、国家</w:t>
      </w:r>
      <w:r w:rsidRPr="005B36A6">
        <w:rPr>
          <w:rFonts w:ascii="宋体" w:hAnsi="宋体" w:cs="宋体"/>
          <w:sz w:val="24"/>
          <w:szCs w:val="24"/>
        </w:rPr>
        <w:t>“</w:t>
      </w:r>
      <w:r w:rsidRPr="00D71B29">
        <w:rPr>
          <w:sz w:val="24"/>
          <w:szCs w:val="24"/>
        </w:rPr>
        <w:t>973</w:t>
      </w:r>
      <w:r w:rsidRPr="005B36A6">
        <w:rPr>
          <w:rFonts w:ascii="宋体" w:hAnsi="宋体" w:cs="宋体"/>
          <w:sz w:val="24"/>
          <w:szCs w:val="24"/>
        </w:rPr>
        <w:t>”</w:t>
      </w:r>
      <w:r w:rsidRPr="00D71B29">
        <w:rPr>
          <w:rFonts w:hAnsi="宋体"/>
          <w:sz w:val="24"/>
          <w:szCs w:val="24"/>
        </w:rPr>
        <w:t>项目、国家</w:t>
      </w:r>
      <w:r w:rsidRPr="005B36A6">
        <w:rPr>
          <w:rFonts w:ascii="宋体" w:hAnsi="宋体" w:cs="宋体"/>
          <w:sz w:val="24"/>
          <w:szCs w:val="24"/>
        </w:rPr>
        <w:t>“</w:t>
      </w:r>
      <w:r w:rsidRPr="00D71B29">
        <w:rPr>
          <w:sz w:val="24"/>
          <w:szCs w:val="24"/>
        </w:rPr>
        <w:t>863</w:t>
      </w:r>
      <w:r w:rsidRPr="005B36A6">
        <w:rPr>
          <w:rFonts w:ascii="宋体" w:hAnsi="宋体" w:cs="宋体"/>
          <w:sz w:val="24"/>
          <w:szCs w:val="24"/>
        </w:rPr>
        <w:t>”</w:t>
      </w:r>
      <w:r w:rsidRPr="00D71B29">
        <w:rPr>
          <w:rFonts w:hAnsi="宋体"/>
          <w:sz w:val="24"/>
          <w:szCs w:val="24"/>
        </w:rPr>
        <w:t>项目、国家自然科学基金课题及各类横向科研项目</w:t>
      </w:r>
      <w:r w:rsidRPr="00D71B29">
        <w:rPr>
          <w:sz w:val="24"/>
          <w:szCs w:val="24"/>
        </w:rPr>
        <w:t>500</w:t>
      </w:r>
      <w:r w:rsidRPr="00D71B29">
        <w:rPr>
          <w:rFonts w:hAnsi="宋体" w:cs="宋体"/>
          <w:sz w:val="24"/>
          <w:szCs w:val="24"/>
        </w:rPr>
        <w:t>余项，</w:t>
      </w:r>
      <w:r w:rsidRPr="00D71B29">
        <w:rPr>
          <w:rFonts w:hAnsi="宋体"/>
          <w:sz w:val="24"/>
          <w:szCs w:val="24"/>
        </w:rPr>
        <w:t>获得国家科技进步一、二等奖</w:t>
      </w:r>
      <w:r w:rsidRPr="00D71B29">
        <w:rPr>
          <w:sz w:val="24"/>
          <w:szCs w:val="24"/>
        </w:rPr>
        <w:t>6</w:t>
      </w:r>
      <w:r w:rsidRPr="00D71B29">
        <w:rPr>
          <w:rFonts w:hAnsi="宋体"/>
          <w:sz w:val="24"/>
          <w:szCs w:val="24"/>
        </w:rPr>
        <w:t>项、部委特等奖及一等奖</w:t>
      </w:r>
      <w:r w:rsidRPr="00D71B29">
        <w:rPr>
          <w:sz w:val="24"/>
          <w:szCs w:val="24"/>
        </w:rPr>
        <w:t>20</w:t>
      </w:r>
      <w:r w:rsidRPr="00D71B29">
        <w:rPr>
          <w:rFonts w:hAnsi="宋体"/>
          <w:sz w:val="24"/>
          <w:szCs w:val="24"/>
        </w:rPr>
        <w:t>余项，省部级及其它奖励</w:t>
      </w:r>
      <w:r w:rsidRPr="00D71B29">
        <w:rPr>
          <w:sz w:val="24"/>
          <w:szCs w:val="24"/>
        </w:rPr>
        <w:t>200</w:t>
      </w:r>
      <w:r w:rsidRPr="00D71B29">
        <w:rPr>
          <w:rFonts w:hAnsi="宋体"/>
          <w:sz w:val="24"/>
          <w:szCs w:val="24"/>
        </w:rPr>
        <w:t>余项。</w:t>
      </w:r>
      <w:r w:rsidRPr="00D71B29">
        <w:rPr>
          <w:rFonts w:hAnsi="宋体" w:cs="宋体"/>
          <w:sz w:val="24"/>
          <w:szCs w:val="24"/>
        </w:rPr>
        <w:t>在</w:t>
      </w:r>
      <w:r w:rsidRPr="005B36A6">
        <w:rPr>
          <w:rFonts w:ascii="宋体" w:hAnsi="宋体" w:cs="宋体"/>
          <w:sz w:val="24"/>
          <w:szCs w:val="24"/>
        </w:rPr>
        <w:t>“</w:t>
      </w:r>
      <w:r w:rsidRPr="00D71B29">
        <w:rPr>
          <w:rFonts w:cs="宋体"/>
          <w:sz w:val="24"/>
          <w:szCs w:val="24"/>
        </w:rPr>
        <w:t>211</w:t>
      </w:r>
      <w:r w:rsidRPr="00D71B29">
        <w:rPr>
          <w:rFonts w:hAnsi="宋体" w:cs="宋体"/>
          <w:sz w:val="24"/>
          <w:szCs w:val="24"/>
        </w:rPr>
        <w:t>工程</w:t>
      </w:r>
      <w:r w:rsidRPr="005B36A6">
        <w:rPr>
          <w:rFonts w:ascii="宋体" w:hAnsi="宋体" w:cs="宋体"/>
          <w:sz w:val="24"/>
          <w:szCs w:val="24"/>
        </w:rPr>
        <w:t>”</w:t>
      </w:r>
      <w:r w:rsidRPr="00D71B29">
        <w:rPr>
          <w:rFonts w:hAnsi="宋体" w:cs="宋体"/>
          <w:sz w:val="24"/>
          <w:szCs w:val="24"/>
        </w:rPr>
        <w:t>和北京市重点学科等项目的支持下，购置了大批先进的仪器设备，现有设备原值近</w:t>
      </w:r>
      <w:r w:rsidRPr="00D71B29">
        <w:rPr>
          <w:rFonts w:cs="宋体"/>
          <w:sz w:val="24"/>
          <w:szCs w:val="24"/>
        </w:rPr>
        <w:t>4000</w:t>
      </w:r>
      <w:r w:rsidRPr="00D71B29">
        <w:rPr>
          <w:rFonts w:hAnsi="宋体" w:cs="宋体"/>
          <w:sz w:val="24"/>
          <w:szCs w:val="24"/>
        </w:rPr>
        <w:t>万元，实验、研究室使用总面积达到近</w:t>
      </w:r>
      <w:smartTag w:uri="urn:schemas-microsoft-com:office:smarttags" w:element="chmetcnv">
        <w:smartTagPr>
          <w:attr w:name="UnitName" w:val="平方米"/>
          <w:attr w:name="SourceValue" w:val="4000"/>
          <w:attr w:name="HasSpace" w:val="False"/>
          <w:attr w:name="Negative" w:val="False"/>
          <w:attr w:name="NumberType" w:val="1"/>
          <w:attr w:name="TCSC" w:val="0"/>
        </w:smartTagPr>
        <w:r w:rsidRPr="00D71B29">
          <w:rPr>
            <w:rFonts w:cs="宋体"/>
            <w:sz w:val="24"/>
            <w:szCs w:val="24"/>
          </w:rPr>
          <w:t>4000</w:t>
        </w:r>
        <w:r w:rsidRPr="00D71B29">
          <w:rPr>
            <w:rFonts w:hAnsi="宋体" w:cs="宋体"/>
            <w:sz w:val="24"/>
            <w:szCs w:val="24"/>
          </w:rPr>
          <w:t>平方米</w:t>
        </w:r>
      </w:smartTag>
      <w:r w:rsidRPr="00D71B29">
        <w:rPr>
          <w:rFonts w:hAnsi="宋体" w:cs="宋体"/>
          <w:sz w:val="24"/>
          <w:szCs w:val="24"/>
        </w:rPr>
        <w:t>，软硬件环境达到国际先进水平。拥有</w:t>
      </w:r>
      <w:r w:rsidRPr="005B36A6">
        <w:rPr>
          <w:rFonts w:ascii="宋体" w:hAnsi="宋体" w:cs="宋体"/>
          <w:sz w:val="24"/>
          <w:szCs w:val="24"/>
        </w:rPr>
        <w:t>“</w:t>
      </w:r>
      <w:r w:rsidRPr="00D71B29">
        <w:rPr>
          <w:rFonts w:hAnsi="宋体" w:cs="宋体"/>
          <w:sz w:val="24"/>
          <w:szCs w:val="24"/>
        </w:rPr>
        <w:t>材料领域北京</w:t>
      </w:r>
      <w:r w:rsidRPr="00D71B29">
        <w:rPr>
          <w:rFonts w:hAnsi="宋体"/>
          <w:sz w:val="24"/>
          <w:szCs w:val="24"/>
        </w:rPr>
        <w:t>市重点实验室</w:t>
      </w:r>
      <w:r w:rsidRPr="005B36A6">
        <w:rPr>
          <w:rFonts w:ascii="宋体" w:hAnsi="宋体" w:cs="宋体"/>
          <w:sz w:val="24"/>
          <w:szCs w:val="24"/>
        </w:rPr>
        <w:t>”</w:t>
      </w:r>
      <w:r w:rsidRPr="00D71B29">
        <w:rPr>
          <w:rFonts w:hAnsi="宋体"/>
          <w:sz w:val="24"/>
          <w:szCs w:val="24"/>
        </w:rPr>
        <w:t>、</w:t>
      </w:r>
      <w:r w:rsidRPr="00D71B29">
        <w:rPr>
          <w:sz w:val="24"/>
          <w:szCs w:val="24"/>
        </w:rPr>
        <w:t>5</w:t>
      </w:r>
      <w:r w:rsidRPr="00D71B29">
        <w:rPr>
          <w:rFonts w:hAnsi="宋体"/>
          <w:sz w:val="24"/>
          <w:szCs w:val="24"/>
        </w:rPr>
        <w:t>个研究所和一个教学实验中心，配有相关的办公设施及计算机等实验设备。</w:t>
      </w:r>
      <w:r w:rsidRPr="00D71B29">
        <w:rPr>
          <w:sz w:val="24"/>
          <w:szCs w:val="24"/>
        </w:rPr>
        <w:t>此外，北京科技大学已经购买了国际上主流计算机科学与技术、软件工程方面的电子数据库，订购了国内计算机领域主要的学术刊物，为本项目研究提供了便利的信息检索平台。除了计算机和网络升级与维护外，本课题所需实验条件已经基本就绪。</w:t>
      </w:r>
    </w:p>
    <w:p w14:paraId="2AE052E7" w14:textId="77777777" w:rsidR="00E846E6" w:rsidRDefault="005F2C71">
      <w:pPr>
        <w:pStyle w:val="2"/>
        <w:ind w:firstLine="420"/>
        <w:rPr>
          <w:color w:val="0070C0"/>
        </w:rPr>
      </w:pPr>
      <w:r>
        <w:rPr>
          <w:color w:val="0070C0"/>
        </w:rPr>
        <w:lastRenderedPageBreak/>
        <w:t>3</w:t>
      </w:r>
      <w:r>
        <w:rPr>
          <w:color w:val="0070C0"/>
        </w:rPr>
        <w:t>．</w:t>
      </w:r>
      <w:r>
        <w:rPr>
          <w:b/>
          <w:bCs/>
          <w:color w:val="0070C0"/>
        </w:rPr>
        <w:t>正在承担的与本项目相关的科研项目情况</w:t>
      </w:r>
      <w:r>
        <w:rPr>
          <w:color w:val="0070C0"/>
        </w:rPr>
        <w:t>（申请人和项目组主要参与者正在承担的与本项目相关的科研项目情况，包括国家自然科学基金的项目和国家其他科技计划项目，要注明项目的名称和编号、经费来源、起止年月、与本项目的关系及负责的内容等）；</w:t>
      </w:r>
    </w:p>
    <w:p w14:paraId="7AD92CEC" w14:textId="77777777" w:rsidR="00E957F9" w:rsidRPr="006C0355" w:rsidRDefault="00E957F9" w:rsidP="00940B89">
      <w:pPr>
        <w:snapToGrid w:val="0"/>
        <w:spacing w:beforeLines="100" w:before="312" w:line="312" w:lineRule="auto"/>
        <w:ind w:firstLineChars="200" w:firstLine="480"/>
        <w:rPr>
          <w:rFonts w:eastAsia="黑体" w:cs="楷体_GB2312"/>
          <w:sz w:val="24"/>
        </w:rPr>
      </w:pPr>
      <w:r w:rsidRPr="006C0355">
        <w:rPr>
          <w:rFonts w:eastAsia="黑体" w:cs="楷体_GB2312" w:hint="eastAsia"/>
          <w:sz w:val="24"/>
        </w:rPr>
        <w:t>苏小红</w:t>
      </w:r>
      <w:r w:rsidRPr="006C0355">
        <w:rPr>
          <w:rFonts w:eastAsia="黑体" w:cs="楷体_GB2312"/>
          <w:sz w:val="24"/>
        </w:rPr>
        <w:t>教授目前承担一项</w:t>
      </w:r>
      <w:r w:rsidRPr="006C0355">
        <w:rPr>
          <w:rFonts w:eastAsia="黑体" w:cs="楷体_GB2312" w:hint="eastAsia"/>
          <w:sz w:val="24"/>
        </w:rPr>
        <w:t>国家自然科学基金面上</w:t>
      </w:r>
      <w:r w:rsidRPr="006C0355">
        <w:rPr>
          <w:rFonts w:eastAsia="黑体" w:cs="楷体_GB2312"/>
          <w:sz w:val="24"/>
        </w:rPr>
        <w:t>项目</w:t>
      </w:r>
      <w:r w:rsidRPr="006C0355">
        <w:rPr>
          <w:rFonts w:eastAsia="黑体" w:cs="楷体_GB2312" w:hint="eastAsia"/>
          <w:sz w:val="24"/>
        </w:rPr>
        <w:t>，</w:t>
      </w:r>
      <w:r w:rsidRPr="006C0355">
        <w:rPr>
          <w:rFonts w:eastAsia="黑体" w:cs="楷体_GB2312"/>
          <w:sz w:val="24"/>
        </w:rPr>
        <w:t>名称</w:t>
      </w:r>
      <w:r w:rsidRPr="006C0355">
        <w:rPr>
          <w:rFonts w:eastAsia="黑体" w:cs="楷体_GB2312"/>
          <w:sz w:val="24"/>
        </w:rPr>
        <w:t>“</w:t>
      </w:r>
      <w:r w:rsidRPr="006C0355">
        <w:rPr>
          <w:rFonts w:eastAsia="黑体" w:cs="楷体_GB2312" w:hint="eastAsia"/>
          <w:sz w:val="24"/>
        </w:rPr>
        <w:t>基于启发式选择变异和软件行为特征挖掘的软件错误定位方法</w:t>
      </w:r>
      <w:r w:rsidRPr="006C0355">
        <w:rPr>
          <w:rFonts w:eastAsia="黑体" w:cs="楷体_GB2312"/>
          <w:sz w:val="24"/>
        </w:rPr>
        <w:t>”(</w:t>
      </w:r>
      <w:r w:rsidRPr="006C0355">
        <w:rPr>
          <w:rFonts w:eastAsia="黑体" w:cs="楷体_GB2312" w:hint="eastAsia"/>
          <w:sz w:val="24"/>
        </w:rPr>
        <w:t>编号</w:t>
      </w:r>
      <w:r w:rsidRPr="006C0355">
        <w:rPr>
          <w:rFonts w:eastAsia="黑体" w:cs="楷体_GB2312"/>
          <w:sz w:val="24"/>
        </w:rPr>
        <w:t>61672191</w:t>
      </w:r>
      <w:r w:rsidRPr="006C0355">
        <w:rPr>
          <w:rFonts w:eastAsia="黑体" w:cs="楷体_GB2312" w:hint="eastAsia"/>
          <w:sz w:val="24"/>
        </w:rPr>
        <w:t>，</w:t>
      </w:r>
      <w:r w:rsidRPr="006C0355">
        <w:rPr>
          <w:rFonts w:eastAsia="黑体" w:cs="楷体_GB2312"/>
          <w:sz w:val="24"/>
        </w:rPr>
        <w:t>起止年月</w:t>
      </w:r>
      <w:r w:rsidRPr="006C0355">
        <w:rPr>
          <w:rFonts w:eastAsia="黑体" w:cs="楷体_GB2312"/>
          <w:sz w:val="24"/>
        </w:rPr>
        <w:t>2017.01-2020.12)</w:t>
      </w:r>
      <w:r w:rsidRPr="006C0355">
        <w:rPr>
          <w:rFonts w:eastAsia="黑体" w:cs="楷体_GB2312" w:hint="eastAsia"/>
          <w:sz w:val="24"/>
        </w:rPr>
        <w:t>。</w:t>
      </w:r>
    </w:p>
    <w:p w14:paraId="789D6519" w14:textId="77777777" w:rsidR="00E957F9" w:rsidRDefault="003B4365" w:rsidP="00766248">
      <w:pPr>
        <w:snapToGrid w:val="0"/>
        <w:spacing w:line="312" w:lineRule="auto"/>
        <w:ind w:firstLineChars="200" w:firstLine="480"/>
        <w:rPr>
          <w:rFonts w:eastAsia="黑体" w:cs="楷体_GB2312"/>
          <w:sz w:val="24"/>
        </w:rPr>
      </w:pPr>
      <w:r w:rsidRPr="005E7EFF">
        <w:rPr>
          <w:rFonts w:eastAsia="黑体" w:cs="楷体_GB2312" w:hint="eastAsia"/>
          <w:sz w:val="24"/>
        </w:rPr>
        <w:t>与本项目</w:t>
      </w:r>
      <w:r>
        <w:rPr>
          <w:rFonts w:eastAsia="黑体" w:cs="楷体_GB2312"/>
          <w:sz w:val="24"/>
        </w:rPr>
        <w:t>的关系</w:t>
      </w:r>
      <w:r>
        <w:rPr>
          <w:rFonts w:eastAsia="黑体" w:cs="楷体_GB2312" w:hint="eastAsia"/>
          <w:sz w:val="24"/>
        </w:rPr>
        <w:t>及</w:t>
      </w:r>
      <w:r w:rsidRPr="005E7EFF">
        <w:rPr>
          <w:rFonts w:eastAsia="黑体" w:cs="楷体_GB2312"/>
          <w:sz w:val="24"/>
        </w:rPr>
        <w:t>负责的内容</w:t>
      </w:r>
      <w:r w:rsidRPr="005E7EFF">
        <w:rPr>
          <w:rFonts w:eastAsia="黑体" w:cs="楷体_GB2312" w:hint="eastAsia"/>
          <w:sz w:val="24"/>
        </w:rPr>
        <w:t>：</w:t>
      </w:r>
      <w:r w:rsidR="00E957F9" w:rsidRPr="00940B89">
        <w:rPr>
          <w:rFonts w:hAnsi="宋体" w:cs="楷体_GB2312" w:hint="eastAsia"/>
          <w:sz w:val="24"/>
        </w:rPr>
        <w:t>本申请项目与已承担项目的研究目标和内容均不同，研究方法也有所区别。已承担项目的研究目标是针对人工定位错误不仅难度大而且极其耗时的问题，以及软件自动化调试的应用背景，通过研究启发式选择能快速有效定位软件错误的变异对象和变异算子，以达到提高错误定位效率和准确性并降低软件开发和维护成本的目的，为软件测试和软件自动化调试奠定理论基础。已承担项目的主要研究内容包括：（</w:t>
      </w:r>
      <w:r w:rsidR="00E957F9" w:rsidRPr="00940B89">
        <w:rPr>
          <w:rFonts w:hAnsi="宋体" w:cs="楷体_GB2312"/>
          <w:sz w:val="24"/>
        </w:rPr>
        <w:t>1</w:t>
      </w:r>
      <w:r w:rsidR="00E957F9" w:rsidRPr="00940B89">
        <w:rPr>
          <w:rFonts w:hAnsi="宋体" w:cs="楷体_GB2312" w:hint="eastAsia"/>
          <w:sz w:val="24"/>
        </w:rPr>
        <w:t>）基于软件历史仓库挖掘的变异对象选择方法。（</w:t>
      </w:r>
      <w:r w:rsidR="00E957F9" w:rsidRPr="00940B89">
        <w:rPr>
          <w:rFonts w:hAnsi="宋体" w:cs="楷体_GB2312"/>
          <w:sz w:val="24"/>
        </w:rPr>
        <w:t>2</w:t>
      </w:r>
      <w:r w:rsidR="00E957F9" w:rsidRPr="00940B89">
        <w:rPr>
          <w:rFonts w:hAnsi="宋体" w:cs="楷体_GB2312" w:hint="eastAsia"/>
          <w:sz w:val="24"/>
        </w:rPr>
        <w:t>）研究基于错误修正模式挖掘的变异算子选择方法。（</w:t>
      </w:r>
      <w:r w:rsidR="00E957F9" w:rsidRPr="00940B89">
        <w:rPr>
          <w:rFonts w:hAnsi="宋体" w:cs="楷体_GB2312"/>
          <w:sz w:val="24"/>
        </w:rPr>
        <w:t>3</w:t>
      </w:r>
      <w:r w:rsidR="00E957F9" w:rsidRPr="00940B89">
        <w:rPr>
          <w:rFonts w:hAnsi="宋体" w:cs="楷体_GB2312" w:hint="eastAsia"/>
          <w:sz w:val="24"/>
        </w:rPr>
        <w:t>）研究变异算子的模糊多属性综合评价方法。（</w:t>
      </w:r>
      <w:r w:rsidR="00E957F9" w:rsidRPr="00940B89">
        <w:rPr>
          <w:rFonts w:hAnsi="宋体" w:cs="楷体_GB2312"/>
          <w:sz w:val="24"/>
        </w:rPr>
        <w:t>4</w:t>
      </w:r>
      <w:r w:rsidR="00E957F9" w:rsidRPr="00940B89">
        <w:rPr>
          <w:rFonts w:hAnsi="宋体" w:cs="楷体_GB2312" w:hint="eastAsia"/>
          <w:sz w:val="24"/>
        </w:rPr>
        <w:t>）结合启发式选择变异和软件行为图挖掘的软件错误定位方法。</w:t>
      </w:r>
      <w:r w:rsidR="00BF618F">
        <w:rPr>
          <w:rFonts w:hAnsi="宋体" w:cs="楷体_GB2312" w:hint="eastAsia"/>
          <w:sz w:val="24"/>
        </w:rPr>
        <w:t>该</w:t>
      </w:r>
      <w:r w:rsidR="00E957F9" w:rsidRPr="00940B89">
        <w:rPr>
          <w:rFonts w:hAnsi="宋体" w:cs="楷体_GB2312" w:hint="eastAsia"/>
          <w:sz w:val="24"/>
        </w:rPr>
        <w:t>项目</w:t>
      </w:r>
      <w:r w:rsidR="00E957F9" w:rsidRPr="00940B89">
        <w:rPr>
          <w:rFonts w:hAnsi="宋体" w:cs="楷体_GB2312"/>
          <w:sz w:val="24"/>
        </w:rPr>
        <w:t>综合运用</w:t>
      </w:r>
      <w:r w:rsidR="00E957F9" w:rsidRPr="00940B89">
        <w:rPr>
          <w:rFonts w:hAnsi="宋体" w:cs="楷体_GB2312" w:hint="eastAsia"/>
          <w:sz w:val="24"/>
        </w:rPr>
        <w:t>程序分析、变异测试、数据挖掘、机器学习和多属性决策</w:t>
      </w:r>
      <w:r w:rsidR="00E957F9" w:rsidRPr="00940B89">
        <w:rPr>
          <w:rFonts w:hAnsi="宋体" w:cs="楷体_GB2312"/>
          <w:sz w:val="24"/>
        </w:rPr>
        <w:t>等技术</w:t>
      </w:r>
      <w:r w:rsidR="00E957F9" w:rsidRPr="00940B89">
        <w:rPr>
          <w:rFonts w:hAnsi="宋体" w:cs="楷体_GB2312" w:hint="eastAsia"/>
          <w:sz w:val="24"/>
        </w:rPr>
        <w:t>，研究软件错误自动定位方法。</w:t>
      </w:r>
    </w:p>
    <w:p w14:paraId="493C6A97" w14:textId="77777777" w:rsidR="00940B89" w:rsidRDefault="00940B89" w:rsidP="00940B89">
      <w:pPr>
        <w:snapToGrid w:val="0"/>
        <w:spacing w:beforeLines="100" w:before="312" w:line="312" w:lineRule="auto"/>
        <w:ind w:firstLineChars="200" w:firstLine="480"/>
        <w:rPr>
          <w:rFonts w:eastAsia="黑体" w:cs="楷体_GB2312"/>
          <w:sz w:val="24"/>
        </w:rPr>
      </w:pPr>
      <w:r>
        <w:rPr>
          <w:rFonts w:eastAsia="黑体" w:cs="楷体_GB2312" w:hint="eastAsia"/>
          <w:sz w:val="24"/>
        </w:rPr>
        <w:t>孙昌爱</w:t>
      </w:r>
      <w:r w:rsidRPr="00940B89">
        <w:rPr>
          <w:rFonts w:eastAsia="黑体" w:cs="楷体_GB2312"/>
          <w:sz w:val="24"/>
        </w:rPr>
        <w:t>教授目前承担一项</w:t>
      </w:r>
      <w:r w:rsidRPr="00940B89">
        <w:rPr>
          <w:rFonts w:eastAsia="黑体" w:cs="楷体_GB2312" w:hint="eastAsia"/>
          <w:sz w:val="24"/>
        </w:rPr>
        <w:t>国家自然科学基金面上</w:t>
      </w:r>
      <w:r w:rsidRPr="00940B89">
        <w:rPr>
          <w:rFonts w:eastAsia="黑体" w:cs="楷体_GB2312"/>
          <w:sz w:val="24"/>
        </w:rPr>
        <w:t>项目</w:t>
      </w:r>
      <w:r w:rsidRPr="00940B89">
        <w:rPr>
          <w:rFonts w:eastAsia="黑体" w:cs="楷体_GB2312" w:hint="eastAsia"/>
          <w:sz w:val="24"/>
        </w:rPr>
        <w:t>，</w:t>
      </w:r>
      <w:r w:rsidRPr="00940B89">
        <w:rPr>
          <w:rFonts w:eastAsia="黑体" w:cs="楷体_GB2312"/>
          <w:sz w:val="24"/>
        </w:rPr>
        <w:t>名称</w:t>
      </w:r>
      <w:r w:rsidRPr="00940B89">
        <w:rPr>
          <w:rFonts w:eastAsia="黑体" w:cs="楷体_GB2312"/>
          <w:sz w:val="24"/>
        </w:rPr>
        <w:t>“</w:t>
      </w:r>
      <w:r w:rsidRPr="00940B89">
        <w:rPr>
          <w:rFonts w:eastAsia="黑体" w:cs="楷体_GB2312" w:hint="eastAsia"/>
          <w:sz w:val="24"/>
        </w:rPr>
        <w:t>面向服务组合程序</w:t>
      </w:r>
      <w:r w:rsidRPr="00940B89">
        <w:rPr>
          <w:rFonts w:eastAsia="黑体" w:cs="楷体_GB2312"/>
          <w:sz w:val="24"/>
        </w:rPr>
        <w:t>的故障定位与修复技术研究</w:t>
      </w:r>
      <w:r w:rsidRPr="00940B89">
        <w:rPr>
          <w:rFonts w:eastAsia="黑体" w:cs="楷体_GB2312"/>
          <w:sz w:val="24"/>
        </w:rPr>
        <w:t>”(</w:t>
      </w:r>
      <w:r w:rsidRPr="00940B89">
        <w:rPr>
          <w:rFonts w:eastAsia="黑体" w:cs="楷体_GB2312" w:hint="eastAsia"/>
          <w:sz w:val="24"/>
        </w:rPr>
        <w:t>编号</w:t>
      </w:r>
      <w:r w:rsidRPr="00940B89">
        <w:rPr>
          <w:rFonts w:eastAsia="黑体" w:cs="楷体_GB2312"/>
          <w:sz w:val="24"/>
        </w:rPr>
        <w:t>61872039</w:t>
      </w:r>
      <w:r w:rsidRPr="00940B89">
        <w:rPr>
          <w:rFonts w:eastAsia="黑体" w:cs="楷体_GB2312" w:hint="eastAsia"/>
          <w:sz w:val="24"/>
        </w:rPr>
        <w:t>，</w:t>
      </w:r>
      <w:r w:rsidRPr="00940B89">
        <w:rPr>
          <w:rFonts w:eastAsia="黑体" w:cs="楷体_GB2312"/>
          <w:sz w:val="24"/>
        </w:rPr>
        <w:t>起止年月</w:t>
      </w:r>
      <w:r w:rsidRPr="00940B89">
        <w:rPr>
          <w:rFonts w:eastAsia="黑体" w:cs="楷体_GB2312"/>
          <w:sz w:val="24"/>
        </w:rPr>
        <w:t>2019</w:t>
      </w:r>
      <w:r w:rsidRPr="00940B89">
        <w:rPr>
          <w:rFonts w:eastAsia="黑体" w:cs="楷体_GB2312"/>
          <w:sz w:val="24"/>
        </w:rPr>
        <w:t>年</w:t>
      </w:r>
      <w:r w:rsidRPr="00940B89">
        <w:rPr>
          <w:rFonts w:eastAsia="黑体" w:cs="楷体_GB2312"/>
          <w:sz w:val="24"/>
        </w:rPr>
        <w:t>1</w:t>
      </w:r>
      <w:r w:rsidRPr="00940B89">
        <w:rPr>
          <w:rFonts w:eastAsia="黑体" w:cs="楷体_GB2312"/>
          <w:sz w:val="24"/>
        </w:rPr>
        <w:t>月</w:t>
      </w:r>
      <w:r w:rsidRPr="00940B89">
        <w:rPr>
          <w:rFonts w:eastAsia="黑体" w:cs="楷体_GB2312" w:hint="eastAsia"/>
          <w:sz w:val="24"/>
        </w:rPr>
        <w:t>至</w:t>
      </w:r>
      <w:r w:rsidRPr="00940B89">
        <w:rPr>
          <w:rFonts w:eastAsia="黑体" w:cs="楷体_GB2312" w:hint="eastAsia"/>
          <w:sz w:val="24"/>
        </w:rPr>
        <w:t>2022</w:t>
      </w:r>
      <w:r w:rsidRPr="00940B89">
        <w:rPr>
          <w:rFonts w:eastAsia="黑体" w:cs="楷体_GB2312" w:hint="eastAsia"/>
          <w:sz w:val="24"/>
        </w:rPr>
        <w:t>年</w:t>
      </w:r>
      <w:r w:rsidRPr="00940B89">
        <w:rPr>
          <w:rFonts w:eastAsia="黑体" w:cs="楷体_GB2312" w:hint="eastAsia"/>
          <w:sz w:val="24"/>
        </w:rPr>
        <w:t>12</w:t>
      </w:r>
      <w:r w:rsidRPr="00940B89">
        <w:rPr>
          <w:rFonts w:eastAsia="黑体" w:cs="楷体_GB2312" w:hint="eastAsia"/>
          <w:sz w:val="24"/>
        </w:rPr>
        <w:t>月</w:t>
      </w:r>
      <w:r w:rsidRPr="00940B89">
        <w:rPr>
          <w:rFonts w:eastAsia="黑体" w:cs="楷体_GB2312"/>
          <w:sz w:val="24"/>
        </w:rPr>
        <w:t>)</w:t>
      </w:r>
      <w:r w:rsidRPr="00940B89">
        <w:rPr>
          <w:rFonts w:eastAsia="黑体" w:cs="楷体_GB2312" w:hint="eastAsia"/>
          <w:sz w:val="24"/>
        </w:rPr>
        <w:t>。</w:t>
      </w:r>
    </w:p>
    <w:p w14:paraId="2DD1FC19" w14:textId="77777777" w:rsidR="00E846E6" w:rsidRPr="007812DB" w:rsidRDefault="007812DB" w:rsidP="00766248">
      <w:pPr>
        <w:snapToGrid w:val="0"/>
        <w:spacing w:line="312" w:lineRule="auto"/>
        <w:ind w:firstLineChars="200" w:firstLine="480"/>
        <w:rPr>
          <w:sz w:val="24"/>
          <w:szCs w:val="24"/>
        </w:rPr>
      </w:pPr>
      <w:r w:rsidRPr="005E7EFF">
        <w:rPr>
          <w:rFonts w:eastAsia="黑体" w:cs="楷体_GB2312" w:hint="eastAsia"/>
          <w:sz w:val="24"/>
        </w:rPr>
        <w:t>与本项目</w:t>
      </w:r>
      <w:r>
        <w:rPr>
          <w:rFonts w:eastAsia="黑体" w:cs="楷体_GB2312"/>
          <w:sz w:val="24"/>
        </w:rPr>
        <w:t>的关系</w:t>
      </w:r>
      <w:r>
        <w:rPr>
          <w:rFonts w:eastAsia="黑体" w:cs="楷体_GB2312" w:hint="eastAsia"/>
          <w:sz w:val="24"/>
        </w:rPr>
        <w:t>及</w:t>
      </w:r>
      <w:r w:rsidRPr="005E7EFF">
        <w:rPr>
          <w:rFonts w:eastAsia="黑体" w:cs="楷体_GB2312"/>
          <w:sz w:val="24"/>
        </w:rPr>
        <w:t>负责的内容</w:t>
      </w:r>
      <w:r w:rsidRPr="005E7EFF">
        <w:rPr>
          <w:rFonts w:eastAsia="黑体" w:cs="楷体_GB2312" w:hint="eastAsia"/>
          <w:sz w:val="24"/>
        </w:rPr>
        <w:t>：</w:t>
      </w:r>
      <w:r w:rsidRPr="0000308B">
        <w:rPr>
          <w:rFonts w:hAnsi="宋体" w:cs="楷体_GB2312" w:hint="eastAsia"/>
          <w:sz w:val="24"/>
        </w:rPr>
        <w:t>该在研究项目主要</w:t>
      </w:r>
      <w:r>
        <w:rPr>
          <w:rFonts w:hAnsi="宋体" w:cs="楷体_GB2312" w:hint="eastAsia"/>
          <w:sz w:val="24"/>
        </w:rPr>
        <w:t>研究服务组合程序的故障定位与修复问题，属于程序调试范畴；本项目研究智能软件的测试问题，主要参与者孙昌爱主要负责智能软件测试的判定问题，属于软件测试范畴。二者研究的对象与问题不同，但两个项目存在较好关联性，研究成果对于提高软件的质量均具有重要意义。</w:t>
      </w:r>
    </w:p>
    <w:p w14:paraId="6BC10B5E" w14:textId="77777777" w:rsidR="00E846E6" w:rsidRDefault="005F2C71">
      <w:pPr>
        <w:pStyle w:val="2"/>
        <w:ind w:firstLine="420"/>
        <w:rPr>
          <w:color w:val="0070C0"/>
        </w:rPr>
      </w:pPr>
      <w:r>
        <w:rPr>
          <w:color w:val="0070C0"/>
        </w:rPr>
        <w:lastRenderedPageBreak/>
        <w:t>4</w:t>
      </w:r>
      <w:r>
        <w:rPr>
          <w:color w:val="0070C0"/>
        </w:rPr>
        <w:t>．</w:t>
      </w:r>
      <w:r>
        <w:rPr>
          <w:b/>
          <w:bCs/>
          <w:color w:val="0070C0"/>
        </w:rPr>
        <w:t>完成国家自然科学基金项目情况</w:t>
      </w:r>
      <w:r>
        <w:rPr>
          <w:color w:val="0070C0"/>
        </w:rPr>
        <w:t>（对申请人负责的前一个已结题科学基金项目（项目名称及批准号）完成情况、后续研究进展及与本申请项目的关系加以详细说明。另附该已结题项目研究工作总结摘要（限</w:t>
      </w:r>
      <w:r>
        <w:rPr>
          <w:color w:val="0070C0"/>
        </w:rPr>
        <w:t>500</w:t>
      </w:r>
      <w:r>
        <w:rPr>
          <w:color w:val="0070C0"/>
        </w:rPr>
        <w:t>字）和相关成果的详细目录）。</w:t>
      </w:r>
    </w:p>
    <w:p w14:paraId="67DE0F81" w14:textId="77777777" w:rsidR="00A11F49" w:rsidRDefault="00A11F49" w:rsidP="00A11F49">
      <w:pPr>
        <w:snapToGrid w:val="0"/>
        <w:spacing w:line="440" w:lineRule="exact"/>
        <w:ind w:firstLineChars="196" w:firstLine="412"/>
        <w:rPr>
          <w:rFonts w:ascii="宋体" w:hAnsi="宋体"/>
        </w:rPr>
      </w:pPr>
      <w:r w:rsidRPr="00E41BF8">
        <w:rPr>
          <w:rFonts w:ascii="宋体" w:hAnsi="宋体" w:hint="eastAsia"/>
        </w:rPr>
        <w:t>我们一直在软件测试领域进行深入系统和细致的研究，</w:t>
      </w:r>
      <w:r>
        <w:rPr>
          <w:rFonts w:ascii="宋体" w:hAnsi="宋体" w:hint="eastAsia"/>
        </w:rPr>
        <w:t xml:space="preserve"> 2016年结题</w:t>
      </w:r>
      <w:r w:rsidRPr="00E41BF8">
        <w:rPr>
          <w:rFonts w:ascii="宋体" w:hAnsi="宋体" w:hint="eastAsia"/>
        </w:rPr>
        <w:t>的项目“软件测试</w:t>
      </w:r>
      <w:r>
        <w:rPr>
          <w:rFonts w:ascii="宋体" w:hAnsi="宋体" w:hint="eastAsia"/>
        </w:rPr>
        <w:t>的搜索方法</w:t>
      </w:r>
      <w:r w:rsidRPr="00E41BF8">
        <w:rPr>
          <w:rFonts w:ascii="宋体" w:hAnsi="宋体" w:hint="eastAsia"/>
        </w:rPr>
        <w:t>（</w:t>
      </w:r>
      <w:r>
        <w:rPr>
          <w:rFonts w:ascii="宋体" w:cs="宋体"/>
          <w:kern w:val="0"/>
          <w:sz w:val="20"/>
          <w:szCs w:val="20"/>
        </w:rPr>
        <w:t>61272079</w:t>
      </w:r>
      <w:r w:rsidRPr="00E41BF8">
        <w:rPr>
          <w:rFonts w:ascii="宋体" w:hAnsi="宋体" w:hint="eastAsia"/>
        </w:rPr>
        <w:t>）</w:t>
      </w:r>
      <w:r>
        <w:rPr>
          <w:rFonts w:ascii="宋体" w:hAnsi="宋体" w:hint="eastAsia"/>
        </w:rPr>
        <w:t>(</w:t>
      </w:r>
      <w:r w:rsidRPr="00E41BF8">
        <w:rPr>
          <w:rFonts w:ascii="宋体" w:hAnsi="宋体"/>
        </w:rPr>
        <w:t>20</w:t>
      </w:r>
      <w:r>
        <w:rPr>
          <w:rFonts w:ascii="宋体" w:hAnsi="宋体" w:hint="eastAsia"/>
        </w:rPr>
        <w:t>13</w:t>
      </w:r>
      <w:r w:rsidRPr="00E41BF8">
        <w:rPr>
          <w:rFonts w:ascii="宋体" w:hAnsi="宋体" w:hint="eastAsia"/>
        </w:rPr>
        <w:t>～</w:t>
      </w:r>
      <w:r w:rsidRPr="00E41BF8">
        <w:rPr>
          <w:rFonts w:ascii="宋体" w:hAnsi="宋体"/>
        </w:rPr>
        <w:t>20</w:t>
      </w:r>
      <w:r w:rsidRPr="00E41BF8">
        <w:rPr>
          <w:rFonts w:ascii="宋体" w:hAnsi="宋体" w:hint="eastAsia"/>
        </w:rPr>
        <w:t>1</w:t>
      </w:r>
      <w:r>
        <w:rPr>
          <w:rFonts w:ascii="宋体" w:hAnsi="宋体" w:hint="eastAsia"/>
        </w:rPr>
        <w:t>6，项目负责人：聂长海)</w:t>
      </w:r>
      <w:r w:rsidRPr="00E41BF8">
        <w:rPr>
          <w:rFonts w:ascii="宋体" w:hAnsi="宋体" w:hint="eastAsia"/>
        </w:rPr>
        <w:t>”</w:t>
      </w:r>
      <w:r>
        <w:rPr>
          <w:rFonts w:ascii="宋体" w:hAnsi="宋体" w:hint="eastAsia"/>
        </w:rPr>
        <w:t>是在已</w:t>
      </w:r>
      <w:r w:rsidRPr="00E41BF8">
        <w:rPr>
          <w:rFonts w:ascii="宋体" w:hAnsi="宋体" w:hint="eastAsia"/>
        </w:rPr>
        <w:t>完成项目</w:t>
      </w:r>
      <w:r>
        <w:rPr>
          <w:rFonts w:ascii="宋体" w:hAnsi="宋体" w:hint="eastAsia"/>
        </w:rPr>
        <w:t>的基础上的</w:t>
      </w:r>
      <w:r w:rsidRPr="00E41BF8">
        <w:rPr>
          <w:rFonts w:ascii="宋体" w:hAnsi="宋体" w:hint="eastAsia"/>
        </w:rPr>
        <w:t>深化、扩展和延伸，</w:t>
      </w:r>
      <w:r>
        <w:rPr>
          <w:rFonts w:ascii="宋体" w:hAnsi="宋体" w:hint="eastAsia"/>
        </w:rPr>
        <w:t>它</w:t>
      </w:r>
      <w:r w:rsidRPr="00E41BF8">
        <w:rPr>
          <w:rFonts w:ascii="宋体" w:hAnsi="宋体" w:hint="eastAsia"/>
        </w:rPr>
        <w:t>们之间有很大的区别，同时也有密切的联系。</w:t>
      </w:r>
      <w:r>
        <w:rPr>
          <w:rFonts w:ascii="宋体" w:hAnsi="宋体" w:hint="eastAsia"/>
        </w:rPr>
        <w:t>在过去的这几个项目执行期间，我们作出了比较丰硕的研究成果。今年拟申请的项目“智能软件系统的数据驱动式测试方法与技术”是在已有基础上的稳步扩展和推进。</w:t>
      </w:r>
    </w:p>
    <w:p w14:paraId="4D05B987" w14:textId="77777777" w:rsidR="00A11F49" w:rsidRDefault="00A11F49" w:rsidP="00A11F49">
      <w:pPr>
        <w:snapToGrid w:val="0"/>
        <w:spacing w:beforeLines="50" w:before="156" w:afterLines="50" w:after="156" w:line="300" w:lineRule="auto"/>
        <w:rPr>
          <w:rFonts w:ascii="楷体_GB2312" w:eastAsia="楷体_GB2312" w:hAnsi="宋体"/>
          <w:sz w:val="28"/>
          <w:szCs w:val="28"/>
        </w:rPr>
      </w:pPr>
      <w:r>
        <w:rPr>
          <w:rFonts w:ascii="楷体_GB2312" w:eastAsia="楷体_GB2312" w:hAnsi="宋体" w:hint="eastAsia"/>
          <w:sz w:val="28"/>
          <w:szCs w:val="28"/>
        </w:rPr>
        <w:t>附1项目</w:t>
      </w:r>
      <w:r w:rsidRPr="00C50C07">
        <w:rPr>
          <w:rFonts w:ascii="楷体_GB2312" w:eastAsia="楷体_GB2312" w:hAnsi="宋体" w:hint="eastAsia"/>
          <w:sz w:val="28"/>
          <w:szCs w:val="28"/>
        </w:rPr>
        <w:t>软件测试的搜索方法</w:t>
      </w:r>
      <w:r>
        <w:rPr>
          <w:rFonts w:ascii="楷体_GB2312" w:eastAsia="楷体_GB2312" w:hAnsi="宋体" w:hint="eastAsia"/>
          <w:sz w:val="28"/>
          <w:szCs w:val="28"/>
        </w:rPr>
        <w:t>(</w:t>
      </w:r>
      <w:r w:rsidRPr="00553684">
        <w:rPr>
          <w:rFonts w:ascii="楷体_GB2312" w:eastAsia="楷体_GB2312" w:hAnsi="宋体"/>
          <w:sz w:val="28"/>
          <w:szCs w:val="28"/>
        </w:rPr>
        <w:t>61272079</w:t>
      </w:r>
      <w:r>
        <w:rPr>
          <w:rFonts w:ascii="楷体_GB2312" w:eastAsia="楷体_GB2312" w:hAnsi="宋体" w:hint="eastAsia"/>
          <w:sz w:val="28"/>
          <w:szCs w:val="28"/>
        </w:rPr>
        <w:t>,</w:t>
      </w:r>
      <w:r w:rsidRPr="00553684">
        <w:rPr>
          <w:rFonts w:ascii="楷体_GB2312" w:eastAsia="楷体_GB2312" w:hAnsi="宋体"/>
          <w:sz w:val="28"/>
          <w:szCs w:val="28"/>
        </w:rPr>
        <w:t xml:space="preserve"> </w:t>
      </w:r>
      <w:r w:rsidRPr="00407726">
        <w:rPr>
          <w:rFonts w:ascii="楷体_GB2312" w:eastAsia="楷体_GB2312" w:hAnsi="宋体"/>
          <w:sz w:val="28"/>
          <w:szCs w:val="28"/>
        </w:rPr>
        <w:t>20</w:t>
      </w:r>
      <w:r>
        <w:rPr>
          <w:rFonts w:ascii="楷体_GB2312" w:eastAsia="楷体_GB2312" w:hAnsi="宋体" w:hint="eastAsia"/>
          <w:sz w:val="28"/>
          <w:szCs w:val="28"/>
        </w:rPr>
        <w:t>13.1</w:t>
      </w:r>
      <w:r w:rsidRPr="00407726">
        <w:rPr>
          <w:rFonts w:ascii="楷体_GB2312" w:eastAsia="楷体_GB2312" w:hAnsi="宋体" w:hint="eastAsia"/>
          <w:sz w:val="28"/>
          <w:szCs w:val="28"/>
        </w:rPr>
        <w:t>～</w:t>
      </w:r>
      <w:r w:rsidRPr="00407726">
        <w:rPr>
          <w:rFonts w:ascii="楷体_GB2312" w:eastAsia="楷体_GB2312" w:hAnsi="宋体"/>
          <w:sz w:val="28"/>
          <w:szCs w:val="28"/>
        </w:rPr>
        <w:t>20</w:t>
      </w:r>
      <w:r w:rsidRPr="00407726">
        <w:rPr>
          <w:rFonts w:ascii="楷体_GB2312" w:eastAsia="楷体_GB2312" w:hAnsi="宋体" w:hint="eastAsia"/>
          <w:sz w:val="28"/>
          <w:szCs w:val="28"/>
        </w:rPr>
        <w:t>1</w:t>
      </w:r>
      <w:r>
        <w:rPr>
          <w:rFonts w:ascii="楷体_GB2312" w:eastAsia="楷体_GB2312" w:hAnsi="宋体" w:hint="eastAsia"/>
          <w:sz w:val="28"/>
          <w:szCs w:val="28"/>
        </w:rPr>
        <w:t>6.12)研究工作总结摘要</w:t>
      </w:r>
    </w:p>
    <w:p w14:paraId="6FAB5EEF" w14:textId="77777777" w:rsidR="00A11F49" w:rsidRDefault="00A11F49" w:rsidP="00A11F49">
      <w:pPr>
        <w:snapToGrid w:val="0"/>
        <w:spacing w:beforeLines="50" w:before="156" w:afterLines="50" w:after="156" w:line="300" w:lineRule="auto"/>
        <w:rPr>
          <w:rFonts w:ascii="楷体_GB2312" w:eastAsia="楷体_GB2312" w:hAnsi="宋体"/>
          <w:sz w:val="28"/>
          <w:szCs w:val="28"/>
        </w:rPr>
      </w:pPr>
      <w:r>
        <w:rPr>
          <w:rFonts w:ascii="宋体" w:hAnsi="宋体" w:hint="eastAsia"/>
        </w:rPr>
        <w:t>（已结题项目：</w:t>
      </w:r>
      <w:r w:rsidRPr="00E41BF8">
        <w:rPr>
          <w:rFonts w:ascii="宋体" w:hAnsi="宋体" w:hint="eastAsia"/>
        </w:rPr>
        <w:t>软件测试</w:t>
      </w:r>
      <w:r>
        <w:rPr>
          <w:rFonts w:ascii="宋体" w:hAnsi="宋体" w:hint="eastAsia"/>
        </w:rPr>
        <w:t>的搜索方法</w:t>
      </w:r>
      <w:r w:rsidRPr="00E41BF8">
        <w:rPr>
          <w:rFonts w:ascii="宋体" w:hAnsi="宋体" w:hint="eastAsia"/>
        </w:rPr>
        <w:t>（</w:t>
      </w:r>
      <w:r>
        <w:rPr>
          <w:rFonts w:ascii="宋体" w:cs="宋体"/>
          <w:kern w:val="0"/>
          <w:sz w:val="20"/>
          <w:szCs w:val="20"/>
        </w:rPr>
        <w:t>61272079</w:t>
      </w:r>
      <w:r w:rsidRPr="00E41BF8">
        <w:rPr>
          <w:rFonts w:ascii="宋体" w:hAnsi="宋体" w:hint="eastAsia"/>
        </w:rPr>
        <w:t>）</w:t>
      </w:r>
      <w:r>
        <w:rPr>
          <w:rFonts w:ascii="宋体" w:hAnsi="宋体" w:hint="eastAsia"/>
        </w:rPr>
        <w:t>，</w:t>
      </w:r>
      <w:r w:rsidRPr="00E41BF8">
        <w:rPr>
          <w:rFonts w:ascii="宋体" w:hAnsi="宋体"/>
        </w:rPr>
        <w:t>20</w:t>
      </w:r>
      <w:r>
        <w:rPr>
          <w:rFonts w:ascii="宋体" w:hAnsi="宋体" w:hint="eastAsia"/>
        </w:rPr>
        <w:t>13</w:t>
      </w:r>
      <w:r w:rsidRPr="00E41BF8">
        <w:rPr>
          <w:rFonts w:ascii="宋体" w:hAnsi="宋体" w:hint="eastAsia"/>
        </w:rPr>
        <w:t>～</w:t>
      </w:r>
      <w:r w:rsidRPr="00E41BF8">
        <w:rPr>
          <w:rFonts w:ascii="宋体" w:hAnsi="宋体"/>
        </w:rPr>
        <w:t>20</w:t>
      </w:r>
      <w:r w:rsidRPr="00E41BF8">
        <w:rPr>
          <w:rFonts w:ascii="宋体" w:hAnsi="宋体" w:hint="eastAsia"/>
        </w:rPr>
        <w:t>1</w:t>
      </w:r>
      <w:r>
        <w:rPr>
          <w:rFonts w:ascii="宋体" w:hAnsi="宋体" w:hint="eastAsia"/>
        </w:rPr>
        <w:t>6，项目负责人：聂长海)</w:t>
      </w:r>
    </w:p>
    <w:p w14:paraId="1C65F06F" w14:textId="77777777" w:rsidR="00A11F49" w:rsidRPr="00034A1F" w:rsidRDefault="00A11F49" w:rsidP="00A11F49">
      <w:pPr>
        <w:snapToGrid w:val="0"/>
        <w:spacing w:line="440" w:lineRule="exact"/>
        <w:ind w:firstLineChars="196" w:firstLine="412"/>
        <w:rPr>
          <w:rFonts w:ascii="宋体" w:hAnsi="宋体"/>
        </w:rPr>
      </w:pPr>
      <w:r w:rsidRPr="00034A1F">
        <w:rPr>
          <w:rFonts w:ascii="宋体" w:hAnsi="宋体" w:hint="eastAsia"/>
        </w:rPr>
        <w:t>软件测试的过程就是利用各种方法搜索软件中潜藏的错误的过程，</w:t>
      </w:r>
      <w:r w:rsidRPr="00731794">
        <w:rPr>
          <w:rFonts w:hint="eastAsia"/>
        </w:rPr>
        <w:t>软件测试的演化搜索方法是利用各种启发式搜索技术解决软件测试中的问题</w:t>
      </w:r>
      <w:r w:rsidRPr="00034A1F">
        <w:rPr>
          <w:rFonts w:ascii="宋体" w:hAnsi="宋体" w:hint="eastAsia"/>
        </w:rPr>
        <w:t>，它将随机性与目标导向性进行有机结合，为软件测试提供了一种有效方法，成为传统软件测试方法的一个重要补充。本项目拟从以下方面进行深入系统研究：（1）各种搜索技术在测试用例生成及优化中的应用与比较；（2）研究在交互测试、结构测试、功能测试、性能测试等传统测试领域中应用基于搜索的软件测试技术，并进行比较；（3）研究基于搜索软件测试的性能改进，预期输出，质量评估和自动化等问题；（4）研究基于搜索的软件测试的模型、可测试性转化、故障检测能力和故障诊断方法等；（5）与其他方法的交叉结合、比较和在云计算、物联网等新技术新领域中的应用。在已有研究基础上,通过理论与工程实践的紧密结合,开拓创新,为搜索方法在软件测试中的应用和推广提供理论、方法、实证和工具支持。</w:t>
      </w:r>
    </w:p>
    <w:p w14:paraId="0DC5A4AC" w14:textId="77777777" w:rsidR="00A11F49" w:rsidRDefault="00A11F49" w:rsidP="00A11F49">
      <w:pPr>
        <w:autoSpaceDE w:val="0"/>
        <w:autoSpaceDN w:val="0"/>
        <w:adjustRightInd w:val="0"/>
        <w:spacing w:beforeLines="100" w:before="312" w:afterLines="100" w:after="312" w:line="280" w:lineRule="exact"/>
        <w:ind w:firstLine="420"/>
        <w:jc w:val="left"/>
        <w:rPr>
          <w:rFonts w:ascii="楷体_GB2312" w:eastAsia="楷体_GB2312" w:hAnsi="宋体"/>
          <w:sz w:val="28"/>
          <w:szCs w:val="28"/>
        </w:rPr>
      </w:pPr>
      <w:r>
        <w:rPr>
          <w:rFonts w:ascii="楷体_GB2312" w:eastAsia="楷体_GB2312" w:hAnsi="宋体" w:hint="eastAsia"/>
          <w:sz w:val="28"/>
          <w:szCs w:val="28"/>
        </w:rPr>
        <w:t>已结题项目</w:t>
      </w:r>
      <w:r w:rsidRPr="00C51F8B">
        <w:rPr>
          <w:rFonts w:ascii="楷体_GB2312" w:eastAsia="楷体_GB2312" w:hAnsi="宋体" w:hint="eastAsia"/>
          <w:sz w:val="28"/>
          <w:szCs w:val="28"/>
        </w:rPr>
        <w:t>软件测试的搜索方法</w:t>
      </w:r>
      <w:r>
        <w:rPr>
          <w:rFonts w:ascii="楷体_GB2312" w:eastAsia="楷体_GB2312" w:hAnsi="宋体" w:hint="eastAsia"/>
          <w:sz w:val="28"/>
          <w:szCs w:val="28"/>
        </w:rPr>
        <w:t>(</w:t>
      </w:r>
      <w:r w:rsidRPr="00553684">
        <w:rPr>
          <w:rFonts w:ascii="楷体_GB2312" w:eastAsia="楷体_GB2312" w:hAnsi="宋体"/>
          <w:sz w:val="28"/>
          <w:szCs w:val="28"/>
        </w:rPr>
        <w:t>61272079</w:t>
      </w:r>
      <w:r>
        <w:rPr>
          <w:rFonts w:ascii="楷体_GB2312" w:eastAsia="楷体_GB2312" w:hAnsi="宋体" w:hint="eastAsia"/>
          <w:sz w:val="28"/>
          <w:szCs w:val="28"/>
        </w:rPr>
        <w:t>,</w:t>
      </w:r>
      <w:r w:rsidRPr="00553684">
        <w:rPr>
          <w:rFonts w:ascii="楷体_GB2312" w:eastAsia="楷体_GB2312" w:hAnsi="宋体"/>
          <w:sz w:val="28"/>
          <w:szCs w:val="28"/>
        </w:rPr>
        <w:t xml:space="preserve"> </w:t>
      </w:r>
      <w:r w:rsidRPr="00407726">
        <w:rPr>
          <w:rFonts w:ascii="楷体_GB2312" w:eastAsia="楷体_GB2312" w:hAnsi="宋体"/>
          <w:sz w:val="28"/>
          <w:szCs w:val="28"/>
        </w:rPr>
        <w:t>20</w:t>
      </w:r>
      <w:r>
        <w:rPr>
          <w:rFonts w:ascii="楷体_GB2312" w:eastAsia="楷体_GB2312" w:hAnsi="宋体" w:hint="eastAsia"/>
          <w:sz w:val="28"/>
          <w:szCs w:val="28"/>
        </w:rPr>
        <w:t>13.1</w:t>
      </w:r>
      <w:r w:rsidRPr="00407726">
        <w:rPr>
          <w:rFonts w:ascii="楷体_GB2312" w:eastAsia="楷体_GB2312" w:hAnsi="宋体" w:hint="eastAsia"/>
          <w:sz w:val="28"/>
          <w:szCs w:val="28"/>
        </w:rPr>
        <w:t>～</w:t>
      </w:r>
      <w:r w:rsidRPr="00407726">
        <w:rPr>
          <w:rFonts w:ascii="楷体_GB2312" w:eastAsia="楷体_GB2312" w:hAnsi="宋体"/>
          <w:sz w:val="28"/>
          <w:szCs w:val="28"/>
        </w:rPr>
        <w:t>20</w:t>
      </w:r>
      <w:r w:rsidRPr="00407726">
        <w:rPr>
          <w:rFonts w:ascii="楷体_GB2312" w:eastAsia="楷体_GB2312" w:hAnsi="宋体" w:hint="eastAsia"/>
          <w:sz w:val="28"/>
          <w:szCs w:val="28"/>
        </w:rPr>
        <w:t>1</w:t>
      </w:r>
      <w:r>
        <w:rPr>
          <w:rFonts w:ascii="楷体_GB2312" w:eastAsia="楷体_GB2312" w:hAnsi="宋体" w:hint="eastAsia"/>
          <w:sz w:val="28"/>
          <w:szCs w:val="28"/>
        </w:rPr>
        <w:t>6.12)</w:t>
      </w:r>
      <w:r w:rsidRPr="00700A09">
        <w:rPr>
          <w:rFonts w:ascii="楷体_GB2312" w:eastAsia="楷体_GB2312" w:hAnsi="宋体" w:hint="eastAsia"/>
          <w:sz w:val="28"/>
          <w:szCs w:val="28"/>
        </w:rPr>
        <w:t xml:space="preserve"> </w:t>
      </w:r>
      <w:r>
        <w:rPr>
          <w:rFonts w:ascii="楷体_GB2312" w:eastAsia="楷体_GB2312" w:hAnsi="宋体" w:hint="eastAsia"/>
          <w:sz w:val="28"/>
          <w:szCs w:val="28"/>
        </w:rPr>
        <w:t>相关成果的详细目录</w:t>
      </w:r>
    </w:p>
    <w:p w14:paraId="724B25DC" w14:textId="77777777" w:rsidR="00A11F49" w:rsidRPr="00EE3F7B" w:rsidRDefault="00A11F49" w:rsidP="00A11F49">
      <w:pPr>
        <w:widowControl/>
        <w:spacing w:beforeLines="50" w:before="156" w:afterLines="50" w:after="156"/>
        <w:ind w:firstLine="238"/>
        <w:jc w:val="left"/>
        <w:rPr>
          <w:rFonts w:ascii="Arial" w:hAnsi="Arial" w:cs="Arial"/>
          <w:color w:val="005796"/>
          <w:spacing w:val="60"/>
          <w:kern w:val="0"/>
        </w:rPr>
      </w:pPr>
      <w:r w:rsidRPr="00EE3F7B">
        <w:rPr>
          <w:rFonts w:ascii="Arial" w:hAnsi="Arial" w:cs="Arial"/>
          <w:color w:val="005796"/>
          <w:spacing w:val="60"/>
          <w:kern w:val="0"/>
        </w:rPr>
        <w:t>期刊论文</w:t>
      </w:r>
    </w:p>
    <w:p w14:paraId="47F85EC9" w14:textId="77777777" w:rsidR="00A11F49" w:rsidRPr="00EE3F7B" w:rsidRDefault="00A11F49" w:rsidP="00A11F49">
      <w:pPr>
        <w:widowControl/>
        <w:spacing w:afterLines="50" w:after="156"/>
        <w:ind w:firstLine="238"/>
        <w:jc w:val="left"/>
        <w:rPr>
          <w:rFonts w:ascii="Arial" w:hAnsi="Arial" w:cs="Arial"/>
          <w:color w:val="005796"/>
          <w:spacing w:val="60"/>
          <w:kern w:val="0"/>
        </w:rPr>
      </w:pPr>
      <w:r w:rsidRPr="00EE3F7B">
        <w:rPr>
          <w:rFonts w:ascii="Arial" w:hAnsi="Arial" w:cs="Arial"/>
          <w:color w:val="005796"/>
          <w:spacing w:val="60"/>
          <w:kern w:val="0"/>
        </w:rPr>
        <w:t xml:space="preserve">1. </w:t>
      </w:r>
      <w:r w:rsidRPr="00EE3F7B">
        <w:rPr>
          <w:rFonts w:ascii="Arial" w:hAnsi="Arial" w:cs="Arial"/>
          <w:color w:val="005796"/>
          <w:spacing w:val="60"/>
          <w:kern w:val="0"/>
        </w:rPr>
        <w:t>第一作者论文</w:t>
      </w:r>
    </w:p>
    <w:p w14:paraId="1E591439" w14:textId="77777777"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lastRenderedPageBreak/>
        <w:t>(1)</w:t>
      </w:r>
      <w:r>
        <w:rPr>
          <w:rFonts w:ascii="Arial" w:hAnsi="Arial" w:cs="Arial"/>
          <w:color w:val="333333"/>
          <w:spacing w:val="15"/>
          <w:kern w:val="0"/>
        </w:rPr>
        <w:t xml:space="preserve"> </w:t>
      </w:r>
      <w:r w:rsidRPr="00EE3F7B">
        <w:rPr>
          <w:rFonts w:ascii="Arial" w:hAnsi="Arial" w:cs="Arial"/>
          <w:b/>
          <w:bCs/>
          <w:color w:val="333333"/>
          <w:spacing w:val="15"/>
          <w:kern w:val="0"/>
        </w:rPr>
        <w:t>Changhai Nie</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color w:val="333333"/>
          <w:spacing w:val="15"/>
          <w:kern w:val="0"/>
        </w:rPr>
        <w:t>Huayao Wu</w:t>
      </w:r>
      <w:r w:rsidRPr="00EE3F7B">
        <w:rPr>
          <w:rFonts w:ascii="Arial" w:hAnsi="Arial" w:cs="Arial"/>
          <w:color w:val="333333"/>
          <w:spacing w:val="15"/>
          <w:kern w:val="0"/>
        </w:rPr>
        <w:t>，</w:t>
      </w:r>
      <w:r w:rsidRPr="00EE3F7B">
        <w:rPr>
          <w:rFonts w:ascii="Arial" w:hAnsi="Arial" w:cs="Arial"/>
          <w:color w:val="333333"/>
          <w:spacing w:val="15"/>
          <w:kern w:val="0"/>
        </w:rPr>
        <w:t>Xintao Niu</w:t>
      </w:r>
      <w:r w:rsidRPr="00EE3F7B">
        <w:rPr>
          <w:rFonts w:ascii="Arial" w:hAnsi="Arial" w:cs="Arial"/>
          <w:color w:val="333333"/>
          <w:spacing w:val="15"/>
          <w:kern w:val="0"/>
        </w:rPr>
        <w:t>，</w:t>
      </w:r>
      <w:r w:rsidRPr="00EE3F7B">
        <w:rPr>
          <w:rFonts w:ascii="Arial" w:hAnsi="Arial" w:cs="Arial"/>
          <w:color w:val="333333"/>
          <w:spacing w:val="15"/>
          <w:kern w:val="0"/>
        </w:rPr>
        <w:t>Fei-Ching Kuo</w:t>
      </w:r>
      <w:r w:rsidRPr="00EE3F7B">
        <w:rPr>
          <w:rFonts w:ascii="Arial" w:hAnsi="Arial" w:cs="Arial"/>
          <w:color w:val="333333"/>
          <w:spacing w:val="15"/>
          <w:kern w:val="0"/>
        </w:rPr>
        <w:t>，</w:t>
      </w:r>
      <w:r w:rsidRPr="00EE3F7B">
        <w:rPr>
          <w:rFonts w:ascii="Arial" w:hAnsi="Arial" w:cs="Arial"/>
          <w:color w:val="333333"/>
          <w:spacing w:val="15"/>
          <w:kern w:val="0"/>
        </w:rPr>
        <w:t>Hareton Leung</w:t>
      </w:r>
      <w:r w:rsidRPr="00EE3F7B">
        <w:rPr>
          <w:rFonts w:ascii="Arial" w:hAnsi="Arial" w:cs="Arial"/>
          <w:color w:val="333333"/>
          <w:spacing w:val="15"/>
          <w:kern w:val="0"/>
        </w:rPr>
        <w:t>，</w:t>
      </w:r>
      <w:r w:rsidRPr="00EE3F7B">
        <w:rPr>
          <w:rFonts w:ascii="Arial" w:hAnsi="Arial" w:cs="Arial"/>
          <w:color w:val="333333"/>
          <w:spacing w:val="15"/>
          <w:kern w:val="0"/>
        </w:rPr>
        <w:t>Charles J. Colbourn</w:t>
      </w:r>
      <w:r w:rsidRPr="00EE3F7B">
        <w:rPr>
          <w:rFonts w:ascii="Arial" w:hAnsi="Arial" w:cs="Arial"/>
          <w:color w:val="333333"/>
          <w:spacing w:val="15"/>
          <w:kern w:val="0"/>
        </w:rPr>
        <w:t>，</w:t>
      </w:r>
      <w:r w:rsidRPr="00EE3F7B">
        <w:rPr>
          <w:rFonts w:ascii="Arial" w:hAnsi="Arial" w:cs="Arial"/>
          <w:color w:val="333333"/>
          <w:spacing w:val="15"/>
          <w:kern w:val="0"/>
        </w:rPr>
        <w:t>Combinatorial testing, random testing, and adaptive random testing for detecting interaction triggered failures</w:t>
      </w:r>
      <w:r w:rsidRPr="00EE3F7B">
        <w:rPr>
          <w:rFonts w:ascii="Arial" w:hAnsi="Arial" w:cs="Arial"/>
          <w:color w:val="333333"/>
          <w:spacing w:val="15"/>
          <w:kern w:val="0"/>
        </w:rPr>
        <w:t>，</w:t>
      </w:r>
      <w:r w:rsidRPr="00EE3F7B">
        <w:rPr>
          <w:rFonts w:ascii="Arial" w:hAnsi="Arial" w:cs="Arial"/>
          <w:color w:val="333333"/>
          <w:spacing w:val="15"/>
          <w:kern w:val="0"/>
        </w:rPr>
        <w:t>Information and Software Technology</w:t>
      </w:r>
      <w:r w:rsidRPr="00EE3F7B">
        <w:rPr>
          <w:rFonts w:ascii="Arial" w:hAnsi="Arial" w:cs="Arial"/>
          <w:color w:val="333333"/>
          <w:spacing w:val="15"/>
          <w:kern w:val="0"/>
        </w:rPr>
        <w:t>，</w:t>
      </w:r>
      <w:r w:rsidRPr="00EE3F7B">
        <w:rPr>
          <w:rFonts w:ascii="Arial" w:hAnsi="Arial" w:cs="Arial"/>
          <w:color w:val="333333"/>
          <w:spacing w:val="15"/>
          <w:kern w:val="0"/>
        </w:rPr>
        <w:t>2015.6.01</w:t>
      </w:r>
      <w:r w:rsidRPr="00EE3F7B">
        <w:rPr>
          <w:rFonts w:ascii="Arial" w:hAnsi="Arial" w:cs="Arial"/>
          <w:color w:val="333333"/>
          <w:spacing w:val="15"/>
          <w:kern w:val="0"/>
        </w:rPr>
        <w:t>，</w:t>
      </w:r>
      <w:r w:rsidRPr="00EE3F7B">
        <w:rPr>
          <w:rFonts w:ascii="Arial" w:hAnsi="Arial" w:cs="Arial"/>
          <w:color w:val="333333"/>
          <w:spacing w:val="15"/>
          <w:kern w:val="0"/>
        </w:rPr>
        <w:t>62</w:t>
      </w:r>
      <w:r w:rsidRPr="00EE3F7B">
        <w:rPr>
          <w:rFonts w:ascii="Arial" w:hAnsi="Arial" w:cs="Arial"/>
          <w:color w:val="333333"/>
          <w:spacing w:val="15"/>
          <w:kern w:val="0"/>
        </w:rPr>
        <w:t>：</w:t>
      </w:r>
      <w:r w:rsidRPr="00EE3F7B">
        <w:rPr>
          <w:rFonts w:ascii="Arial" w:hAnsi="Arial" w:cs="Arial"/>
          <w:color w:val="333333"/>
          <w:spacing w:val="15"/>
          <w:kern w:val="0"/>
        </w:rPr>
        <w:t>198-213</w:t>
      </w:r>
      <w:r w:rsidRPr="00EE3F7B">
        <w:rPr>
          <w:rFonts w:ascii="Arial" w:hAnsi="Arial" w:cs="Arial"/>
          <w:color w:val="333333"/>
          <w:spacing w:val="15"/>
          <w:kern w:val="0"/>
        </w:rPr>
        <w:t>，</w:t>
      </w:r>
      <w:r w:rsidRPr="00EE3F7B">
        <w:rPr>
          <w:rFonts w:ascii="Arial" w:hAnsi="Arial" w:cs="Arial"/>
          <w:color w:val="333333"/>
          <w:spacing w:val="15"/>
          <w:kern w:val="0"/>
        </w:rPr>
        <w:t>SCI</w:t>
      </w:r>
      <w:r w:rsidRPr="00EE3F7B">
        <w:rPr>
          <w:rFonts w:ascii="Arial" w:hAnsi="Arial" w:cs="Arial"/>
          <w:color w:val="333333"/>
          <w:spacing w:val="15"/>
          <w:kern w:val="0"/>
        </w:rPr>
        <w:t>，第一标注</w:t>
      </w:r>
    </w:p>
    <w:p w14:paraId="5A6981F5" w14:textId="77777777"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(2)</w:t>
      </w:r>
      <w:r>
        <w:rPr>
          <w:rFonts w:ascii="Arial" w:hAnsi="Arial" w:cs="Arial"/>
          <w:color w:val="333333"/>
          <w:spacing w:val="15"/>
          <w:kern w:val="0"/>
        </w:rPr>
        <w:t xml:space="preserve"> </w:t>
      </w:r>
      <w:r w:rsidRPr="00EE3F7B">
        <w:rPr>
          <w:rFonts w:ascii="Arial" w:hAnsi="Arial" w:cs="Arial"/>
          <w:b/>
          <w:bCs/>
          <w:color w:val="333333"/>
          <w:spacing w:val="15"/>
          <w:kern w:val="0"/>
        </w:rPr>
        <w:t>聂长海</w:t>
      </w:r>
      <w:r w:rsidRPr="00EE3F7B">
        <w:rPr>
          <w:rFonts w:ascii="Arial" w:hAnsi="Arial" w:cs="Arial"/>
          <w:color w:val="333333"/>
          <w:spacing w:val="15"/>
          <w:kern w:val="0"/>
          <w:vertAlign w:val="superscript"/>
        </w:rPr>
        <w:t>(#)(*)</w:t>
      </w:r>
      <w:r w:rsidRPr="00EE3F7B">
        <w:rPr>
          <w:rFonts w:ascii="Arial" w:hAnsi="Arial" w:cs="Arial"/>
          <w:color w:val="333333"/>
          <w:spacing w:val="15"/>
          <w:kern w:val="0"/>
        </w:rPr>
        <w:t>，蒋静，覆盖表生成的可配置贪心算法优化，软件学报，</w:t>
      </w:r>
      <w:r w:rsidRPr="00EE3F7B">
        <w:rPr>
          <w:rFonts w:ascii="Arial" w:hAnsi="Arial" w:cs="Arial"/>
          <w:color w:val="333333"/>
          <w:spacing w:val="15"/>
          <w:kern w:val="0"/>
        </w:rPr>
        <w:t>2013.7.15</w:t>
      </w:r>
      <w:r w:rsidRPr="00EE3F7B">
        <w:rPr>
          <w:rFonts w:ascii="Arial" w:hAnsi="Arial" w:cs="Arial"/>
          <w:color w:val="333333"/>
          <w:spacing w:val="15"/>
          <w:kern w:val="0"/>
        </w:rPr>
        <w:t>，</w:t>
      </w:r>
      <w:r w:rsidRPr="00EE3F7B">
        <w:rPr>
          <w:rFonts w:ascii="Arial" w:hAnsi="Arial" w:cs="Arial"/>
          <w:color w:val="333333"/>
          <w:spacing w:val="15"/>
          <w:kern w:val="0"/>
        </w:rPr>
        <w:t>(07)</w:t>
      </w:r>
      <w:r w:rsidRPr="00EE3F7B">
        <w:rPr>
          <w:rFonts w:ascii="Arial" w:hAnsi="Arial" w:cs="Arial"/>
          <w:color w:val="333333"/>
          <w:spacing w:val="15"/>
          <w:kern w:val="0"/>
        </w:rPr>
        <w:t>：</w:t>
      </w:r>
      <w:r w:rsidRPr="00EE3F7B">
        <w:rPr>
          <w:rFonts w:ascii="Arial" w:hAnsi="Arial" w:cs="Arial"/>
          <w:color w:val="333333"/>
          <w:spacing w:val="15"/>
          <w:kern w:val="0"/>
        </w:rPr>
        <w:t>1469-1483</w:t>
      </w:r>
      <w:r w:rsidRPr="00EE3F7B">
        <w:rPr>
          <w:rFonts w:ascii="Arial" w:hAnsi="Arial" w:cs="Arial"/>
          <w:color w:val="333333"/>
          <w:spacing w:val="15"/>
          <w:kern w:val="0"/>
        </w:rPr>
        <w:t>，第一标注</w:t>
      </w:r>
    </w:p>
    <w:p w14:paraId="1CAB7723" w14:textId="77777777" w:rsidR="00A11F49" w:rsidRPr="00EE3F7B" w:rsidRDefault="00A11F49" w:rsidP="00A11F49">
      <w:pPr>
        <w:widowControl/>
        <w:spacing w:beforeLines="50" w:before="156" w:afterLines="50" w:after="156"/>
        <w:ind w:firstLine="238"/>
        <w:jc w:val="left"/>
        <w:rPr>
          <w:rFonts w:ascii="Arial" w:hAnsi="Arial" w:cs="Arial"/>
          <w:color w:val="005796"/>
          <w:spacing w:val="60"/>
          <w:kern w:val="0"/>
        </w:rPr>
      </w:pPr>
      <w:r w:rsidRPr="00EE3F7B">
        <w:rPr>
          <w:rFonts w:ascii="Arial" w:hAnsi="Arial" w:cs="Arial"/>
          <w:color w:val="005796"/>
          <w:spacing w:val="60"/>
          <w:kern w:val="0"/>
        </w:rPr>
        <w:t xml:space="preserve">2. </w:t>
      </w:r>
      <w:r w:rsidRPr="00EE3F7B">
        <w:rPr>
          <w:rFonts w:ascii="Arial" w:hAnsi="Arial" w:cs="Arial"/>
          <w:color w:val="005796"/>
          <w:spacing w:val="60"/>
          <w:kern w:val="0"/>
        </w:rPr>
        <w:t>通讯作者论文（勿与第一作者论文重复）</w:t>
      </w:r>
    </w:p>
    <w:p w14:paraId="7906391A" w14:textId="77777777"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(1)</w:t>
      </w:r>
      <w:r>
        <w:rPr>
          <w:rFonts w:ascii="Arial" w:hAnsi="Arial" w:cs="Arial"/>
          <w:color w:val="333333"/>
          <w:spacing w:val="15"/>
          <w:kern w:val="0"/>
        </w:rPr>
        <w:t xml:space="preserve"> </w:t>
      </w:r>
      <w:r w:rsidRPr="00EE3F7B">
        <w:rPr>
          <w:rFonts w:ascii="Arial" w:hAnsi="Arial" w:cs="Arial"/>
          <w:color w:val="333333"/>
          <w:spacing w:val="15"/>
          <w:kern w:val="0"/>
        </w:rPr>
        <w:t>曾梦凡</w:t>
      </w:r>
      <w:r w:rsidRPr="00EE3F7B">
        <w:rPr>
          <w:rFonts w:ascii="Arial" w:hAnsi="Arial" w:cs="Arial"/>
          <w:color w:val="333333"/>
          <w:spacing w:val="15"/>
          <w:kern w:val="0"/>
          <w:vertAlign w:val="superscript"/>
        </w:rPr>
        <w:t>(#)</w:t>
      </w:r>
      <w:r w:rsidRPr="00EE3F7B">
        <w:rPr>
          <w:rFonts w:ascii="Arial" w:hAnsi="Arial" w:cs="Arial"/>
          <w:color w:val="333333"/>
          <w:spacing w:val="15"/>
          <w:kern w:val="0"/>
        </w:rPr>
        <w:t>，陈思洋，张文茜，</w:t>
      </w:r>
      <w:r w:rsidRPr="00EE3F7B">
        <w:rPr>
          <w:rFonts w:ascii="Arial" w:hAnsi="Arial" w:cs="Arial"/>
          <w:b/>
          <w:bCs/>
          <w:color w:val="333333"/>
          <w:spacing w:val="15"/>
          <w:kern w:val="0"/>
        </w:rPr>
        <w:t>聂长海</w:t>
      </w:r>
      <w:r w:rsidRPr="00EE3F7B">
        <w:rPr>
          <w:rFonts w:ascii="Arial" w:hAnsi="Arial" w:cs="Arial"/>
          <w:color w:val="333333"/>
          <w:spacing w:val="15"/>
          <w:kern w:val="0"/>
          <w:vertAlign w:val="superscript"/>
        </w:rPr>
        <w:t>(*)</w:t>
      </w:r>
      <w:r w:rsidRPr="00EE3F7B">
        <w:rPr>
          <w:rFonts w:ascii="Arial" w:hAnsi="Arial" w:cs="Arial"/>
          <w:color w:val="333333"/>
          <w:spacing w:val="15"/>
          <w:kern w:val="0"/>
        </w:rPr>
        <w:t>，利用蚁群算法生成覆盖表</w:t>
      </w:r>
      <w:r w:rsidRPr="00EE3F7B">
        <w:rPr>
          <w:rFonts w:ascii="Arial" w:hAnsi="Arial" w:cs="Arial"/>
          <w:color w:val="333333"/>
          <w:spacing w:val="15"/>
          <w:kern w:val="0"/>
        </w:rPr>
        <w:t>:</w:t>
      </w:r>
      <w:r w:rsidRPr="00EE3F7B">
        <w:rPr>
          <w:rFonts w:ascii="Arial" w:hAnsi="Arial" w:cs="Arial"/>
          <w:color w:val="333333"/>
          <w:spacing w:val="15"/>
          <w:kern w:val="0"/>
        </w:rPr>
        <w:t>探索与挖掘，软件学报，</w:t>
      </w:r>
      <w:r w:rsidRPr="00EE3F7B">
        <w:rPr>
          <w:rFonts w:ascii="Arial" w:hAnsi="Arial" w:cs="Arial"/>
          <w:color w:val="333333"/>
          <w:spacing w:val="15"/>
          <w:kern w:val="0"/>
        </w:rPr>
        <w:t>2016.1.01</w:t>
      </w:r>
      <w:r w:rsidRPr="00EE3F7B">
        <w:rPr>
          <w:rFonts w:ascii="Arial" w:hAnsi="Arial" w:cs="Arial"/>
          <w:color w:val="333333"/>
          <w:spacing w:val="15"/>
          <w:kern w:val="0"/>
        </w:rPr>
        <w:t>，</w:t>
      </w:r>
      <w:r w:rsidRPr="00EE3F7B">
        <w:rPr>
          <w:rFonts w:ascii="Arial" w:hAnsi="Arial" w:cs="Arial"/>
          <w:color w:val="333333"/>
          <w:spacing w:val="15"/>
          <w:kern w:val="0"/>
        </w:rPr>
        <w:t>(04)</w:t>
      </w:r>
      <w:r w:rsidRPr="00EE3F7B">
        <w:rPr>
          <w:rFonts w:ascii="Arial" w:hAnsi="Arial" w:cs="Arial"/>
          <w:color w:val="333333"/>
          <w:spacing w:val="15"/>
          <w:kern w:val="0"/>
        </w:rPr>
        <w:t>：</w:t>
      </w:r>
      <w:r w:rsidRPr="00EE3F7B">
        <w:rPr>
          <w:rFonts w:ascii="Arial" w:hAnsi="Arial" w:cs="Arial"/>
          <w:color w:val="333333"/>
          <w:spacing w:val="15"/>
          <w:kern w:val="0"/>
        </w:rPr>
        <w:t>855-878</w:t>
      </w:r>
      <w:r w:rsidRPr="00EE3F7B">
        <w:rPr>
          <w:rFonts w:ascii="Arial" w:hAnsi="Arial" w:cs="Arial"/>
          <w:color w:val="333333"/>
          <w:spacing w:val="15"/>
          <w:kern w:val="0"/>
        </w:rPr>
        <w:t>，</w:t>
      </w:r>
      <w:r w:rsidRPr="00EE3F7B">
        <w:rPr>
          <w:rFonts w:ascii="Arial" w:hAnsi="Arial" w:cs="Arial"/>
          <w:color w:val="333333"/>
          <w:spacing w:val="15"/>
          <w:kern w:val="0"/>
        </w:rPr>
        <w:t>EI</w:t>
      </w:r>
      <w:r w:rsidRPr="00EE3F7B">
        <w:rPr>
          <w:rFonts w:ascii="Arial" w:hAnsi="Arial" w:cs="Arial"/>
          <w:color w:val="333333"/>
          <w:spacing w:val="15"/>
          <w:kern w:val="0"/>
        </w:rPr>
        <w:t>，第一标注</w:t>
      </w:r>
    </w:p>
    <w:p w14:paraId="7EC98DE8" w14:textId="77777777"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(2)</w:t>
      </w:r>
      <w:r>
        <w:rPr>
          <w:rFonts w:ascii="Arial" w:hAnsi="Arial" w:cs="Arial"/>
          <w:color w:val="333333"/>
          <w:spacing w:val="15"/>
          <w:kern w:val="0"/>
        </w:rPr>
        <w:t xml:space="preserve"> </w:t>
      </w:r>
      <w:r w:rsidRPr="00EE3F7B">
        <w:rPr>
          <w:rFonts w:ascii="Arial" w:hAnsi="Arial" w:cs="Arial"/>
          <w:color w:val="333333"/>
          <w:spacing w:val="15"/>
          <w:kern w:val="0"/>
        </w:rPr>
        <w:t>Wu, Huayao</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b/>
          <w:bCs/>
          <w:color w:val="333333"/>
          <w:spacing w:val="15"/>
          <w:kern w:val="0"/>
        </w:rPr>
        <w:t>Nie, Changhai</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color w:val="333333"/>
          <w:spacing w:val="15"/>
          <w:kern w:val="0"/>
        </w:rPr>
        <w:t>Kuo, Fei-Ching</w:t>
      </w:r>
      <w:r w:rsidRPr="00EE3F7B">
        <w:rPr>
          <w:rFonts w:ascii="Arial" w:hAnsi="Arial" w:cs="Arial"/>
          <w:color w:val="333333"/>
          <w:spacing w:val="15"/>
          <w:kern w:val="0"/>
        </w:rPr>
        <w:t>，</w:t>
      </w:r>
      <w:r w:rsidRPr="00EE3F7B">
        <w:rPr>
          <w:rFonts w:ascii="Arial" w:hAnsi="Arial" w:cs="Arial"/>
          <w:color w:val="333333"/>
          <w:spacing w:val="15"/>
          <w:kern w:val="0"/>
        </w:rPr>
        <w:t>The optimal testing order in the presence of switching cost</w:t>
      </w:r>
      <w:r w:rsidRPr="00EE3F7B">
        <w:rPr>
          <w:rFonts w:ascii="Arial" w:hAnsi="Arial" w:cs="Arial"/>
          <w:color w:val="333333"/>
          <w:spacing w:val="15"/>
          <w:kern w:val="0"/>
        </w:rPr>
        <w:t>，</w:t>
      </w:r>
      <w:r w:rsidRPr="00EE3F7B">
        <w:rPr>
          <w:rFonts w:ascii="Arial" w:hAnsi="Arial" w:cs="Arial"/>
          <w:color w:val="333333"/>
          <w:spacing w:val="15"/>
          <w:kern w:val="0"/>
        </w:rPr>
        <w:t>Information and Software Technology</w:t>
      </w:r>
      <w:r w:rsidRPr="00EE3F7B">
        <w:rPr>
          <w:rFonts w:ascii="Arial" w:hAnsi="Arial" w:cs="Arial"/>
          <w:color w:val="333333"/>
          <w:spacing w:val="15"/>
          <w:kern w:val="0"/>
        </w:rPr>
        <w:t>，</w:t>
      </w:r>
      <w:r w:rsidRPr="00EE3F7B">
        <w:rPr>
          <w:rFonts w:ascii="Arial" w:hAnsi="Arial" w:cs="Arial"/>
          <w:color w:val="333333"/>
          <w:spacing w:val="15"/>
          <w:kern w:val="0"/>
        </w:rPr>
        <w:t>2016.12.01</w:t>
      </w:r>
      <w:r w:rsidRPr="00EE3F7B">
        <w:rPr>
          <w:rFonts w:ascii="Arial" w:hAnsi="Arial" w:cs="Arial"/>
          <w:color w:val="333333"/>
          <w:spacing w:val="15"/>
          <w:kern w:val="0"/>
        </w:rPr>
        <w:t>，</w:t>
      </w:r>
      <w:r w:rsidRPr="00EE3F7B">
        <w:rPr>
          <w:rFonts w:ascii="Arial" w:hAnsi="Arial" w:cs="Arial"/>
          <w:color w:val="333333"/>
          <w:spacing w:val="15"/>
          <w:kern w:val="0"/>
        </w:rPr>
        <w:t>80</w:t>
      </w:r>
      <w:r w:rsidRPr="00EE3F7B">
        <w:rPr>
          <w:rFonts w:ascii="Arial" w:hAnsi="Arial" w:cs="Arial"/>
          <w:color w:val="333333"/>
          <w:spacing w:val="15"/>
          <w:kern w:val="0"/>
        </w:rPr>
        <w:t>：</w:t>
      </w:r>
      <w:r w:rsidRPr="00EE3F7B">
        <w:rPr>
          <w:rFonts w:ascii="Arial" w:hAnsi="Arial" w:cs="Arial"/>
          <w:color w:val="333333"/>
          <w:spacing w:val="15"/>
          <w:kern w:val="0"/>
        </w:rPr>
        <w:t>57-72</w:t>
      </w:r>
      <w:r w:rsidRPr="00EE3F7B">
        <w:rPr>
          <w:rFonts w:ascii="Arial" w:hAnsi="Arial" w:cs="Arial"/>
          <w:color w:val="333333"/>
          <w:spacing w:val="15"/>
          <w:kern w:val="0"/>
        </w:rPr>
        <w:t>，</w:t>
      </w:r>
      <w:r w:rsidRPr="00EE3F7B">
        <w:rPr>
          <w:rFonts w:ascii="Arial" w:hAnsi="Arial" w:cs="Arial"/>
          <w:color w:val="333333"/>
          <w:spacing w:val="15"/>
          <w:kern w:val="0"/>
        </w:rPr>
        <w:t>SCI</w:t>
      </w:r>
      <w:r w:rsidRPr="00EE3F7B">
        <w:rPr>
          <w:rFonts w:ascii="Arial" w:hAnsi="Arial" w:cs="Arial"/>
          <w:color w:val="333333"/>
          <w:spacing w:val="15"/>
          <w:kern w:val="0"/>
        </w:rPr>
        <w:t>，第一标注</w:t>
      </w:r>
    </w:p>
    <w:p w14:paraId="1555FA0A" w14:textId="77777777"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(3)</w:t>
      </w:r>
      <w:r>
        <w:rPr>
          <w:rFonts w:ascii="Arial" w:hAnsi="Arial" w:cs="Arial"/>
          <w:color w:val="333333"/>
          <w:spacing w:val="15"/>
          <w:kern w:val="0"/>
        </w:rPr>
        <w:t xml:space="preserve"> </w:t>
      </w:r>
      <w:r w:rsidRPr="00EE3F7B">
        <w:rPr>
          <w:rFonts w:ascii="Arial" w:hAnsi="Arial" w:cs="Arial"/>
          <w:color w:val="333333"/>
          <w:spacing w:val="15"/>
          <w:kern w:val="0"/>
        </w:rPr>
        <w:t>Huayao Wu</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b/>
          <w:bCs/>
          <w:color w:val="333333"/>
          <w:spacing w:val="15"/>
          <w:kern w:val="0"/>
        </w:rPr>
        <w:t>Changhai Nie</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color w:val="333333"/>
          <w:spacing w:val="15"/>
          <w:kern w:val="0"/>
        </w:rPr>
        <w:t>Fei-Ching Kuo</w:t>
      </w:r>
      <w:r w:rsidRPr="00EE3F7B">
        <w:rPr>
          <w:rFonts w:ascii="Arial" w:hAnsi="Arial" w:cs="Arial"/>
          <w:color w:val="333333"/>
          <w:spacing w:val="15"/>
          <w:kern w:val="0"/>
        </w:rPr>
        <w:t>，</w:t>
      </w:r>
      <w:r w:rsidRPr="00EE3F7B">
        <w:rPr>
          <w:rFonts w:ascii="Arial" w:hAnsi="Arial" w:cs="Arial"/>
          <w:color w:val="333333"/>
          <w:spacing w:val="15"/>
          <w:kern w:val="0"/>
        </w:rPr>
        <w:t>Hareton Leung</w:t>
      </w:r>
      <w:r w:rsidRPr="00EE3F7B">
        <w:rPr>
          <w:rFonts w:ascii="Arial" w:hAnsi="Arial" w:cs="Arial"/>
          <w:color w:val="333333"/>
          <w:spacing w:val="15"/>
          <w:kern w:val="0"/>
        </w:rPr>
        <w:t>，</w:t>
      </w:r>
      <w:r w:rsidRPr="00EE3F7B">
        <w:rPr>
          <w:rFonts w:ascii="Arial" w:hAnsi="Arial" w:cs="Arial"/>
          <w:color w:val="333333"/>
          <w:spacing w:val="15"/>
          <w:kern w:val="0"/>
        </w:rPr>
        <w:t>Charles J. Colbourn</w:t>
      </w:r>
      <w:r w:rsidRPr="00EE3F7B">
        <w:rPr>
          <w:rFonts w:ascii="Arial" w:hAnsi="Arial" w:cs="Arial"/>
          <w:color w:val="333333"/>
          <w:spacing w:val="15"/>
          <w:kern w:val="0"/>
        </w:rPr>
        <w:t>，</w:t>
      </w:r>
      <w:r w:rsidRPr="00EE3F7B">
        <w:rPr>
          <w:rFonts w:ascii="Arial" w:hAnsi="Arial" w:cs="Arial"/>
          <w:color w:val="333333"/>
          <w:spacing w:val="15"/>
          <w:kern w:val="0"/>
        </w:rPr>
        <w:t>A Discrete Particle Swarm Optimization for Covering Array Generation</w:t>
      </w:r>
      <w:r w:rsidRPr="00EE3F7B">
        <w:rPr>
          <w:rFonts w:ascii="Arial" w:hAnsi="Arial" w:cs="Arial"/>
          <w:color w:val="333333"/>
          <w:spacing w:val="15"/>
          <w:kern w:val="0"/>
        </w:rPr>
        <w:t>，</w:t>
      </w:r>
      <w:r w:rsidRPr="00EE3F7B">
        <w:rPr>
          <w:rFonts w:ascii="Arial" w:hAnsi="Arial" w:cs="Arial"/>
          <w:color w:val="333333"/>
          <w:spacing w:val="15"/>
          <w:kern w:val="0"/>
        </w:rPr>
        <w:t>IEEE Transactions on Evolutionary Computation</w:t>
      </w:r>
      <w:r w:rsidRPr="00EE3F7B">
        <w:rPr>
          <w:rFonts w:ascii="Arial" w:hAnsi="Arial" w:cs="Arial"/>
          <w:color w:val="333333"/>
          <w:spacing w:val="15"/>
          <w:kern w:val="0"/>
        </w:rPr>
        <w:t>，</w:t>
      </w:r>
      <w:r w:rsidRPr="00EE3F7B">
        <w:rPr>
          <w:rFonts w:ascii="Arial" w:hAnsi="Arial" w:cs="Arial"/>
          <w:color w:val="333333"/>
          <w:spacing w:val="15"/>
          <w:kern w:val="0"/>
        </w:rPr>
        <w:t>2015.01.01</w:t>
      </w:r>
      <w:r w:rsidRPr="00EE3F7B">
        <w:rPr>
          <w:rFonts w:ascii="Arial" w:hAnsi="Arial" w:cs="Arial"/>
          <w:color w:val="333333"/>
          <w:spacing w:val="15"/>
          <w:kern w:val="0"/>
        </w:rPr>
        <w:t>，</w:t>
      </w:r>
      <w:r w:rsidRPr="00EE3F7B">
        <w:rPr>
          <w:rFonts w:ascii="Arial" w:hAnsi="Arial" w:cs="Arial"/>
          <w:color w:val="333333"/>
          <w:spacing w:val="15"/>
          <w:kern w:val="0"/>
        </w:rPr>
        <w:t>19(4)</w:t>
      </w:r>
      <w:r w:rsidRPr="00EE3F7B">
        <w:rPr>
          <w:rFonts w:ascii="Arial" w:hAnsi="Arial" w:cs="Arial"/>
          <w:color w:val="333333"/>
          <w:spacing w:val="15"/>
          <w:kern w:val="0"/>
        </w:rPr>
        <w:t>：</w:t>
      </w:r>
      <w:r w:rsidRPr="00EE3F7B">
        <w:rPr>
          <w:rFonts w:ascii="Arial" w:hAnsi="Arial" w:cs="Arial"/>
          <w:color w:val="333333"/>
          <w:spacing w:val="15"/>
          <w:kern w:val="0"/>
        </w:rPr>
        <w:t>575-591</w:t>
      </w:r>
      <w:r w:rsidRPr="00EE3F7B">
        <w:rPr>
          <w:rFonts w:ascii="Arial" w:hAnsi="Arial" w:cs="Arial"/>
          <w:color w:val="333333"/>
          <w:spacing w:val="15"/>
          <w:kern w:val="0"/>
        </w:rPr>
        <w:t>，</w:t>
      </w:r>
      <w:r w:rsidRPr="00EE3F7B">
        <w:rPr>
          <w:rFonts w:ascii="Arial" w:hAnsi="Arial" w:cs="Arial"/>
          <w:color w:val="333333"/>
          <w:spacing w:val="15"/>
          <w:kern w:val="0"/>
        </w:rPr>
        <w:t>SCI</w:t>
      </w:r>
      <w:r w:rsidRPr="00EE3F7B">
        <w:rPr>
          <w:rFonts w:ascii="Arial" w:hAnsi="Arial" w:cs="Arial"/>
          <w:color w:val="333333"/>
          <w:spacing w:val="15"/>
          <w:kern w:val="0"/>
        </w:rPr>
        <w:t>，第一标注</w:t>
      </w:r>
    </w:p>
    <w:p w14:paraId="1E6615BF" w14:textId="77777777"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(4)</w:t>
      </w:r>
      <w:r>
        <w:rPr>
          <w:rFonts w:ascii="Arial" w:hAnsi="Arial" w:cs="Arial"/>
          <w:color w:val="333333"/>
          <w:spacing w:val="15"/>
          <w:kern w:val="0"/>
        </w:rPr>
        <w:t xml:space="preserve"> </w:t>
      </w:r>
      <w:r w:rsidRPr="00EE3F7B">
        <w:rPr>
          <w:rFonts w:ascii="Arial" w:hAnsi="Arial" w:cs="Arial"/>
          <w:color w:val="333333"/>
          <w:spacing w:val="15"/>
          <w:kern w:val="0"/>
        </w:rPr>
        <w:t>钮鑫涛，</w:t>
      </w:r>
      <w:r w:rsidRPr="00EE3F7B">
        <w:rPr>
          <w:rFonts w:ascii="Arial" w:hAnsi="Arial" w:cs="Arial"/>
          <w:b/>
          <w:bCs/>
          <w:color w:val="333333"/>
          <w:spacing w:val="15"/>
          <w:kern w:val="0"/>
        </w:rPr>
        <w:t>聂长海</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color w:val="333333"/>
          <w:spacing w:val="15"/>
          <w:kern w:val="0"/>
        </w:rPr>
        <w:t>CHAN Alvin</w:t>
      </w:r>
      <w:r w:rsidRPr="00EE3F7B">
        <w:rPr>
          <w:rFonts w:ascii="Arial" w:hAnsi="Arial" w:cs="Arial"/>
          <w:color w:val="333333"/>
          <w:spacing w:val="15"/>
          <w:kern w:val="0"/>
        </w:rPr>
        <w:t>，组合测试故障定位的关系树模型，计算机学报，</w:t>
      </w:r>
      <w:r w:rsidRPr="00EE3F7B">
        <w:rPr>
          <w:rFonts w:ascii="Arial" w:hAnsi="Arial" w:cs="Arial"/>
          <w:color w:val="333333"/>
          <w:spacing w:val="15"/>
          <w:kern w:val="0"/>
        </w:rPr>
        <w:t>2014.01.01</w:t>
      </w:r>
      <w:r w:rsidRPr="00EE3F7B">
        <w:rPr>
          <w:rFonts w:ascii="Arial" w:hAnsi="Arial" w:cs="Arial"/>
          <w:color w:val="333333"/>
          <w:spacing w:val="15"/>
          <w:kern w:val="0"/>
        </w:rPr>
        <w:t>，</w:t>
      </w:r>
      <w:r w:rsidRPr="00EE3F7B">
        <w:rPr>
          <w:rFonts w:ascii="Arial" w:hAnsi="Arial" w:cs="Arial"/>
          <w:color w:val="333333"/>
          <w:spacing w:val="15"/>
          <w:kern w:val="0"/>
        </w:rPr>
        <w:t>(12)</w:t>
      </w:r>
      <w:r w:rsidRPr="00EE3F7B">
        <w:rPr>
          <w:rFonts w:ascii="Arial" w:hAnsi="Arial" w:cs="Arial"/>
          <w:color w:val="333333"/>
          <w:spacing w:val="15"/>
          <w:kern w:val="0"/>
        </w:rPr>
        <w:t>：</w:t>
      </w:r>
      <w:r w:rsidRPr="00EE3F7B">
        <w:rPr>
          <w:rFonts w:ascii="Arial" w:hAnsi="Arial" w:cs="Arial"/>
          <w:color w:val="333333"/>
          <w:spacing w:val="15"/>
          <w:kern w:val="0"/>
        </w:rPr>
        <w:t>2505-2518</w:t>
      </w:r>
      <w:r w:rsidRPr="00EE3F7B">
        <w:rPr>
          <w:rFonts w:ascii="Arial" w:hAnsi="Arial" w:cs="Arial"/>
          <w:color w:val="333333"/>
          <w:spacing w:val="15"/>
          <w:kern w:val="0"/>
        </w:rPr>
        <w:t>，第一标注</w:t>
      </w:r>
    </w:p>
    <w:p w14:paraId="4D5CF822" w14:textId="77777777" w:rsidR="00A11F49" w:rsidRPr="00EE3F7B" w:rsidRDefault="00A11F49" w:rsidP="00A11F49">
      <w:pPr>
        <w:widowControl/>
        <w:spacing w:beforeLines="50" w:before="156" w:afterLines="50" w:after="156"/>
        <w:ind w:firstLineChars="100" w:firstLine="330"/>
        <w:jc w:val="left"/>
        <w:rPr>
          <w:rFonts w:ascii="Arial" w:hAnsi="Arial" w:cs="Arial"/>
          <w:color w:val="005796"/>
          <w:spacing w:val="60"/>
          <w:kern w:val="0"/>
        </w:rPr>
      </w:pPr>
      <w:r w:rsidRPr="00EE3F7B">
        <w:rPr>
          <w:rFonts w:ascii="Arial" w:hAnsi="Arial" w:cs="Arial"/>
          <w:color w:val="005796"/>
          <w:spacing w:val="60"/>
          <w:kern w:val="0"/>
        </w:rPr>
        <w:t>会议论文</w:t>
      </w:r>
    </w:p>
    <w:p w14:paraId="02A80F97" w14:textId="77777777" w:rsidR="00A11F49" w:rsidRPr="00EE3F7B" w:rsidRDefault="00A11F49" w:rsidP="00A11F49">
      <w:pPr>
        <w:widowControl/>
        <w:spacing w:afterLines="50" w:after="156"/>
        <w:ind w:firstLine="238"/>
        <w:jc w:val="left"/>
        <w:rPr>
          <w:rFonts w:ascii="Arial" w:hAnsi="Arial" w:cs="Arial"/>
          <w:color w:val="005796"/>
          <w:spacing w:val="60"/>
          <w:kern w:val="0"/>
        </w:rPr>
      </w:pPr>
      <w:r w:rsidRPr="00EE3F7B">
        <w:rPr>
          <w:rFonts w:ascii="Arial" w:hAnsi="Arial" w:cs="Arial"/>
          <w:color w:val="005796"/>
          <w:spacing w:val="60"/>
          <w:kern w:val="0"/>
        </w:rPr>
        <w:t xml:space="preserve">1. </w:t>
      </w:r>
      <w:r w:rsidRPr="00EE3F7B">
        <w:rPr>
          <w:rFonts w:ascii="Arial" w:hAnsi="Arial" w:cs="Arial"/>
          <w:color w:val="005796"/>
          <w:spacing w:val="60"/>
          <w:kern w:val="0"/>
        </w:rPr>
        <w:t>第一作者论文</w:t>
      </w:r>
    </w:p>
    <w:p w14:paraId="046AC22A" w14:textId="77777777"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(1)</w:t>
      </w:r>
      <w:r>
        <w:rPr>
          <w:rFonts w:ascii="Arial" w:hAnsi="Arial" w:cs="Arial"/>
          <w:color w:val="333333"/>
          <w:spacing w:val="15"/>
          <w:kern w:val="0"/>
        </w:rPr>
        <w:t xml:space="preserve"> </w:t>
      </w:r>
      <w:r w:rsidRPr="00EE3F7B">
        <w:rPr>
          <w:rFonts w:ascii="Arial" w:hAnsi="Arial" w:cs="Arial"/>
          <w:b/>
          <w:bCs/>
          <w:color w:val="333333"/>
          <w:spacing w:val="15"/>
          <w:kern w:val="0"/>
        </w:rPr>
        <w:t>Nie, Changhai1</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color w:val="333333"/>
          <w:spacing w:val="15"/>
          <w:kern w:val="0"/>
        </w:rPr>
        <w:t>Jiang, Jing1</w:t>
      </w:r>
      <w:r w:rsidRPr="00EE3F7B">
        <w:rPr>
          <w:rFonts w:ascii="Arial" w:hAnsi="Arial" w:cs="Arial"/>
          <w:color w:val="333333"/>
          <w:spacing w:val="15"/>
          <w:kern w:val="0"/>
        </w:rPr>
        <w:t>，</w:t>
      </w:r>
      <w:r w:rsidRPr="00EE3F7B">
        <w:rPr>
          <w:rFonts w:ascii="Arial" w:hAnsi="Arial" w:cs="Arial"/>
          <w:color w:val="333333"/>
          <w:spacing w:val="15"/>
          <w:kern w:val="0"/>
        </w:rPr>
        <w:t>Wu, Huayao1</w:t>
      </w:r>
      <w:r w:rsidRPr="00EE3F7B">
        <w:rPr>
          <w:rFonts w:ascii="Arial" w:hAnsi="Arial" w:cs="Arial"/>
          <w:color w:val="333333"/>
          <w:spacing w:val="15"/>
          <w:kern w:val="0"/>
        </w:rPr>
        <w:t>，</w:t>
      </w:r>
      <w:r w:rsidRPr="00EE3F7B">
        <w:rPr>
          <w:rFonts w:ascii="Arial" w:hAnsi="Arial" w:cs="Arial"/>
          <w:color w:val="333333"/>
          <w:spacing w:val="15"/>
          <w:kern w:val="0"/>
        </w:rPr>
        <w:t>Leung, Hareton2</w:t>
      </w:r>
      <w:r w:rsidRPr="00EE3F7B">
        <w:rPr>
          <w:rFonts w:ascii="Arial" w:hAnsi="Arial" w:cs="Arial"/>
          <w:color w:val="333333"/>
          <w:spacing w:val="15"/>
          <w:kern w:val="0"/>
        </w:rPr>
        <w:t>，</w:t>
      </w:r>
      <w:r w:rsidRPr="00EE3F7B">
        <w:rPr>
          <w:rFonts w:ascii="Arial" w:hAnsi="Arial" w:cs="Arial"/>
          <w:color w:val="333333"/>
          <w:spacing w:val="15"/>
          <w:kern w:val="0"/>
        </w:rPr>
        <w:t>Colbourn, Charles J.3, 4</w:t>
      </w:r>
      <w:r w:rsidRPr="00EE3F7B">
        <w:rPr>
          <w:rFonts w:ascii="Arial" w:hAnsi="Arial" w:cs="Arial"/>
          <w:color w:val="333333"/>
          <w:spacing w:val="15"/>
          <w:kern w:val="0"/>
        </w:rPr>
        <w:t>，</w:t>
      </w:r>
      <w:r w:rsidRPr="00EE3F7B">
        <w:rPr>
          <w:rFonts w:ascii="Arial" w:hAnsi="Arial" w:cs="Arial"/>
          <w:color w:val="333333"/>
          <w:spacing w:val="15"/>
          <w:kern w:val="0"/>
        </w:rPr>
        <w:t>Empirically identifying the best greedy algorithm for covering array generation</w:t>
      </w:r>
      <w:r w:rsidRPr="00EE3F7B">
        <w:rPr>
          <w:rFonts w:ascii="Arial" w:hAnsi="Arial" w:cs="Arial"/>
          <w:color w:val="333333"/>
          <w:spacing w:val="15"/>
          <w:kern w:val="0"/>
        </w:rPr>
        <w:t>，</w:t>
      </w:r>
      <w:r w:rsidRPr="00EE3F7B">
        <w:rPr>
          <w:rFonts w:ascii="Arial" w:hAnsi="Arial" w:cs="Arial"/>
          <w:color w:val="333333"/>
          <w:spacing w:val="15"/>
          <w:kern w:val="0"/>
        </w:rPr>
        <w:t>ICSTW 2013</w:t>
      </w:r>
      <w:r w:rsidRPr="00EE3F7B">
        <w:rPr>
          <w:rFonts w:ascii="Arial" w:hAnsi="Arial" w:cs="Arial"/>
          <w:color w:val="333333"/>
          <w:spacing w:val="15"/>
          <w:kern w:val="0"/>
        </w:rPr>
        <w:t>，卢森堡，</w:t>
      </w:r>
      <w:r w:rsidRPr="00EE3F7B">
        <w:rPr>
          <w:rFonts w:ascii="Arial" w:hAnsi="Arial" w:cs="Arial"/>
          <w:color w:val="333333"/>
          <w:spacing w:val="15"/>
          <w:kern w:val="0"/>
        </w:rPr>
        <w:t>2013.3.18-2013.3.20</w:t>
      </w:r>
      <w:r w:rsidRPr="00EE3F7B">
        <w:rPr>
          <w:rFonts w:ascii="Arial" w:hAnsi="Arial" w:cs="Arial"/>
          <w:color w:val="333333"/>
          <w:spacing w:val="15"/>
          <w:kern w:val="0"/>
        </w:rPr>
        <w:t>，</w:t>
      </w:r>
      <w:r w:rsidRPr="00EE3F7B">
        <w:rPr>
          <w:rFonts w:ascii="Arial" w:hAnsi="Arial" w:cs="Arial"/>
          <w:color w:val="333333"/>
          <w:spacing w:val="15"/>
          <w:kern w:val="0"/>
        </w:rPr>
        <w:t>EI</w:t>
      </w:r>
      <w:r w:rsidRPr="00EE3F7B">
        <w:rPr>
          <w:rFonts w:ascii="Arial" w:hAnsi="Arial" w:cs="Arial"/>
          <w:color w:val="333333"/>
          <w:spacing w:val="15"/>
          <w:kern w:val="0"/>
        </w:rPr>
        <w:t>，第一标注</w:t>
      </w:r>
    </w:p>
    <w:p w14:paraId="0EA7827B" w14:textId="77777777"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(2)</w:t>
      </w:r>
      <w:r>
        <w:rPr>
          <w:rFonts w:ascii="Arial" w:hAnsi="Arial" w:cs="Arial"/>
          <w:color w:val="333333"/>
          <w:spacing w:val="15"/>
          <w:kern w:val="0"/>
        </w:rPr>
        <w:t xml:space="preserve"> </w:t>
      </w:r>
      <w:r w:rsidRPr="00EE3F7B">
        <w:rPr>
          <w:rFonts w:ascii="Arial" w:hAnsi="Arial" w:cs="Arial"/>
          <w:b/>
          <w:bCs/>
          <w:color w:val="333333"/>
          <w:spacing w:val="15"/>
          <w:kern w:val="0"/>
        </w:rPr>
        <w:t>Nie, Changhai1</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color w:val="333333"/>
          <w:spacing w:val="15"/>
          <w:kern w:val="0"/>
        </w:rPr>
        <w:t>Chen, Siyang1</w:t>
      </w:r>
      <w:r w:rsidRPr="00EE3F7B">
        <w:rPr>
          <w:rFonts w:ascii="Arial" w:hAnsi="Arial" w:cs="Arial"/>
          <w:color w:val="333333"/>
          <w:spacing w:val="15"/>
          <w:kern w:val="0"/>
        </w:rPr>
        <w:t>，</w:t>
      </w:r>
      <w:r w:rsidRPr="00EE3F7B">
        <w:rPr>
          <w:rFonts w:ascii="Arial" w:hAnsi="Arial" w:cs="Arial"/>
          <w:color w:val="333333"/>
          <w:spacing w:val="15"/>
          <w:kern w:val="0"/>
        </w:rPr>
        <w:t>Leung, Hareton2</w:t>
      </w:r>
      <w:r w:rsidRPr="00EE3F7B">
        <w:rPr>
          <w:rFonts w:ascii="Arial" w:hAnsi="Arial" w:cs="Arial"/>
          <w:color w:val="333333"/>
          <w:spacing w:val="15"/>
          <w:kern w:val="0"/>
        </w:rPr>
        <w:t>，</w:t>
      </w:r>
      <w:r w:rsidRPr="00EE3F7B">
        <w:rPr>
          <w:rFonts w:ascii="Arial" w:hAnsi="Arial" w:cs="Arial"/>
          <w:color w:val="333333"/>
          <w:spacing w:val="15"/>
          <w:kern w:val="0"/>
        </w:rPr>
        <w:t>Cai, Kai-Yuan3</w:t>
      </w:r>
      <w:r w:rsidRPr="00EE3F7B">
        <w:rPr>
          <w:rFonts w:ascii="Arial" w:hAnsi="Arial" w:cs="Arial"/>
          <w:color w:val="333333"/>
          <w:spacing w:val="15"/>
          <w:kern w:val="0"/>
        </w:rPr>
        <w:t>，</w:t>
      </w:r>
      <w:r w:rsidRPr="00EE3F7B">
        <w:rPr>
          <w:rFonts w:ascii="Arial" w:hAnsi="Arial" w:cs="Arial"/>
          <w:color w:val="333333"/>
          <w:spacing w:val="15"/>
          <w:kern w:val="0"/>
        </w:rPr>
        <w:t>A case study of adaptive combinatorial testing</w:t>
      </w:r>
      <w:r w:rsidRPr="00EE3F7B">
        <w:rPr>
          <w:rFonts w:ascii="Arial" w:hAnsi="Arial" w:cs="Arial"/>
          <w:color w:val="333333"/>
          <w:spacing w:val="15"/>
          <w:kern w:val="0"/>
        </w:rPr>
        <w:t>，</w:t>
      </w:r>
      <w:r w:rsidRPr="00EE3F7B">
        <w:rPr>
          <w:rFonts w:ascii="Arial" w:hAnsi="Arial" w:cs="Arial"/>
          <w:color w:val="333333"/>
          <w:spacing w:val="15"/>
          <w:kern w:val="0"/>
        </w:rPr>
        <w:t>2013 IEEE 37th Annual Computer Software and Applications Conference Workshops, COMPSACW 2013</w:t>
      </w:r>
      <w:r w:rsidRPr="00EE3F7B">
        <w:rPr>
          <w:rFonts w:ascii="Arial" w:hAnsi="Arial" w:cs="Arial"/>
          <w:color w:val="333333"/>
          <w:spacing w:val="15"/>
          <w:kern w:val="0"/>
        </w:rPr>
        <w:t>，日本，</w:t>
      </w:r>
      <w:r w:rsidRPr="00EE3F7B">
        <w:rPr>
          <w:rFonts w:ascii="Arial" w:hAnsi="Arial" w:cs="Arial"/>
          <w:color w:val="333333"/>
          <w:spacing w:val="15"/>
          <w:kern w:val="0"/>
        </w:rPr>
        <w:t>2013.7.22-2013.7.26</w:t>
      </w:r>
      <w:r w:rsidRPr="00EE3F7B">
        <w:rPr>
          <w:rFonts w:ascii="Arial" w:hAnsi="Arial" w:cs="Arial"/>
          <w:color w:val="333333"/>
          <w:spacing w:val="15"/>
          <w:kern w:val="0"/>
        </w:rPr>
        <w:t>，</w:t>
      </w:r>
      <w:r w:rsidRPr="00EE3F7B">
        <w:rPr>
          <w:rFonts w:ascii="Arial" w:hAnsi="Arial" w:cs="Arial"/>
          <w:color w:val="333333"/>
          <w:spacing w:val="15"/>
          <w:kern w:val="0"/>
        </w:rPr>
        <w:t>EI</w:t>
      </w:r>
      <w:r w:rsidRPr="00EE3F7B">
        <w:rPr>
          <w:rFonts w:ascii="Arial" w:hAnsi="Arial" w:cs="Arial"/>
          <w:color w:val="333333"/>
          <w:spacing w:val="15"/>
          <w:kern w:val="0"/>
        </w:rPr>
        <w:t>，第一标注</w:t>
      </w:r>
    </w:p>
    <w:p w14:paraId="4B455C26" w14:textId="77777777"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(3)</w:t>
      </w:r>
      <w:r>
        <w:rPr>
          <w:rFonts w:ascii="Arial" w:hAnsi="Arial" w:cs="Arial"/>
          <w:color w:val="333333"/>
          <w:spacing w:val="15"/>
          <w:kern w:val="0"/>
        </w:rPr>
        <w:t xml:space="preserve"> </w:t>
      </w:r>
      <w:r w:rsidRPr="00EE3F7B">
        <w:rPr>
          <w:rFonts w:ascii="Arial" w:hAnsi="Arial" w:cs="Arial"/>
          <w:b/>
          <w:bCs/>
          <w:color w:val="333333"/>
          <w:spacing w:val="15"/>
          <w:kern w:val="0"/>
        </w:rPr>
        <w:t>Nie, Changhai1</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color w:val="333333"/>
          <w:spacing w:val="15"/>
          <w:kern w:val="0"/>
        </w:rPr>
        <w:t>Leung, Hareton2</w:t>
      </w:r>
      <w:r w:rsidRPr="00EE3F7B">
        <w:rPr>
          <w:rFonts w:ascii="Arial" w:hAnsi="Arial" w:cs="Arial"/>
          <w:color w:val="333333"/>
          <w:spacing w:val="15"/>
          <w:kern w:val="0"/>
        </w:rPr>
        <w:t>，</w:t>
      </w:r>
      <w:r w:rsidRPr="00EE3F7B">
        <w:rPr>
          <w:rFonts w:ascii="Arial" w:hAnsi="Arial" w:cs="Arial"/>
          <w:color w:val="333333"/>
          <w:spacing w:val="15"/>
          <w:kern w:val="0"/>
        </w:rPr>
        <w:t>Cai, Kai-Yuan3</w:t>
      </w:r>
      <w:r w:rsidRPr="00EE3F7B">
        <w:rPr>
          <w:rFonts w:ascii="Arial" w:hAnsi="Arial" w:cs="Arial"/>
          <w:color w:val="333333"/>
          <w:spacing w:val="15"/>
          <w:kern w:val="0"/>
        </w:rPr>
        <w:t>，</w:t>
      </w:r>
      <w:r w:rsidRPr="00EE3F7B">
        <w:rPr>
          <w:rFonts w:ascii="Arial" w:hAnsi="Arial" w:cs="Arial"/>
          <w:color w:val="333333"/>
          <w:spacing w:val="15"/>
          <w:kern w:val="0"/>
        </w:rPr>
        <w:t>Adaptive combinatorial testing</w:t>
      </w:r>
      <w:r w:rsidRPr="00EE3F7B">
        <w:rPr>
          <w:rFonts w:ascii="Arial" w:hAnsi="Arial" w:cs="Arial"/>
          <w:color w:val="333333"/>
          <w:spacing w:val="15"/>
          <w:kern w:val="0"/>
        </w:rPr>
        <w:t>，</w:t>
      </w:r>
      <w:r w:rsidRPr="00EE3F7B">
        <w:rPr>
          <w:rFonts w:ascii="Arial" w:hAnsi="Arial" w:cs="Arial"/>
          <w:color w:val="333333"/>
          <w:spacing w:val="15"/>
          <w:kern w:val="0"/>
        </w:rPr>
        <w:t>13th International Conference on Quality Software, QSIC 2013</w:t>
      </w:r>
      <w:r w:rsidRPr="00EE3F7B">
        <w:rPr>
          <w:rFonts w:ascii="Arial" w:hAnsi="Arial" w:cs="Arial"/>
          <w:color w:val="333333"/>
          <w:spacing w:val="15"/>
          <w:kern w:val="0"/>
        </w:rPr>
        <w:t>，中国，</w:t>
      </w:r>
      <w:r w:rsidRPr="00EE3F7B">
        <w:rPr>
          <w:rFonts w:ascii="Arial" w:hAnsi="Arial" w:cs="Arial"/>
          <w:color w:val="333333"/>
          <w:spacing w:val="15"/>
          <w:kern w:val="0"/>
        </w:rPr>
        <w:t>2013.7.29-2013.7.30</w:t>
      </w:r>
      <w:r w:rsidRPr="00EE3F7B">
        <w:rPr>
          <w:rFonts w:ascii="Arial" w:hAnsi="Arial" w:cs="Arial"/>
          <w:color w:val="333333"/>
          <w:spacing w:val="15"/>
          <w:kern w:val="0"/>
        </w:rPr>
        <w:t>，</w:t>
      </w:r>
      <w:r w:rsidRPr="00EE3F7B">
        <w:rPr>
          <w:rFonts w:ascii="Arial" w:hAnsi="Arial" w:cs="Arial"/>
          <w:color w:val="333333"/>
          <w:spacing w:val="15"/>
          <w:kern w:val="0"/>
        </w:rPr>
        <w:t>EI</w:t>
      </w:r>
      <w:r w:rsidRPr="00EE3F7B">
        <w:rPr>
          <w:rFonts w:ascii="Arial" w:hAnsi="Arial" w:cs="Arial"/>
          <w:color w:val="333333"/>
          <w:spacing w:val="15"/>
          <w:kern w:val="0"/>
        </w:rPr>
        <w:t>，第一标注</w:t>
      </w:r>
    </w:p>
    <w:p w14:paraId="3EED0698" w14:textId="77777777" w:rsidR="00A11F49" w:rsidRPr="00EE3F7B" w:rsidRDefault="00A11F49" w:rsidP="00A11F49">
      <w:pPr>
        <w:widowControl/>
        <w:spacing w:beforeLines="50" w:before="156" w:afterLines="50" w:after="156"/>
        <w:ind w:firstLineChars="100" w:firstLine="330"/>
        <w:jc w:val="left"/>
        <w:rPr>
          <w:rFonts w:ascii="Arial" w:hAnsi="Arial" w:cs="Arial"/>
          <w:color w:val="005796"/>
          <w:spacing w:val="60"/>
          <w:kern w:val="0"/>
        </w:rPr>
      </w:pPr>
      <w:r w:rsidRPr="00EE3F7B">
        <w:rPr>
          <w:rFonts w:ascii="Arial" w:hAnsi="Arial" w:cs="Arial"/>
          <w:color w:val="005796"/>
          <w:spacing w:val="60"/>
          <w:kern w:val="0"/>
        </w:rPr>
        <w:t xml:space="preserve">2. </w:t>
      </w:r>
      <w:r w:rsidRPr="00EE3F7B">
        <w:rPr>
          <w:rFonts w:ascii="Arial" w:hAnsi="Arial" w:cs="Arial"/>
          <w:color w:val="005796"/>
          <w:spacing w:val="60"/>
          <w:kern w:val="0"/>
        </w:rPr>
        <w:t>通讯作者论文（勿与第一作者论文重复）</w:t>
      </w:r>
    </w:p>
    <w:p w14:paraId="2622BCDA" w14:textId="77777777"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(1)</w:t>
      </w:r>
      <w:r>
        <w:rPr>
          <w:rFonts w:ascii="Arial" w:hAnsi="Arial" w:cs="Arial"/>
          <w:color w:val="333333"/>
          <w:spacing w:val="15"/>
          <w:kern w:val="0"/>
        </w:rPr>
        <w:t xml:space="preserve"> </w:t>
      </w:r>
      <w:r w:rsidRPr="00EE3F7B">
        <w:rPr>
          <w:rFonts w:ascii="Arial" w:hAnsi="Arial" w:cs="Arial"/>
          <w:color w:val="333333"/>
          <w:spacing w:val="15"/>
          <w:kern w:val="0"/>
        </w:rPr>
        <w:t>Wu, Huayao</w:t>
      </w:r>
      <w:r w:rsidRPr="00EE3F7B">
        <w:rPr>
          <w:rFonts w:ascii="Arial" w:hAnsi="Arial" w:cs="Arial"/>
          <w:color w:val="333333"/>
          <w:spacing w:val="15"/>
          <w:kern w:val="0"/>
        </w:rPr>
        <w:t>，</w:t>
      </w:r>
      <w:r w:rsidRPr="00EE3F7B">
        <w:rPr>
          <w:rFonts w:ascii="Arial" w:hAnsi="Arial" w:cs="Arial"/>
          <w:b/>
          <w:bCs/>
          <w:color w:val="333333"/>
          <w:spacing w:val="15"/>
          <w:kern w:val="0"/>
        </w:rPr>
        <w:t>Nie, Changhai</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color w:val="333333"/>
          <w:spacing w:val="15"/>
          <w:kern w:val="0"/>
        </w:rPr>
        <w:t>Kuo, Fei-Ching</w:t>
      </w:r>
      <w:r w:rsidRPr="00EE3F7B">
        <w:rPr>
          <w:rFonts w:ascii="Arial" w:hAnsi="Arial" w:cs="Arial"/>
          <w:color w:val="333333"/>
          <w:spacing w:val="15"/>
          <w:kern w:val="0"/>
        </w:rPr>
        <w:t>，</w:t>
      </w:r>
      <w:r w:rsidRPr="00EE3F7B">
        <w:rPr>
          <w:rFonts w:ascii="Arial" w:hAnsi="Arial" w:cs="Arial"/>
          <w:color w:val="333333"/>
          <w:spacing w:val="15"/>
          <w:kern w:val="0"/>
        </w:rPr>
        <w:t>Test suite prioritization by switching cost</w:t>
      </w:r>
      <w:r w:rsidRPr="00EE3F7B">
        <w:rPr>
          <w:rFonts w:ascii="Arial" w:hAnsi="Arial" w:cs="Arial"/>
          <w:color w:val="333333"/>
          <w:spacing w:val="15"/>
          <w:kern w:val="0"/>
        </w:rPr>
        <w:t>，</w:t>
      </w:r>
      <w:r w:rsidRPr="00EE3F7B">
        <w:rPr>
          <w:rFonts w:ascii="Arial" w:hAnsi="Arial" w:cs="Arial"/>
          <w:color w:val="333333"/>
          <w:spacing w:val="15"/>
          <w:kern w:val="0"/>
        </w:rPr>
        <w:t>ICSTW 2014</w:t>
      </w:r>
      <w:r w:rsidRPr="00EE3F7B">
        <w:rPr>
          <w:rFonts w:ascii="Arial" w:hAnsi="Arial" w:cs="Arial"/>
          <w:color w:val="333333"/>
          <w:spacing w:val="15"/>
          <w:kern w:val="0"/>
        </w:rPr>
        <w:t>，美国，</w:t>
      </w:r>
      <w:r w:rsidRPr="00EE3F7B">
        <w:rPr>
          <w:rFonts w:ascii="Arial" w:hAnsi="Arial" w:cs="Arial"/>
          <w:color w:val="333333"/>
          <w:spacing w:val="15"/>
          <w:kern w:val="0"/>
        </w:rPr>
        <w:t>2014.3.31-2014.4.4</w:t>
      </w:r>
      <w:r w:rsidRPr="00EE3F7B">
        <w:rPr>
          <w:rFonts w:ascii="Arial" w:hAnsi="Arial" w:cs="Arial"/>
          <w:color w:val="333333"/>
          <w:spacing w:val="15"/>
          <w:kern w:val="0"/>
        </w:rPr>
        <w:t>，</w:t>
      </w:r>
      <w:r w:rsidRPr="00EE3F7B">
        <w:rPr>
          <w:rFonts w:ascii="Arial" w:hAnsi="Arial" w:cs="Arial"/>
          <w:color w:val="333333"/>
          <w:spacing w:val="15"/>
          <w:kern w:val="0"/>
        </w:rPr>
        <w:t>EI</w:t>
      </w:r>
      <w:r w:rsidRPr="00EE3F7B">
        <w:rPr>
          <w:rFonts w:ascii="Arial" w:hAnsi="Arial" w:cs="Arial"/>
          <w:color w:val="333333"/>
          <w:spacing w:val="15"/>
          <w:kern w:val="0"/>
        </w:rPr>
        <w:t>，第一标注</w:t>
      </w:r>
    </w:p>
    <w:p w14:paraId="1DB3C38D" w14:textId="77777777"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(2) Huayao Wu</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b/>
          <w:bCs/>
          <w:color w:val="333333"/>
          <w:spacing w:val="15"/>
          <w:kern w:val="0"/>
        </w:rPr>
        <w:t>聂长海</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color w:val="333333"/>
          <w:spacing w:val="15"/>
          <w:kern w:val="0"/>
        </w:rPr>
        <w:t>An overview of search based combinatorial testing</w:t>
      </w:r>
      <w:r w:rsidRPr="00EE3F7B">
        <w:rPr>
          <w:rFonts w:ascii="Arial" w:hAnsi="Arial" w:cs="Arial"/>
          <w:color w:val="333333"/>
          <w:spacing w:val="15"/>
          <w:kern w:val="0"/>
        </w:rPr>
        <w:t>，</w:t>
      </w:r>
      <w:r w:rsidRPr="00EE3F7B">
        <w:rPr>
          <w:rFonts w:ascii="Arial" w:hAnsi="Arial" w:cs="Arial"/>
          <w:color w:val="333333"/>
          <w:spacing w:val="15"/>
          <w:kern w:val="0"/>
        </w:rPr>
        <w:t>SBST</w:t>
      </w:r>
      <w:r w:rsidRPr="00EE3F7B">
        <w:rPr>
          <w:rFonts w:ascii="Arial" w:hAnsi="Arial" w:cs="Arial"/>
          <w:color w:val="333333"/>
          <w:spacing w:val="15"/>
          <w:kern w:val="0"/>
        </w:rPr>
        <w:t>，印度，</w:t>
      </w:r>
      <w:r w:rsidRPr="00EE3F7B">
        <w:rPr>
          <w:rFonts w:ascii="Arial" w:hAnsi="Arial" w:cs="Arial"/>
          <w:color w:val="333333"/>
          <w:spacing w:val="15"/>
          <w:kern w:val="0"/>
        </w:rPr>
        <w:t>2014.6.10-2014.6.15</w:t>
      </w:r>
      <w:r w:rsidRPr="00EE3F7B">
        <w:rPr>
          <w:rFonts w:ascii="Arial" w:hAnsi="Arial" w:cs="Arial"/>
          <w:color w:val="333333"/>
          <w:spacing w:val="15"/>
          <w:kern w:val="0"/>
        </w:rPr>
        <w:t>，</w:t>
      </w:r>
      <w:r w:rsidRPr="00EE3F7B">
        <w:rPr>
          <w:rFonts w:ascii="Arial" w:hAnsi="Arial" w:cs="Arial"/>
          <w:color w:val="333333"/>
          <w:spacing w:val="15"/>
          <w:kern w:val="0"/>
        </w:rPr>
        <w:t>EI</w:t>
      </w:r>
      <w:r w:rsidRPr="00EE3F7B">
        <w:rPr>
          <w:rFonts w:ascii="Arial" w:hAnsi="Arial" w:cs="Arial"/>
          <w:color w:val="333333"/>
          <w:spacing w:val="15"/>
          <w:kern w:val="0"/>
        </w:rPr>
        <w:t>，第一标注</w:t>
      </w:r>
    </w:p>
    <w:p w14:paraId="1461AF39" w14:textId="77777777"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(3)</w:t>
      </w:r>
      <w:r>
        <w:rPr>
          <w:rFonts w:ascii="Arial" w:hAnsi="Arial" w:cs="Arial"/>
          <w:color w:val="333333"/>
          <w:spacing w:val="15"/>
          <w:kern w:val="0"/>
        </w:rPr>
        <w:t xml:space="preserve"> </w:t>
      </w:r>
      <w:r w:rsidRPr="00EE3F7B">
        <w:rPr>
          <w:rFonts w:ascii="Arial" w:hAnsi="Arial" w:cs="Arial"/>
          <w:color w:val="333333"/>
          <w:spacing w:val="15"/>
          <w:kern w:val="0"/>
        </w:rPr>
        <w:t>Li, Xiaohua</w:t>
      </w:r>
      <w:r w:rsidRPr="00EE3F7B">
        <w:rPr>
          <w:rFonts w:ascii="Arial" w:hAnsi="Arial" w:cs="Arial"/>
          <w:color w:val="333333"/>
          <w:spacing w:val="15"/>
          <w:kern w:val="0"/>
        </w:rPr>
        <w:t>，</w:t>
      </w:r>
      <w:r w:rsidRPr="00EE3F7B">
        <w:rPr>
          <w:rFonts w:ascii="Arial" w:hAnsi="Arial" w:cs="Arial"/>
          <w:color w:val="333333"/>
          <w:spacing w:val="15"/>
          <w:kern w:val="0"/>
        </w:rPr>
        <w:t>Dong, Zhao</w:t>
      </w:r>
      <w:r w:rsidRPr="00EE3F7B">
        <w:rPr>
          <w:rFonts w:ascii="Arial" w:hAnsi="Arial" w:cs="Arial"/>
          <w:color w:val="333333"/>
          <w:spacing w:val="15"/>
          <w:kern w:val="0"/>
        </w:rPr>
        <w:t>，</w:t>
      </w:r>
      <w:r w:rsidRPr="00EE3F7B">
        <w:rPr>
          <w:rFonts w:ascii="Arial" w:hAnsi="Arial" w:cs="Arial"/>
          <w:color w:val="333333"/>
          <w:spacing w:val="15"/>
          <w:kern w:val="0"/>
        </w:rPr>
        <w:t>Wu, Huayao</w:t>
      </w:r>
      <w:r w:rsidRPr="00EE3F7B">
        <w:rPr>
          <w:rFonts w:ascii="Arial" w:hAnsi="Arial" w:cs="Arial"/>
          <w:color w:val="333333"/>
          <w:spacing w:val="15"/>
          <w:kern w:val="0"/>
        </w:rPr>
        <w:t>，</w:t>
      </w:r>
      <w:r w:rsidRPr="00EE3F7B">
        <w:rPr>
          <w:rFonts w:ascii="Arial" w:hAnsi="Arial" w:cs="Arial"/>
          <w:color w:val="333333"/>
          <w:spacing w:val="15"/>
          <w:kern w:val="0"/>
        </w:rPr>
        <w:t>Nie, Changhai</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color w:val="333333"/>
          <w:spacing w:val="15"/>
          <w:kern w:val="0"/>
        </w:rPr>
        <w:t>Cai, Kai-Yuan</w:t>
      </w:r>
      <w:r w:rsidRPr="00EE3F7B">
        <w:rPr>
          <w:rFonts w:ascii="Arial" w:hAnsi="Arial" w:cs="Arial"/>
          <w:color w:val="333333"/>
          <w:spacing w:val="15"/>
          <w:kern w:val="0"/>
        </w:rPr>
        <w:t>，</w:t>
      </w:r>
      <w:r w:rsidRPr="00EE3F7B">
        <w:rPr>
          <w:rFonts w:ascii="Arial" w:hAnsi="Arial" w:cs="Arial"/>
          <w:color w:val="333333"/>
          <w:spacing w:val="15"/>
          <w:kern w:val="0"/>
        </w:rPr>
        <w:t>Refining a randomized post-optimization method for covering arrays</w:t>
      </w:r>
      <w:r w:rsidRPr="00EE3F7B">
        <w:rPr>
          <w:rFonts w:ascii="Arial" w:hAnsi="Arial" w:cs="Arial"/>
          <w:color w:val="333333"/>
          <w:spacing w:val="15"/>
          <w:kern w:val="0"/>
        </w:rPr>
        <w:t>，</w:t>
      </w:r>
      <w:r w:rsidRPr="00EE3F7B">
        <w:rPr>
          <w:rFonts w:ascii="Arial" w:hAnsi="Arial" w:cs="Arial"/>
          <w:color w:val="333333"/>
          <w:spacing w:val="15"/>
          <w:kern w:val="0"/>
        </w:rPr>
        <w:t>ICSTW 2014</w:t>
      </w:r>
      <w:r w:rsidRPr="00EE3F7B">
        <w:rPr>
          <w:rFonts w:ascii="Arial" w:hAnsi="Arial" w:cs="Arial"/>
          <w:color w:val="333333"/>
          <w:spacing w:val="15"/>
          <w:kern w:val="0"/>
        </w:rPr>
        <w:t>，美国，</w:t>
      </w:r>
      <w:r w:rsidRPr="00EE3F7B">
        <w:rPr>
          <w:rFonts w:ascii="Arial" w:hAnsi="Arial" w:cs="Arial"/>
          <w:color w:val="333333"/>
          <w:spacing w:val="15"/>
          <w:kern w:val="0"/>
        </w:rPr>
        <w:t>2014.3.31-2014.4.4</w:t>
      </w:r>
      <w:r w:rsidRPr="00EE3F7B">
        <w:rPr>
          <w:rFonts w:ascii="Arial" w:hAnsi="Arial" w:cs="Arial"/>
          <w:color w:val="333333"/>
          <w:spacing w:val="15"/>
          <w:kern w:val="0"/>
        </w:rPr>
        <w:t>，</w:t>
      </w:r>
      <w:r w:rsidRPr="00EE3F7B">
        <w:rPr>
          <w:rFonts w:ascii="Arial" w:hAnsi="Arial" w:cs="Arial"/>
          <w:color w:val="333333"/>
          <w:spacing w:val="15"/>
          <w:kern w:val="0"/>
        </w:rPr>
        <w:t>EI</w:t>
      </w:r>
      <w:r w:rsidRPr="00EE3F7B">
        <w:rPr>
          <w:rFonts w:ascii="Arial" w:hAnsi="Arial" w:cs="Arial"/>
          <w:color w:val="333333"/>
          <w:spacing w:val="15"/>
          <w:kern w:val="0"/>
        </w:rPr>
        <w:t>，第一标注</w:t>
      </w:r>
    </w:p>
    <w:p w14:paraId="028BDDA0" w14:textId="77777777"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lastRenderedPageBreak/>
        <w:t>(4)</w:t>
      </w:r>
      <w:r>
        <w:rPr>
          <w:rFonts w:ascii="Arial" w:hAnsi="Arial" w:cs="Arial"/>
          <w:color w:val="333333"/>
          <w:spacing w:val="15"/>
          <w:kern w:val="0"/>
        </w:rPr>
        <w:t xml:space="preserve"> </w:t>
      </w:r>
      <w:r w:rsidRPr="00EE3F7B">
        <w:rPr>
          <w:rFonts w:ascii="Arial" w:hAnsi="Arial" w:cs="Arial"/>
          <w:color w:val="333333"/>
          <w:spacing w:val="15"/>
          <w:kern w:val="0"/>
        </w:rPr>
        <w:t>Niu, Xintao1</w:t>
      </w:r>
      <w:r w:rsidRPr="00EE3F7B">
        <w:rPr>
          <w:rFonts w:ascii="Arial" w:hAnsi="Arial" w:cs="Arial"/>
          <w:color w:val="333333"/>
          <w:spacing w:val="15"/>
          <w:kern w:val="0"/>
        </w:rPr>
        <w:t>，</w:t>
      </w:r>
      <w:r w:rsidRPr="00EE3F7B">
        <w:rPr>
          <w:rFonts w:ascii="Arial" w:hAnsi="Arial" w:cs="Arial"/>
          <w:b/>
          <w:bCs/>
          <w:color w:val="333333"/>
          <w:spacing w:val="15"/>
          <w:kern w:val="0"/>
        </w:rPr>
        <w:t>Nie, Changhai1</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color w:val="333333"/>
          <w:spacing w:val="15"/>
          <w:kern w:val="0"/>
        </w:rPr>
        <w:t>Lei, Yu2</w:t>
      </w:r>
      <w:r w:rsidRPr="00EE3F7B">
        <w:rPr>
          <w:rFonts w:ascii="Arial" w:hAnsi="Arial" w:cs="Arial"/>
          <w:color w:val="333333"/>
          <w:spacing w:val="15"/>
          <w:kern w:val="0"/>
        </w:rPr>
        <w:t>，</w:t>
      </w:r>
      <w:r w:rsidRPr="00EE3F7B">
        <w:rPr>
          <w:rFonts w:ascii="Arial" w:hAnsi="Arial" w:cs="Arial"/>
          <w:color w:val="333333"/>
          <w:spacing w:val="15"/>
          <w:kern w:val="0"/>
        </w:rPr>
        <w:t>Chan, Alvin T.S.3</w:t>
      </w:r>
      <w:r w:rsidRPr="00EE3F7B">
        <w:rPr>
          <w:rFonts w:ascii="Arial" w:hAnsi="Arial" w:cs="Arial"/>
          <w:color w:val="333333"/>
          <w:spacing w:val="15"/>
          <w:kern w:val="0"/>
        </w:rPr>
        <w:t>，</w:t>
      </w:r>
      <w:r w:rsidRPr="00EE3F7B">
        <w:rPr>
          <w:rFonts w:ascii="Arial" w:hAnsi="Arial" w:cs="Arial"/>
          <w:color w:val="333333"/>
          <w:spacing w:val="15"/>
          <w:kern w:val="0"/>
        </w:rPr>
        <w:t>Identifying failure-inducing combinations using tuple relationship</w:t>
      </w:r>
      <w:r w:rsidRPr="00EE3F7B">
        <w:rPr>
          <w:rFonts w:ascii="Arial" w:hAnsi="Arial" w:cs="Arial"/>
          <w:color w:val="333333"/>
          <w:spacing w:val="15"/>
          <w:kern w:val="0"/>
        </w:rPr>
        <w:t>，</w:t>
      </w:r>
      <w:r w:rsidRPr="00EE3F7B">
        <w:rPr>
          <w:rFonts w:ascii="Arial" w:hAnsi="Arial" w:cs="Arial"/>
          <w:color w:val="333333"/>
          <w:spacing w:val="15"/>
          <w:kern w:val="0"/>
        </w:rPr>
        <w:t>ICSTW 2013</w:t>
      </w:r>
      <w:r w:rsidRPr="00EE3F7B">
        <w:rPr>
          <w:rFonts w:ascii="Arial" w:hAnsi="Arial" w:cs="Arial"/>
          <w:color w:val="333333"/>
          <w:spacing w:val="15"/>
          <w:kern w:val="0"/>
        </w:rPr>
        <w:t>，卢森堡，</w:t>
      </w:r>
      <w:r w:rsidRPr="00EE3F7B">
        <w:rPr>
          <w:rFonts w:ascii="Arial" w:hAnsi="Arial" w:cs="Arial"/>
          <w:color w:val="333333"/>
          <w:spacing w:val="15"/>
          <w:kern w:val="0"/>
        </w:rPr>
        <w:t>2013.3.18-2013.3.20</w:t>
      </w:r>
      <w:r w:rsidRPr="00EE3F7B">
        <w:rPr>
          <w:rFonts w:ascii="Arial" w:hAnsi="Arial" w:cs="Arial"/>
          <w:color w:val="333333"/>
          <w:spacing w:val="15"/>
          <w:kern w:val="0"/>
        </w:rPr>
        <w:t>，</w:t>
      </w:r>
      <w:r w:rsidRPr="00EE3F7B">
        <w:rPr>
          <w:rFonts w:ascii="Arial" w:hAnsi="Arial" w:cs="Arial"/>
          <w:color w:val="333333"/>
          <w:spacing w:val="15"/>
          <w:kern w:val="0"/>
        </w:rPr>
        <w:t>EI</w:t>
      </w:r>
      <w:r w:rsidRPr="00EE3F7B">
        <w:rPr>
          <w:rFonts w:ascii="Arial" w:hAnsi="Arial" w:cs="Arial"/>
          <w:color w:val="333333"/>
          <w:spacing w:val="15"/>
          <w:kern w:val="0"/>
        </w:rPr>
        <w:t>，第一标注</w:t>
      </w:r>
    </w:p>
    <w:p w14:paraId="4AC1F447" w14:textId="77777777" w:rsidR="00A11F49" w:rsidRPr="00EE3F7B" w:rsidRDefault="00A11F49" w:rsidP="00A11F49">
      <w:pPr>
        <w:widowControl/>
        <w:spacing w:beforeLines="50" w:before="156" w:afterLines="50" w:after="156"/>
        <w:ind w:firstLineChars="100" w:firstLine="330"/>
        <w:jc w:val="left"/>
        <w:rPr>
          <w:rFonts w:ascii="Arial" w:hAnsi="Arial" w:cs="Arial"/>
          <w:color w:val="005796"/>
          <w:spacing w:val="60"/>
          <w:kern w:val="0"/>
        </w:rPr>
      </w:pPr>
      <w:r w:rsidRPr="00EE3F7B">
        <w:rPr>
          <w:rFonts w:ascii="Arial" w:hAnsi="Arial" w:cs="Arial"/>
          <w:color w:val="005796"/>
          <w:spacing w:val="60"/>
          <w:kern w:val="0"/>
        </w:rPr>
        <w:t>学术专著</w:t>
      </w:r>
    </w:p>
    <w:p w14:paraId="0DC527A2" w14:textId="77777777" w:rsidR="00A11F49" w:rsidRPr="00EE3F7B" w:rsidRDefault="00A11F49" w:rsidP="00A11F49">
      <w:pPr>
        <w:widowControl/>
        <w:wordWrap w:val="0"/>
        <w:jc w:val="left"/>
        <w:rPr>
          <w:rFonts w:ascii="Arial" w:hAnsi="Arial" w:cs="Arial"/>
          <w:color w:val="333333"/>
          <w:spacing w:val="15"/>
          <w:kern w:val="0"/>
        </w:rPr>
      </w:pPr>
      <w:r w:rsidRPr="00EE3F7B">
        <w:rPr>
          <w:rFonts w:ascii="Arial" w:hAnsi="Arial" w:cs="Arial"/>
          <w:color w:val="333333"/>
          <w:spacing w:val="15"/>
          <w:kern w:val="0"/>
        </w:rPr>
        <w:t>(1)</w:t>
      </w:r>
      <w:r>
        <w:rPr>
          <w:rFonts w:ascii="Arial" w:hAnsi="Arial" w:cs="Arial"/>
          <w:color w:val="333333"/>
          <w:spacing w:val="15"/>
          <w:kern w:val="0"/>
        </w:rPr>
        <w:t xml:space="preserve"> </w:t>
      </w:r>
      <w:r w:rsidRPr="00EE3F7B">
        <w:rPr>
          <w:rFonts w:ascii="Arial" w:hAnsi="Arial" w:cs="Arial"/>
          <w:b/>
          <w:bCs/>
          <w:color w:val="333333"/>
          <w:spacing w:val="15"/>
          <w:kern w:val="0"/>
        </w:rPr>
        <w:t>聂长海</w:t>
      </w:r>
      <w:r w:rsidRPr="00EE3F7B">
        <w:rPr>
          <w:rFonts w:ascii="Arial" w:hAnsi="Arial" w:cs="Arial"/>
          <w:color w:val="333333"/>
          <w:spacing w:val="15"/>
          <w:kern w:val="0"/>
          <w:vertAlign w:val="superscript"/>
        </w:rPr>
        <w:t>(#)(*)</w:t>
      </w:r>
      <w:r w:rsidRPr="00EE3F7B">
        <w:rPr>
          <w:rFonts w:ascii="Arial" w:hAnsi="Arial" w:cs="Arial"/>
          <w:color w:val="333333"/>
          <w:spacing w:val="15"/>
          <w:kern w:val="0"/>
        </w:rPr>
        <w:t>，组合测试，科学出版社，</w:t>
      </w:r>
      <w:r w:rsidRPr="00EE3F7B">
        <w:rPr>
          <w:rFonts w:ascii="Arial" w:hAnsi="Arial" w:cs="Arial"/>
          <w:color w:val="333333"/>
          <w:spacing w:val="15"/>
          <w:kern w:val="0"/>
        </w:rPr>
        <w:t>386000</w:t>
      </w:r>
      <w:r w:rsidRPr="00EE3F7B">
        <w:rPr>
          <w:rFonts w:ascii="Arial" w:hAnsi="Arial" w:cs="Arial"/>
          <w:color w:val="333333"/>
          <w:spacing w:val="15"/>
          <w:kern w:val="0"/>
        </w:rPr>
        <w:t>，</w:t>
      </w:r>
      <w:r w:rsidRPr="00EE3F7B">
        <w:rPr>
          <w:rFonts w:ascii="Arial" w:hAnsi="Arial" w:cs="Arial"/>
          <w:color w:val="333333"/>
          <w:spacing w:val="15"/>
          <w:kern w:val="0"/>
        </w:rPr>
        <w:t>2015.4.1</w:t>
      </w:r>
    </w:p>
    <w:p w14:paraId="5F8E222E" w14:textId="77777777"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(2)</w:t>
      </w:r>
      <w:r>
        <w:rPr>
          <w:rFonts w:ascii="Arial" w:hAnsi="Arial" w:cs="Arial"/>
          <w:color w:val="333333"/>
          <w:spacing w:val="15"/>
          <w:kern w:val="0"/>
        </w:rPr>
        <w:t xml:space="preserve"> </w:t>
      </w:r>
      <w:r w:rsidRPr="00EE3F7B">
        <w:rPr>
          <w:rFonts w:ascii="Arial" w:hAnsi="Arial" w:cs="Arial"/>
          <w:b/>
          <w:bCs/>
          <w:color w:val="333333"/>
          <w:spacing w:val="15"/>
          <w:kern w:val="0"/>
        </w:rPr>
        <w:t>聂长海</w:t>
      </w:r>
      <w:r w:rsidRPr="00EE3F7B">
        <w:rPr>
          <w:rFonts w:ascii="Arial" w:hAnsi="Arial" w:cs="Arial"/>
          <w:color w:val="333333"/>
          <w:spacing w:val="15"/>
          <w:kern w:val="0"/>
          <w:vertAlign w:val="superscript"/>
        </w:rPr>
        <w:t>(#)(*)</w:t>
      </w:r>
      <w:r w:rsidRPr="00EE3F7B">
        <w:rPr>
          <w:rFonts w:ascii="Arial" w:hAnsi="Arial" w:cs="Arial"/>
          <w:color w:val="333333"/>
          <w:spacing w:val="15"/>
          <w:kern w:val="0"/>
        </w:rPr>
        <w:t>，软件测试的概念与方法，北京</w:t>
      </w:r>
      <w:r w:rsidRPr="00EE3F7B">
        <w:rPr>
          <w:rFonts w:ascii="Arial" w:hAnsi="Arial" w:cs="Arial"/>
          <w:color w:val="333333"/>
          <w:spacing w:val="15"/>
          <w:kern w:val="0"/>
        </w:rPr>
        <w:t xml:space="preserve">: </w:t>
      </w:r>
      <w:r w:rsidRPr="00EE3F7B">
        <w:rPr>
          <w:rFonts w:ascii="Arial" w:hAnsi="Arial" w:cs="Arial"/>
          <w:color w:val="333333"/>
          <w:spacing w:val="15"/>
          <w:kern w:val="0"/>
        </w:rPr>
        <w:t>清华大学出版社，</w:t>
      </w:r>
      <w:r w:rsidRPr="00EE3F7B">
        <w:rPr>
          <w:rFonts w:ascii="Arial" w:hAnsi="Arial" w:cs="Arial"/>
          <w:color w:val="333333"/>
          <w:spacing w:val="15"/>
          <w:kern w:val="0"/>
        </w:rPr>
        <w:t>339000</w:t>
      </w:r>
      <w:r w:rsidRPr="00EE3F7B">
        <w:rPr>
          <w:rFonts w:ascii="Arial" w:hAnsi="Arial" w:cs="Arial"/>
          <w:color w:val="333333"/>
          <w:spacing w:val="15"/>
          <w:kern w:val="0"/>
        </w:rPr>
        <w:t>，</w:t>
      </w:r>
      <w:r w:rsidRPr="00EE3F7B">
        <w:rPr>
          <w:rFonts w:ascii="Arial" w:hAnsi="Arial" w:cs="Arial"/>
          <w:color w:val="333333"/>
          <w:spacing w:val="15"/>
          <w:kern w:val="0"/>
        </w:rPr>
        <w:t>2013.05.01</w:t>
      </w:r>
    </w:p>
    <w:p w14:paraId="6AC21E9E" w14:textId="77777777" w:rsidR="00A11F49" w:rsidRPr="00EE3F7B" w:rsidRDefault="00A11F49" w:rsidP="00A11F49">
      <w:pPr>
        <w:widowControl/>
        <w:spacing w:beforeLines="50" w:before="156" w:afterLines="50" w:after="156"/>
        <w:ind w:firstLineChars="100" w:firstLine="330"/>
        <w:jc w:val="left"/>
        <w:rPr>
          <w:rFonts w:ascii="Arial" w:hAnsi="Arial" w:cs="Arial"/>
          <w:color w:val="005796"/>
          <w:spacing w:val="60"/>
          <w:kern w:val="0"/>
        </w:rPr>
      </w:pPr>
      <w:r>
        <w:rPr>
          <w:rFonts w:ascii="Arial" w:hAnsi="Arial" w:cs="Arial" w:hint="eastAsia"/>
          <w:color w:val="005796"/>
          <w:spacing w:val="60"/>
          <w:kern w:val="0"/>
        </w:rPr>
        <w:t>授权</w:t>
      </w:r>
      <w:r w:rsidRPr="00EE3F7B">
        <w:rPr>
          <w:rFonts w:ascii="Arial" w:hAnsi="Arial" w:cs="Arial"/>
          <w:color w:val="005796"/>
          <w:spacing w:val="60"/>
          <w:kern w:val="0"/>
        </w:rPr>
        <w:t>专利</w:t>
      </w:r>
    </w:p>
    <w:p w14:paraId="341D806C" w14:textId="77777777"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(1)</w:t>
      </w:r>
      <w:r>
        <w:rPr>
          <w:rFonts w:ascii="Arial" w:hAnsi="Arial" w:cs="Arial"/>
          <w:color w:val="333333"/>
          <w:spacing w:val="15"/>
          <w:kern w:val="0"/>
        </w:rPr>
        <w:t xml:space="preserve"> </w:t>
      </w:r>
      <w:r w:rsidRPr="00EE3F7B">
        <w:rPr>
          <w:rFonts w:ascii="Arial" w:hAnsi="Arial" w:cs="Arial"/>
          <w:color w:val="333333"/>
          <w:spacing w:val="15"/>
          <w:kern w:val="0"/>
        </w:rPr>
        <w:t>中国专利，吴化尧，</w:t>
      </w:r>
      <w:r w:rsidRPr="00EE3F7B">
        <w:rPr>
          <w:rFonts w:ascii="Arial" w:hAnsi="Arial" w:cs="Arial"/>
          <w:b/>
          <w:bCs/>
          <w:color w:val="333333"/>
          <w:spacing w:val="15"/>
          <w:kern w:val="0"/>
        </w:rPr>
        <w:t>聂长海</w:t>
      </w:r>
      <w:r w:rsidRPr="00EE3F7B">
        <w:rPr>
          <w:rFonts w:ascii="Arial" w:hAnsi="Arial" w:cs="Arial"/>
          <w:color w:val="333333"/>
          <w:spacing w:val="15"/>
          <w:kern w:val="0"/>
        </w:rPr>
        <w:t>，测试用例集执行顺序确定的方法及系统，授权，</w:t>
      </w:r>
      <w:r w:rsidRPr="00EE3F7B">
        <w:rPr>
          <w:rFonts w:ascii="Arial" w:hAnsi="Arial" w:cs="Arial"/>
          <w:color w:val="333333"/>
          <w:spacing w:val="15"/>
          <w:kern w:val="0"/>
        </w:rPr>
        <w:t>2016.01.13</w:t>
      </w:r>
      <w:r w:rsidRPr="00EE3F7B">
        <w:rPr>
          <w:rFonts w:ascii="Arial" w:hAnsi="Arial" w:cs="Arial"/>
          <w:color w:val="333333"/>
          <w:spacing w:val="15"/>
          <w:kern w:val="0"/>
        </w:rPr>
        <w:t>，</w:t>
      </w:r>
      <w:r w:rsidRPr="00EE3F7B">
        <w:rPr>
          <w:rFonts w:ascii="Arial" w:hAnsi="Arial" w:cs="Arial"/>
          <w:color w:val="333333"/>
          <w:spacing w:val="15"/>
          <w:kern w:val="0"/>
        </w:rPr>
        <w:t>CN201310532732.0</w:t>
      </w:r>
    </w:p>
    <w:p w14:paraId="6AD46DB9" w14:textId="77777777"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(2)</w:t>
      </w:r>
      <w:r>
        <w:rPr>
          <w:rFonts w:ascii="Arial" w:hAnsi="Arial" w:cs="Arial"/>
          <w:color w:val="333333"/>
          <w:spacing w:val="15"/>
          <w:kern w:val="0"/>
        </w:rPr>
        <w:t xml:space="preserve"> </w:t>
      </w:r>
      <w:r w:rsidRPr="00EE3F7B">
        <w:rPr>
          <w:rFonts w:ascii="Arial" w:hAnsi="Arial" w:cs="Arial"/>
          <w:color w:val="333333"/>
          <w:spacing w:val="15"/>
          <w:kern w:val="0"/>
        </w:rPr>
        <w:t>中国专利，</w:t>
      </w:r>
      <w:r w:rsidRPr="00EE3F7B">
        <w:rPr>
          <w:rFonts w:ascii="Arial" w:hAnsi="Arial" w:cs="Arial"/>
          <w:b/>
          <w:bCs/>
          <w:color w:val="333333"/>
          <w:spacing w:val="15"/>
          <w:kern w:val="0"/>
        </w:rPr>
        <w:t>聂长海</w:t>
      </w:r>
      <w:r w:rsidRPr="00EE3F7B">
        <w:rPr>
          <w:rFonts w:ascii="Arial" w:hAnsi="Arial" w:cs="Arial"/>
          <w:color w:val="333333"/>
          <w:spacing w:val="15"/>
          <w:kern w:val="0"/>
        </w:rPr>
        <w:t>，吴化尧，李晓花，董昭，刘克，蔡开元，覆盖表约简的方法及系统，授权，</w:t>
      </w:r>
      <w:r w:rsidRPr="00EE3F7B">
        <w:rPr>
          <w:rFonts w:ascii="Arial" w:hAnsi="Arial" w:cs="Arial"/>
          <w:color w:val="333333"/>
          <w:spacing w:val="15"/>
          <w:kern w:val="0"/>
        </w:rPr>
        <w:t>2016.05.12</w:t>
      </w:r>
      <w:r w:rsidRPr="00EE3F7B">
        <w:rPr>
          <w:rFonts w:ascii="Arial" w:hAnsi="Arial" w:cs="Arial"/>
          <w:color w:val="333333"/>
          <w:spacing w:val="15"/>
          <w:kern w:val="0"/>
        </w:rPr>
        <w:t>，</w:t>
      </w:r>
      <w:r w:rsidRPr="00EE3F7B">
        <w:rPr>
          <w:rFonts w:ascii="Arial" w:hAnsi="Arial" w:cs="Arial"/>
          <w:color w:val="333333"/>
          <w:spacing w:val="15"/>
          <w:kern w:val="0"/>
        </w:rPr>
        <w:t>CN201310477511.8</w:t>
      </w:r>
    </w:p>
    <w:p w14:paraId="72823EC6" w14:textId="77777777"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(3)</w:t>
      </w:r>
      <w:r>
        <w:rPr>
          <w:rFonts w:ascii="Arial" w:hAnsi="Arial" w:cs="Arial"/>
          <w:color w:val="333333"/>
          <w:spacing w:val="15"/>
          <w:kern w:val="0"/>
        </w:rPr>
        <w:t xml:space="preserve"> </w:t>
      </w:r>
      <w:r w:rsidRPr="00EE3F7B">
        <w:rPr>
          <w:rFonts w:ascii="Arial" w:hAnsi="Arial" w:cs="Arial"/>
          <w:color w:val="333333"/>
          <w:spacing w:val="15"/>
          <w:kern w:val="0"/>
        </w:rPr>
        <w:t>中国专利，</w:t>
      </w:r>
      <w:r w:rsidRPr="00EE3F7B">
        <w:rPr>
          <w:rFonts w:ascii="Arial" w:hAnsi="Arial" w:cs="Arial"/>
          <w:b/>
          <w:bCs/>
          <w:color w:val="333333"/>
          <w:spacing w:val="15"/>
          <w:kern w:val="0"/>
        </w:rPr>
        <w:t>聂长海</w:t>
      </w:r>
      <w:r w:rsidRPr="00EE3F7B">
        <w:rPr>
          <w:rFonts w:ascii="Arial" w:hAnsi="Arial" w:cs="Arial"/>
          <w:color w:val="333333"/>
          <w:spacing w:val="15"/>
          <w:kern w:val="0"/>
        </w:rPr>
        <w:t>，钮鑫涛，系统故障模式确定的方法及装置，授权，</w:t>
      </w:r>
      <w:r w:rsidRPr="00EE3F7B">
        <w:rPr>
          <w:rFonts w:ascii="Arial" w:hAnsi="Arial" w:cs="Arial"/>
          <w:color w:val="333333"/>
          <w:spacing w:val="15"/>
          <w:kern w:val="0"/>
        </w:rPr>
        <w:t>2016.05.11</w:t>
      </w:r>
      <w:r w:rsidRPr="00EE3F7B">
        <w:rPr>
          <w:rFonts w:ascii="Arial" w:hAnsi="Arial" w:cs="Arial"/>
          <w:color w:val="333333"/>
          <w:spacing w:val="15"/>
          <w:kern w:val="0"/>
        </w:rPr>
        <w:t>，</w:t>
      </w:r>
      <w:r w:rsidRPr="00EE3F7B">
        <w:rPr>
          <w:rFonts w:ascii="Arial" w:hAnsi="Arial" w:cs="Arial"/>
          <w:color w:val="333333"/>
          <w:spacing w:val="15"/>
          <w:kern w:val="0"/>
        </w:rPr>
        <w:t>CN201310572384.X</w:t>
      </w:r>
    </w:p>
    <w:p w14:paraId="09AF39C7" w14:textId="77777777" w:rsidR="00A11F49" w:rsidRPr="00EE3F7B" w:rsidRDefault="00A11F49" w:rsidP="00A11F49">
      <w:pPr>
        <w:widowControl/>
        <w:spacing w:beforeLines="50" w:before="156" w:afterLines="50" w:after="156"/>
        <w:ind w:firstLineChars="100" w:firstLine="330"/>
        <w:jc w:val="left"/>
        <w:rPr>
          <w:rFonts w:ascii="Arial" w:hAnsi="Arial" w:cs="Arial"/>
          <w:color w:val="005796"/>
          <w:spacing w:val="60"/>
          <w:kern w:val="0"/>
        </w:rPr>
      </w:pPr>
      <w:r w:rsidRPr="00EE3F7B">
        <w:rPr>
          <w:rFonts w:ascii="Arial" w:hAnsi="Arial" w:cs="Arial"/>
          <w:color w:val="005796"/>
          <w:spacing w:val="60"/>
          <w:kern w:val="0"/>
        </w:rPr>
        <w:t>科研奖励</w:t>
      </w:r>
    </w:p>
    <w:p w14:paraId="224846E9" w14:textId="77777777" w:rsidR="00A11F49" w:rsidRPr="00EE3F7B" w:rsidRDefault="00A11F49" w:rsidP="00A11F49">
      <w:pPr>
        <w:widowControl/>
        <w:numPr>
          <w:ilvl w:val="0"/>
          <w:numId w:val="18"/>
        </w:numPr>
        <w:wordWrap w:val="0"/>
        <w:jc w:val="left"/>
        <w:rPr>
          <w:rFonts w:ascii="Arial" w:hAnsi="Arial" w:cs="Arial"/>
          <w:color w:val="333333"/>
          <w:spacing w:val="15"/>
          <w:kern w:val="0"/>
        </w:rPr>
      </w:pPr>
      <w:r w:rsidRPr="00EE3F7B">
        <w:rPr>
          <w:rFonts w:ascii="Arial" w:hAnsi="Arial" w:cs="Arial"/>
          <w:b/>
          <w:bCs/>
          <w:color w:val="333333"/>
          <w:spacing w:val="15"/>
          <w:kern w:val="0"/>
        </w:rPr>
        <w:t>聂长海</w:t>
      </w:r>
      <w:r w:rsidRPr="00EE3F7B">
        <w:rPr>
          <w:rFonts w:ascii="Arial" w:hAnsi="Arial" w:cs="Arial"/>
          <w:color w:val="333333"/>
          <w:spacing w:val="15"/>
          <w:kern w:val="0"/>
        </w:rPr>
        <w:t>，质量需求驱动的软件演化管理和故障侦探方法，教育部，国家自然科学奖，省部二等奖，</w:t>
      </w:r>
      <w:r w:rsidRPr="00EE3F7B">
        <w:rPr>
          <w:rFonts w:ascii="Arial" w:hAnsi="Arial" w:cs="Arial"/>
          <w:color w:val="333333"/>
          <w:spacing w:val="15"/>
          <w:kern w:val="0"/>
        </w:rPr>
        <w:t>2015.02.01</w:t>
      </w:r>
    </w:p>
    <w:p w14:paraId="49D5144A" w14:textId="77777777" w:rsidR="00A11F49" w:rsidRPr="00EE3F7B" w:rsidRDefault="00A11F49" w:rsidP="00A11F49">
      <w:pPr>
        <w:widowControl/>
        <w:spacing w:beforeLines="50" w:before="156" w:afterLines="50" w:after="156"/>
        <w:ind w:firstLineChars="100" w:firstLine="330"/>
        <w:jc w:val="left"/>
        <w:rPr>
          <w:rFonts w:ascii="Arial" w:hAnsi="Arial" w:cs="Arial"/>
          <w:color w:val="005796"/>
          <w:spacing w:val="60"/>
          <w:kern w:val="0"/>
        </w:rPr>
      </w:pPr>
      <w:r w:rsidRPr="00EE3F7B">
        <w:rPr>
          <w:rFonts w:ascii="Arial" w:hAnsi="Arial" w:cs="Arial"/>
          <w:color w:val="005796"/>
          <w:spacing w:val="60"/>
          <w:kern w:val="0"/>
        </w:rPr>
        <w:t>人才培养</w:t>
      </w:r>
    </w:p>
    <w:p w14:paraId="0E7824D7" w14:textId="77777777" w:rsidR="00A11F49" w:rsidRPr="00EE3F7B" w:rsidRDefault="00A11F49" w:rsidP="00A11F49">
      <w:pPr>
        <w:widowControl/>
        <w:spacing w:beforeLines="50" w:before="156" w:afterLines="50" w:after="156"/>
        <w:ind w:firstLineChars="100" w:firstLine="330"/>
        <w:jc w:val="left"/>
        <w:rPr>
          <w:rFonts w:ascii="Arial" w:hAnsi="Arial" w:cs="Arial"/>
          <w:color w:val="005796"/>
          <w:spacing w:val="60"/>
          <w:kern w:val="0"/>
        </w:rPr>
      </w:pPr>
      <w:r w:rsidRPr="00EE3F7B">
        <w:rPr>
          <w:rFonts w:ascii="Arial" w:hAnsi="Arial" w:cs="Arial"/>
          <w:color w:val="005796"/>
          <w:spacing w:val="60"/>
          <w:kern w:val="0"/>
        </w:rPr>
        <w:t xml:space="preserve">1. </w:t>
      </w:r>
      <w:r w:rsidRPr="00EE3F7B">
        <w:rPr>
          <w:rFonts w:ascii="Arial" w:hAnsi="Arial" w:cs="Arial"/>
          <w:color w:val="005796"/>
          <w:spacing w:val="60"/>
          <w:kern w:val="0"/>
        </w:rPr>
        <w:t>出站博士后</w:t>
      </w:r>
      <w:r w:rsidRPr="00EE3F7B">
        <w:rPr>
          <w:rFonts w:ascii="Arial" w:hAnsi="Arial" w:cs="Arial"/>
          <w:color w:val="005796"/>
          <w:spacing w:val="60"/>
          <w:kern w:val="0"/>
        </w:rPr>
        <w:t>/</w:t>
      </w:r>
      <w:r w:rsidRPr="00EE3F7B">
        <w:rPr>
          <w:rFonts w:ascii="Arial" w:hAnsi="Arial" w:cs="Arial"/>
          <w:color w:val="005796"/>
          <w:spacing w:val="60"/>
          <w:kern w:val="0"/>
        </w:rPr>
        <w:t>毕业博士</w:t>
      </w:r>
      <w:r w:rsidRPr="00EE3F7B">
        <w:rPr>
          <w:rFonts w:ascii="Arial" w:hAnsi="Arial" w:cs="Arial"/>
          <w:color w:val="005796"/>
          <w:spacing w:val="60"/>
          <w:kern w:val="0"/>
        </w:rPr>
        <w:t>/</w:t>
      </w:r>
      <w:r w:rsidRPr="00EE3F7B">
        <w:rPr>
          <w:rFonts w:ascii="Arial" w:hAnsi="Arial" w:cs="Arial"/>
          <w:color w:val="005796"/>
          <w:spacing w:val="60"/>
          <w:kern w:val="0"/>
        </w:rPr>
        <w:t>毕业硕士</w:t>
      </w:r>
      <w:r w:rsidRPr="00EE3F7B">
        <w:rPr>
          <w:rFonts w:ascii="Arial" w:hAnsi="Arial" w:cs="Arial"/>
          <w:color w:val="005796"/>
          <w:spacing w:val="60"/>
          <w:kern w:val="0"/>
        </w:rPr>
        <w:t>/</w:t>
      </w:r>
      <w:r w:rsidRPr="00EE3F7B">
        <w:rPr>
          <w:rFonts w:ascii="Arial" w:hAnsi="Arial" w:cs="Arial"/>
          <w:color w:val="005796"/>
          <w:spacing w:val="60"/>
          <w:kern w:val="0"/>
        </w:rPr>
        <w:t>在站博士后</w:t>
      </w:r>
      <w:r w:rsidRPr="00EE3F7B">
        <w:rPr>
          <w:rFonts w:ascii="Arial" w:hAnsi="Arial" w:cs="Arial"/>
          <w:color w:val="005796"/>
          <w:spacing w:val="60"/>
          <w:kern w:val="0"/>
        </w:rPr>
        <w:t>/</w:t>
      </w:r>
      <w:r w:rsidRPr="00EE3F7B">
        <w:rPr>
          <w:rFonts w:ascii="Arial" w:hAnsi="Arial" w:cs="Arial"/>
          <w:color w:val="005796"/>
          <w:spacing w:val="60"/>
          <w:kern w:val="0"/>
        </w:rPr>
        <w:t>在读博士</w:t>
      </w:r>
      <w:r w:rsidRPr="00EE3F7B">
        <w:rPr>
          <w:rFonts w:ascii="Arial" w:hAnsi="Arial" w:cs="Arial"/>
          <w:color w:val="005796"/>
          <w:spacing w:val="60"/>
          <w:kern w:val="0"/>
        </w:rPr>
        <w:t>/</w:t>
      </w:r>
      <w:r w:rsidRPr="00EE3F7B">
        <w:rPr>
          <w:rFonts w:ascii="Arial" w:hAnsi="Arial" w:cs="Arial"/>
          <w:color w:val="005796"/>
          <w:spacing w:val="60"/>
          <w:kern w:val="0"/>
        </w:rPr>
        <w:t>在读硕士</w:t>
      </w:r>
    </w:p>
    <w:p w14:paraId="322A0A4C" w14:textId="77777777" w:rsidR="00A11F49" w:rsidRPr="00EE3F7B" w:rsidRDefault="00A11F49" w:rsidP="00A11F49">
      <w:pPr>
        <w:widowControl/>
        <w:wordWrap w:val="0"/>
        <w:ind w:left="480" w:hangingChars="200" w:hanging="480"/>
        <w:jc w:val="left"/>
        <w:rPr>
          <w:rFonts w:ascii="Arial" w:hAnsi="Arial" w:cs="Arial"/>
          <w:color w:val="333333"/>
          <w:spacing w:val="15"/>
          <w:kern w:val="0"/>
        </w:rPr>
      </w:pPr>
      <w:r w:rsidRPr="00EE3F7B">
        <w:rPr>
          <w:rFonts w:ascii="Arial" w:hAnsi="Arial" w:cs="Arial"/>
          <w:color w:val="333333"/>
          <w:spacing w:val="15"/>
          <w:kern w:val="0"/>
        </w:rPr>
        <w:t>(1)</w:t>
      </w:r>
      <w:r>
        <w:rPr>
          <w:rFonts w:ascii="Arial" w:hAnsi="Arial" w:cs="Arial"/>
          <w:color w:val="333333"/>
          <w:spacing w:val="15"/>
          <w:kern w:val="0"/>
        </w:rPr>
        <w:t xml:space="preserve"> </w:t>
      </w:r>
      <w:r w:rsidRPr="00EE3F7B">
        <w:rPr>
          <w:rFonts w:ascii="Arial" w:hAnsi="Arial" w:cs="Arial"/>
          <w:color w:val="333333"/>
          <w:spacing w:val="15"/>
          <w:kern w:val="0"/>
        </w:rPr>
        <w:t>陈思洋，毕业硕士，覆盖表生成蚁群算法：探索、挖掘与应用，聂长海，</w:t>
      </w:r>
      <w:r w:rsidRPr="00EE3F7B">
        <w:rPr>
          <w:rFonts w:ascii="Arial" w:hAnsi="Arial" w:cs="Arial"/>
          <w:color w:val="333333"/>
          <w:spacing w:val="15"/>
          <w:kern w:val="0"/>
        </w:rPr>
        <w:t>2012.09.01-2015.06.01</w:t>
      </w:r>
    </w:p>
    <w:p w14:paraId="11D9D64F" w14:textId="77777777" w:rsidR="00A11F49" w:rsidRPr="00EE3F7B" w:rsidRDefault="00A11F49" w:rsidP="00A11F49">
      <w:pPr>
        <w:widowControl/>
        <w:spacing w:beforeLines="50" w:before="156" w:afterLines="50" w:after="156"/>
        <w:ind w:firstLineChars="100" w:firstLine="330"/>
        <w:jc w:val="left"/>
        <w:rPr>
          <w:rFonts w:ascii="Arial" w:hAnsi="Arial" w:cs="Arial"/>
          <w:color w:val="005796"/>
          <w:spacing w:val="60"/>
          <w:kern w:val="0"/>
        </w:rPr>
      </w:pPr>
      <w:r w:rsidRPr="00EE3F7B">
        <w:rPr>
          <w:rFonts w:ascii="Arial" w:hAnsi="Arial" w:cs="Arial"/>
          <w:color w:val="005796"/>
          <w:spacing w:val="60"/>
          <w:kern w:val="0"/>
        </w:rPr>
        <w:t>学术交流</w:t>
      </w:r>
    </w:p>
    <w:p w14:paraId="6CFF6039" w14:textId="77777777" w:rsidR="00A11F49" w:rsidRPr="00EE3F7B" w:rsidRDefault="00A11F49" w:rsidP="00A11F49">
      <w:pPr>
        <w:widowControl/>
        <w:numPr>
          <w:ilvl w:val="0"/>
          <w:numId w:val="17"/>
        </w:numPr>
        <w:wordWrap w:val="0"/>
        <w:jc w:val="left"/>
        <w:rPr>
          <w:rFonts w:ascii="Arial" w:hAnsi="Arial" w:cs="Arial"/>
          <w:color w:val="333333"/>
          <w:spacing w:val="15"/>
          <w:kern w:val="0"/>
        </w:rPr>
      </w:pPr>
      <w:r w:rsidRPr="00EE3F7B">
        <w:rPr>
          <w:rFonts w:ascii="Arial" w:hAnsi="Arial" w:cs="Arial"/>
          <w:color w:val="333333"/>
          <w:spacing w:val="15"/>
          <w:kern w:val="0"/>
        </w:rPr>
        <w:t>2015.06.13-2015.06.14</w:t>
      </w:r>
      <w:r w:rsidRPr="00EE3F7B">
        <w:rPr>
          <w:rFonts w:ascii="Arial" w:hAnsi="Arial" w:cs="Arial"/>
          <w:color w:val="333333"/>
          <w:spacing w:val="15"/>
          <w:kern w:val="0"/>
        </w:rPr>
        <w:t>，举办中国基于搜索的软件工程研讨会，南京大学，南京大学计算机系，聂长海</w:t>
      </w:r>
    </w:p>
    <w:p w14:paraId="1C1B6E82" w14:textId="77777777" w:rsidR="00E846E6" w:rsidRDefault="00A11F49" w:rsidP="00A11F49">
      <w:pPr>
        <w:snapToGrid w:val="0"/>
        <w:spacing w:after="156" w:line="360" w:lineRule="auto"/>
        <w:rPr>
          <w:sz w:val="24"/>
          <w:szCs w:val="24"/>
        </w:rPr>
      </w:pPr>
      <w:r>
        <w:rPr>
          <w:rFonts w:ascii="宋体" w:hAnsi="宋体"/>
          <w:sz w:val="24"/>
          <w:szCs w:val="24"/>
        </w:rPr>
        <w:br w:type="page"/>
      </w:r>
    </w:p>
    <w:p w14:paraId="636B382F" w14:textId="77777777" w:rsidR="00E846E6" w:rsidRDefault="005F2C71">
      <w:pPr>
        <w:pStyle w:val="1"/>
        <w:ind w:firstLine="420"/>
        <w:rPr>
          <w:color w:val="0070C0"/>
        </w:rPr>
      </w:pPr>
      <w:r>
        <w:rPr>
          <w:color w:val="0070C0"/>
        </w:rPr>
        <w:lastRenderedPageBreak/>
        <w:t>（三）其他需要说明的问题</w:t>
      </w:r>
    </w:p>
    <w:p w14:paraId="23573D71" w14:textId="77777777" w:rsidR="00E846E6" w:rsidRDefault="005F2C71">
      <w:pPr>
        <w:pStyle w:val="2"/>
        <w:ind w:firstLine="420"/>
        <w:rPr>
          <w:color w:val="0070C0"/>
        </w:rPr>
      </w:pPr>
      <w:r>
        <w:rPr>
          <w:color w:val="0070C0"/>
        </w:rPr>
        <w:t xml:space="preserve">1. </w:t>
      </w:r>
      <w:r>
        <w:rPr>
          <w:color w:val="0070C0"/>
        </w:rPr>
        <w:t>申请人同年申请不同类型的国家自然科学基金项目情况（列明同年申请的其他项目的项目类型、项目名称信息，并说明与本项目之间的区别与联系）。</w:t>
      </w:r>
      <w:r>
        <w:rPr>
          <w:color w:val="0070C0"/>
        </w:rPr>
        <w:t xml:space="preserve"> </w:t>
      </w:r>
    </w:p>
    <w:p w14:paraId="64DCCDC6" w14:textId="77777777" w:rsidR="00E846E6" w:rsidRDefault="00123977">
      <w:pPr>
        <w:snapToGrid w:val="0"/>
        <w:spacing w:after="156" w:line="360" w:lineRule="auto"/>
        <w:ind w:firstLineChars="196" w:firstLine="470"/>
        <w:rPr>
          <w:sz w:val="24"/>
          <w:szCs w:val="24"/>
        </w:rPr>
      </w:pPr>
      <w:r>
        <w:rPr>
          <w:sz w:val="24"/>
          <w:szCs w:val="24"/>
        </w:rPr>
        <w:t>无</w:t>
      </w:r>
    </w:p>
    <w:p w14:paraId="05CF07D7" w14:textId="77777777" w:rsidR="00E846E6" w:rsidRDefault="005F2C71">
      <w:pPr>
        <w:pStyle w:val="2"/>
        <w:ind w:firstLine="420"/>
        <w:rPr>
          <w:color w:val="0070C0"/>
        </w:rPr>
      </w:pPr>
      <w:r>
        <w:rPr>
          <w:color w:val="0070C0"/>
        </w:rPr>
        <w:t xml:space="preserve">2. </w:t>
      </w:r>
      <w:r>
        <w:rPr>
          <w:color w:val="0070C0"/>
        </w:rPr>
        <w:t>具有高级专业技术职务（职称）的申请人或者主要参与者是否存在同年申请或者参与申请国家自然科学基金项目的单位不一致的情况；如存在上述情况，列明所涉及人员的姓名，申请或参与申请的其他项目的项目类型、项目名称、单位名称、上述人员在该项目中是申请人还是参与者，并说明单位不一致原因。</w:t>
      </w:r>
    </w:p>
    <w:p w14:paraId="726C6D96" w14:textId="77777777" w:rsidR="00E846E6" w:rsidRDefault="00123977">
      <w:pPr>
        <w:snapToGrid w:val="0"/>
        <w:spacing w:after="156" w:line="360" w:lineRule="auto"/>
        <w:ind w:firstLineChars="196" w:firstLine="470"/>
        <w:rPr>
          <w:sz w:val="24"/>
          <w:szCs w:val="24"/>
        </w:rPr>
      </w:pPr>
      <w:r>
        <w:rPr>
          <w:sz w:val="24"/>
          <w:szCs w:val="24"/>
        </w:rPr>
        <w:t>无</w:t>
      </w:r>
    </w:p>
    <w:p w14:paraId="44B51352" w14:textId="77777777" w:rsidR="00E846E6" w:rsidRDefault="005F2C71">
      <w:pPr>
        <w:pStyle w:val="2"/>
        <w:ind w:firstLine="420"/>
        <w:rPr>
          <w:color w:val="0070C0"/>
        </w:rPr>
      </w:pPr>
      <w:r>
        <w:rPr>
          <w:color w:val="0070C0"/>
        </w:rPr>
        <w:t xml:space="preserve">3. </w:t>
      </w:r>
      <w:r>
        <w:rPr>
          <w:color w:val="0070C0"/>
        </w:rPr>
        <w:t>具有高级专业技术职务（职称）的申请人或者主要参与者是否存在与正在承担的国家自然科学基金项目的单位不一致的情况；如存在上述情况，列明所涉及人员的姓名，正在承担项目的批准号、项目类型、项目名称、单位名称、起止年月，并说明单位不一致原因。</w:t>
      </w:r>
    </w:p>
    <w:p w14:paraId="71B30621" w14:textId="77777777" w:rsidR="00E846E6" w:rsidRDefault="005F2C71">
      <w:pPr>
        <w:snapToGrid w:val="0"/>
        <w:spacing w:after="156" w:line="360" w:lineRule="auto"/>
        <w:ind w:firstLineChars="196" w:firstLine="470"/>
        <w:rPr>
          <w:sz w:val="24"/>
          <w:szCs w:val="24"/>
        </w:rPr>
      </w:pPr>
      <w:r>
        <w:rPr>
          <w:sz w:val="24"/>
          <w:szCs w:val="24"/>
        </w:rPr>
        <w:t>无</w:t>
      </w:r>
    </w:p>
    <w:p w14:paraId="7BFF1BEB" w14:textId="77777777" w:rsidR="00E846E6" w:rsidRDefault="005F2C71">
      <w:pPr>
        <w:pStyle w:val="2"/>
        <w:ind w:firstLine="420"/>
        <w:rPr>
          <w:color w:val="0070C0"/>
        </w:rPr>
      </w:pPr>
      <w:r>
        <w:rPr>
          <w:color w:val="0070C0"/>
        </w:rPr>
        <w:t xml:space="preserve">4. </w:t>
      </w:r>
      <w:r>
        <w:rPr>
          <w:color w:val="0070C0"/>
        </w:rPr>
        <w:t>其他。</w:t>
      </w:r>
    </w:p>
    <w:p w14:paraId="04DEF0FF" w14:textId="77777777" w:rsidR="00E846E6" w:rsidRDefault="00E846E6">
      <w:pPr>
        <w:spacing w:line="312" w:lineRule="auto"/>
      </w:pPr>
    </w:p>
    <w:p w14:paraId="77D02C64" w14:textId="77777777" w:rsidR="00E846E6" w:rsidRDefault="00E846E6">
      <w:pPr>
        <w:snapToGrid w:val="0"/>
        <w:spacing w:line="360" w:lineRule="auto"/>
        <w:ind w:left="6"/>
        <w:rPr>
          <w:rFonts w:asciiTheme="minorEastAsia" w:eastAsiaTheme="minorEastAsia" w:hAnsiTheme="minorEastAsia" w:cstheme="minorEastAsia"/>
          <w:b/>
          <w:bCs/>
          <w:sz w:val="24"/>
          <w:szCs w:val="24"/>
        </w:rPr>
      </w:pPr>
    </w:p>
    <w:p w14:paraId="0843FCA8" w14:textId="77777777" w:rsidR="00E846E6" w:rsidRDefault="00E846E6">
      <w:pPr>
        <w:spacing w:line="360" w:lineRule="auto"/>
        <w:ind w:firstLine="420"/>
        <w:rPr>
          <w:rFonts w:ascii="宋体" w:cs="宋体"/>
          <w:sz w:val="24"/>
          <w:szCs w:val="24"/>
        </w:rPr>
      </w:pPr>
    </w:p>
    <w:sectPr w:rsidR="00E846E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4" w:author="phantom Dai" w:date="2019-02-21T10:56:00Z" w:initials="pD">
    <w:p w14:paraId="4D23359C" w14:textId="09FAB0C1" w:rsidR="000F45C7" w:rsidRDefault="000F45C7">
      <w:pPr>
        <w:pStyle w:val="a3"/>
      </w:pPr>
      <w:r>
        <w:rPr>
          <w:rStyle w:val="af0"/>
        </w:rPr>
        <w:annotationRef/>
      </w:r>
      <w:r>
        <w:rPr>
          <w:rFonts w:hint="eastAsia"/>
        </w:rPr>
        <w:t>这一段主要是</w:t>
      </w:r>
      <w:proofErr w:type="gramStart"/>
      <w:r>
        <w:rPr>
          <w:rFonts w:hint="eastAsia"/>
        </w:rPr>
        <w:t>讲各国</w:t>
      </w:r>
      <w:proofErr w:type="gramEnd"/>
      <w:r>
        <w:rPr>
          <w:rFonts w:hint="eastAsia"/>
        </w:rPr>
        <w:t>重视智能软件的发展，因此将这一句话改变了一下说法。</w:t>
      </w:r>
    </w:p>
  </w:comment>
  <w:comment w:id="28" w:author="phantom Dai" w:date="2019-02-21T10:59:00Z" w:initials="pD">
    <w:p w14:paraId="626970F6" w14:textId="063CA3FA" w:rsidR="000F45C7" w:rsidRDefault="000F45C7">
      <w:pPr>
        <w:pStyle w:val="a3"/>
      </w:pPr>
      <w:r>
        <w:rPr>
          <w:rStyle w:val="af0"/>
        </w:rPr>
        <w:annotationRef/>
      </w:r>
      <w:r>
        <w:rPr>
          <w:rFonts w:hint="eastAsia"/>
        </w:rPr>
        <w:t>下一句的“同样”表明这一段是承接上一段的内容，因此这句话显得有些重复。</w:t>
      </w:r>
    </w:p>
  </w:comment>
  <w:comment w:id="37" w:author="付 安" w:date="2019-02-20T10:48:00Z" w:initials="付">
    <w:p w14:paraId="7C82123C" w14:textId="618F556A" w:rsidR="000F45C7" w:rsidRDefault="000F45C7">
      <w:pPr>
        <w:pStyle w:val="a3"/>
      </w:pPr>
      <w:r>
        <w:rPr>
          <w:rStyle w:val="af0"/>
        </w:rPr>
        <w:annotationRef/>
      </w:r>
      <w:r>
        <w:rPr>
          <w:rFonts w:hint="eastAsia"/>
        </w:rPr>
        <w:t>此处</w:t>
      </w:r>
      <w:r>
        <w:t>的</w:t>
      </w:r>
      <w:r>
        <w:rPr>
          <w:rFonts w:hint="eastAsia"/>
        </w:rPr>
        <w:t>“</w:t>
      </w:r>
      <w:r>
        <w:t>提出</w:t>
      </w:r>
      <w:r>
        <w:rPr>
          <w:rFonts w:hint="eastAsia"/>
        </w:rPr>
        <w:t>”</w:t>
      </w:r>
      <w:r>
        <w:t>与前一句</w:t>
      </w:r>
      <w:r>
        <w:rPr>
          <w:rFonts w:hint="eastAsia"/>
        </w:rPr>
        <w:t>“提出</w:t>
      </w:r>
      <w:r>
        <w:t>了三大方向</w:t>
      </w:r>
      <w:r>
        <w:rPr>
          <w:rFonts w:hint="eastAsia"/>
        </w:rPr>
        <w:t>共九大</w:t>
      </w:r>
      <w:r>
        <w:t>工程</w:t>
      </w:r>
      <w:r>
        <w:rPr>
          <w:rFonts w:hint="eastAsia"/>
        </w:rPr>
        <w:t>”中</w:t>
      </w:r>
      <w:r>
        <w:t>的提出有些重复，故换成</w:t>
      </w:r>
      <w:r>
        <w:rPr>
          <w:rFonts w:hint="eastAsia"/>
        </w:rPr>
        <w:t>“阐述”</w:t>
      </w:r>
    </w:p>
  </w:comment>
  <w:comment w:id="41" w:author="phantom Dai" w:date="2019-02-21T11:06:00Z" w:initials="pD">
    <w:p w14:paraId="4C2A7AD0" w14:textId="77777777" w:rsidR="000F45C7" w:rsidRDefault="000F45C7">
      <w:pPr>
        <w:pStyle w:val="a3"/>
      </w:pPr>
      <w:r>
        <w:rPr>
          <w:rStyle w:val="af0"/>
        </w:rPr>
        <w:annotationRef/>
      </w:r>
      <w:r>
        <w:rPr>
          <w:rFonts w:hint="eastAsia"/>
        </w:rPr>
        <w:t>看上去不是特别清晰，是不是换成表格好一点？</w:t>
      </w:r>
    </w:p>
    <w:p w14:paraId="6E29F28B" w14:textId="34CA9ABD" w:rsidR="000F45C7" w:rsidRDefault="000F45C7">
      <w:pPr>
        <w:pStyle w:val="a3"/>
      </w:pPr>
      <w:r>
        <w:rPr>
          <w:rFonts w:hint="eastAsia"/>
        </w:rPr>
        <w:t>如果仍然是图片不变的话，请去掉该图最后一行第四列的鼠标标识。</w:t>
      </w:r>
    </w:p>
  </w:comment>
  <w:comment w:id="42" w:author="phantom Dai" w:date="2019-02-21T11:10:00Z" w:initials="pD">
    <w:p w14:paraId="40400EDC" w14:textId="1363C622" w:rsidR="000F45C7" w:rsidRDefault="000F45C7">
      <w:pPr>
        <w:pStyle w:val="a3"/>
      </w:pPr>
      <w:r>
        <w:rPr>
          <w:rStyle w:val="af0"/>
        </w:rPr>
        <w:annotationRef/>
      </w:r>
      <w:r>
        <w:rPr>
          <w:rFonts w:hint="eastAsia"/>
        </w:rPr>
        <w:t>删掉或者改为“建设高技术制造业”</w:t>
      </w:r>
    </w:p>
  </w:comment>
  <w:comment w:id="45" w:author="phantom Dai" w:date="2019-02-21T11:11:00Z" w:initials="pD">
    <w:p w14:paraId="75B4D3E6" w14:textId="5355E8F8" w:rsidR="000F45C7" w:rsidRDefault="000F45C7">
      <w:pPr>
        <w:pStyle w:val="a3"/>
      </w:pPr>
      <w:r>
        <w:rPr>
          <w:rStyle w:val="af0"/>
        </w:rPr>
        <w:annotationRef/>
      </w:r>
      <w:r>
        <w:rPr>
          <w:rFonts w:hint="eastAsia"/>
        </w:rPr>
        <w:t>去掉读起来更顺一些</w:t>
      </w:r>
    </w:p>
  </w:comment>
  <w:comment w:id="59" w:author="phantom Dai" w:date="2019-02-21T11:15:00Z" w:initials="pD">
    <w:p w14:paraId="16C2BA7A" w14:textId="33067383" w:rsidR="000F45C7" w:rsidRDefault="000F45C7">
      <w:pPr>
        <w:pStyle w:val="a3"/>
      </w:pPr>
      <w:r>
        <w:rPr>
          <w:rStyle w:val="af0"/>
        </w:rPr>
        <w:annotationRef/>
      </w:r>
      <w:r>
        <w:rPr>
          <w:rFonts w:hint="eastAsia"/>
        </w:rPr>
        <w:t>这个符号的意思是表示“省略”还是“待补充”？如果表示</w:t>
      </w:r>
      <w:proofErr w:type="gramStart"/>
      <w:r>
        <w:rPr>
          <w:rFonts w:hint="eastAsia"/>
        </w:rPr>
        <w:t>省略请</w:t>
      </w:r>
      <w:proofErr w:type="gramEnd"/>
      <w:r>
        <w:rPr>
          <w:rFonts w:hint="eastAsia"/>
        </w:rPr>
        <w:t>删掉并换成等；如果表示待补充，请进一步完善。</w:t>
      </w:r>
    </w:p>
  </w:comment>
  <w:comment w:id="86" w:author="付 安" w:date="2019-02-20T11:04:00Z" w:initials="付">
    <w:p w14:paraId="3B6C3756" w14:textId="0B0CE972" w:rsidR="000F45C7" w:rsidRDefault="000F45C7">
      <w:pPr>
        <w:pStyle w:val="a3"/>
      </w:pPr>
      <w:r>
        <w:rPr>
          <w:rStyle w:val="af0"/>
        </w:rPr>
        <w:annotationRef/>
      </w:r>
      <w:r>
        <w:rPr>
          <w:rFonts w:hint="eastAsia"/>
        </w:rPr>
        <w:t>建议</w:t>
      </w:r>
      <w:r>
        <w:t>删除这一行</w:t>
      </w:r>
    </w:p>
  </w:comment>
  <w:comment w:id="119" w:author="phantom Dai" w:date="2019-02-21T11:25:00Z" w:initials="pD">
    <w:p w14:paraId="2C530CC9" w14:textId="66368DAD" w:rsidR="000F45C7" w:rsidRDefault="000F45C7">
      <w:pPr>
        <w:pStyle w:val="a3"/>
      </w:pPr>
      <w:r>
        <w:rPr>
          <w:rStyle w:val="af0"/>
        </w:rPr>
        <w:annotationRef/>
      </w:r>
      <w:r>
        <w:rPr>
          <w:rFonts w:hint="eastAsia"/>
        </w:rPr>
        <w:t>前面一句话随着</w:t>
      </w:r>
      <w:r>
        <w:t>…</w:t>
      </w:r>
      <w:r>
        <w:rPr>
          <w:rFonts w:hint="eastAsia"/>
        </w:rPr>
        <w:t>的发展，表明这是一个渐进的过程，因此将“尤为”替换成可以体现过程的“日益”</w:t>
      </w:r>
    </w:p>
  </w:comment>
  <w:comment w:id="126" w:author="phantom Dai" w:date="2019-02-21T11:28:00Z" w:initials="pD">
    <w:p w14:paraId="55E608D4" w14:textId="4CFE54BD" w:rsidR="000F45C7" w:rsidRDefault="000F45C7">
      <w:pPr>
        <w:pStyle w:val="a3"/>
      </w:pPr>
      <w:r>
        <w:rPr>
          <w:rStyle w:val="af0"/>
        </w:rPr>
        <w:annotationRef/>
      </w:r>
      <w:r>
        <w:rPr>
          <w:rFonts w:hint="eastAsia"/>
        </w:rPr>
        <w:t>这一句话应该是想表明：软件开发人员缺乏必要的安全意识和与安全相关的知识。但是这里会引起歧义：开发人员不仅缺乏安全意识又缺乏知识。</w:t>
      </w:r>
    </w:p>
  </w:comment>
  <w:comment w:id="143" w:author="付 安" w:date="2019-02-20T11:29:00Z" w:initials="付">
    <w:p w14:paraId="736AAB72" w14:textId="053F25AA" w:rsidR="000F45C7" w:rsidRDefault="000F45C7">
      <w:pPr>
        <w:pStyle w:val="a3"/>
      </w:pPr>
      <w:r>
        <w:rPr>
          <w:rStyle w:val="af0"/>
        </w:rPr>
        <w:annotationRef/>
      </w:r>
      <w:r>
        <w:rPr>
          <w:rFonts w:hint="eastAsia"/>
        </w:rPr>
        <w:t>建议</w:t>
      </w:r>
      <w:r>
        <w:t>表格中的段落</w:t>
      </w:r>
      <w:proofErr w:type="gramStart"/>
      <w:r>
        <w:t>不</w:t>
      </w:r>
      <w:proofErr w:type="gramEnd"/>
      <w:r>
        <w:rPr>
          <w:rFonts w:hint="eastAsia"/>
        </w:rPr>
        <w:t>首行缩进</w:t>
      </w:r>
      <w:r>
        <w:rPr>
          <w:rFonts w:hint="eastAsia"/>
        </w:rPr>
        <w:t>2</w:t>
      </w:r>
      <w:r>
        <w:rPr>
          <w:rFonts w:hint="eastAsia"/>
        </w:rPr>
        <w:t>字符。</w:t>
      </w:r>
    </w:p>
    <w:p w14:paraId="6294A7AC" w14:textId="7BF1652C" w:rsidR="000F45C7" w:rsidRDefault="000F45C7">
      <w:pPr>
        <w:pStyle w:val="a3"/>
      </w:pPr>
    </w:p>
    <w:p w14:paraId="76C33434" w14:textId="3000821F" w:rsidR="000F45C7" w:rsidRDefault="000F45C7">
      <w:pPr>
        <w:pStyle w:val="a3"/>
      </w:pPr>
      <w:r>
        <w:rPr>
          <w:rFonts w:hint="eastAsia"/>
        </w:rPr>
        <w:t>下同</w:t>
      </w:r>
    </w:p>
  </w:comment>
  <w:comment w:id="179" w:author="付 安" w:date="2019-02-20T11:31:00Z" w:initials="付">
    <w:p w14:paraId="385BB5BB" w14:textId="517BC1C0" w:rsidR="000F45C7" w:rsidRDefault="000F45C7">
      <w:pPr>
        <w:pStyle w:val="a3"/>
      </w:pPr>
      <w:r>
        <w:rPr>
          <w:rFonts w:hint="eastAsia"/>
        </w:rPr>
        <w:t>为</w:t>
      </w:r>
      <w:r>
        <w:rPr>
          <w:rStyle w:val="af0"/>
        </w:rPr>
        <w:annotationRef/>
      </w:r>
      <w:r>
        <w:rPr>
          <w:rFonts w:hint="eastAsia"/>
        </w:rPr>
        <w:t>和</w:t>
      </w:r>
      <w:r>
        <w:t>下面的另一方面</w:t>
      </w:r>
      <w:r>
        <w:rPr>
          <w:rFonts w:hint="eastAsia"/>
        </w:rPr>
        <w:t>呼应，</w:t>
      </w:r>
      <w:r>
        <w:t>改为</w:t>
      </w:r>
      <w:r>
        <w:t>“</w:t>
      </w:r>
      <w:r>
        <w:rPr>
          <w:rFonts w:hint="eastAsia"/>
        </w:rPr>
        <w:t>一方面</w:t>
      </w:r>
      <w:r>
        <w:t>”</w:t>
      </w:r>
    </w:p>
  </w:comment>
  <w:comment w:id="208" w:author="付 安" w:date="2019-02-20T11:39:00Z" w:initials="付">
    <w:p w14:paraId="3EEB7908" w14:textId="07792A81" w:rsidR="000F45C7" w:rsidRDefault="000F45C7">
      <w:pPr>
        <w:pStyle w:val="a3"/>
      </w:pPr>
      <w:r>
        <w:rPr>
          <w:rStyle w:val="af0"/>
        </w:rPr>
        <w:annotationRef/>
      </w:r>
      <w:r>
        <w:t>这个定义</w:t>
      </w:r>
      <w:r>
        <w:rPr>
          <w:rFonts w:hint="eastAsia"/>
        </w:rPr>
        <w:t>出现</w:t>
      </w:r>
      <w:r>
        <w:t>得有些</w:t>
      </w:r>
      <w:r>
        <w:rPr>
          <w:rFonts w:hint="eastAsia"/>
        </w:rPr>
        <w:t>晚。建议在前文</w:t>
      </w:r>
      <w:r>
        <w:t>提到软件安全性时就把这个概念给出来。</w:t>
      </w:r>
    </w:p>
  </w:comment>
  <w:comment w:id="219" w:author="phantom Dai" w:date="2019-02-21T16:54:00Z" w:initials="pD">
    <w:p w14:paraId="4ED65F55" w14:textId="4B2E5963" w:rsidR="000F45C7" w:rsidRDefault="000F45C7">
      <w:pPr>
        <w:pStyle w:val="a3"/>
      </w:pPr>
      <w:r>
        <w:rPr>
          <w:rStyle w:val="af0"/>
        </w:rPr>
        <w:annotationRef/>
      </w:r>
      <w:r>
        <w:rPr>
          <w:rFonts w:hint="eastAsia"/>
        </w:rPr>
        <w:t>建议文中的</w:t>
      </w:r>
      <w:r>
        <w:rPr>
          <w:rFonts w:hint="eastAsia"/>
        </w:rPr>
        <w:t>S</w:t>
      </w:r>
      <w:r>
        <w:t>afety</w:t>
      </w:r>
      <w:r>
        <w:rPr>
          <w:rFonts w:hint="eastAsia"/>
        </w:rPr>
        <w:t>都改成防危性，</w:t>
      </w:r>
      <w:r>
        <w:rPr>
          <w:rFonts w:hint="eastAsia"/>
        </w:rPr>
        <w:t>Se</w:t>
      </w:r>
      <w:r>
        <w:t>curity</w:t>
      </w:r>
      <w:r>
        <w:rPr>
          <w:rFonts w:hint="eastAsia"/>
        </w:rPr>
        <w:t>都改成安全性。</w:t>
      </w:r>
    </w:p>
  </w:comment>
  <w:comment w:id="223" w:author="phantom Dai" w:date="2019-02-21T16:21:00Z" w:initials="pD">
    <w:p w14:paraId="26C833FF" w14:textId="193FE757" w:rsidR="000F45C7" w:rsidRDefault="000F45C7">
      <w:pPr>
        <w:pStyle w:val="a3"/>
      </w:pPr>
      <w:r>
        <w:rPr>
          <w:rStyle w:val="af0"/>
        </w:rPr>
        <w:annotationRef/>
      </w:r>
      <w:r>
        <w:rPr>
          <w:rFonts w:hint="eastAsia"/>
        </w:rPr>
        <w:t>与下一句的“因此”重复。</w:t>
      </w:r>
    </w:p>
  </w:comment>
  <w:comment w:id="257" w:author="phantom Dai" w:date="2019-02-21T16:26:00Z" w:initials="pD">
    <w:p w14:paraId="17E39EC7" w14:textId="667005A4" w:rsidR="000F45C7" w:rsidRDefault="000F45C7">
      <w:pPr>
        <w:pStyle w:val="a3"/>
      </w:pPr>
      <w:r>
        <w:rPr>
          <w:rStyle w:val="af0"/>
        </w:rPr>
        <w:annotationRef/>
      </w:r>
      <w:r>
        <w:rPr>
          <w:rFonts w:hint="eastAsia"/>
        </w:rPr>
        <w:t>先对数据进行预处理再挖掘知识或者训练模型</w:t>
      </w:r>
    </w:p>
  </w:comment>
  <w:comment w:id="329" w:author="付 安" w:date="2019-02-20T15:23:00Z" w:initials="付">
    <w:p w14:paraId="59681FF6" w14:textId="74DBAA1F" w:rsidR="000F45C7" w:rsidRDefault="000F45C7">
      <w:pPr>
        <w:pStyle w:val="a3"/>
      </w:pPr>
      <w:r>
        <w:rPr>
          <w:rStyle w:val="af0"/>
        </w:rPr>
        <w:annotationRef/>
      </w:r>
      <w:r>
        <w:rPr>
          <w:rFonts w:hint="eastAsia"/>
        </w:rPr>
        <w:t>此图的</w:t>
      </w:r>
      <w:proofErr w:type="gramStart"/>
      <w:r>
        <w:t>右边超</w:t>
      </w:r>
      <w:proofErr w:type="gramEnd"/>
      <w:r>
        <w:t>页边距了</w:t>
      </w:r>
      <w:r>
        <w:rPr>
          <w:rFonts w:hint="eastAsia"/>
        </w:rPr>
        <w:t>，</w:t>
      </w:r>
      <w:r>
        <w:t>建议修改。</w:t>
      </w:r>
    </w:p>
  </w:comment>
  <w:comment w:id="330" w:author="phantom Dai" w:date="2019-02-21T16:32:00Z" w:initials="pD">
    <w:p w14:paraId="79E388D4" w14:textId="66FE2148" w:rsidR="000F45C7" w:rsidRDefault="000F45C7">
      <w:pPr>
        <w:pStyle w:val="a3"/>
      </w:pPr>
      <w:r>
        <w:rPr>
          <w:rStyle w:val="af0"/>
        </w:rPr>
        <w:annotationRef/>
      </w:r>
      <w:r>
        <w:rPr>
          <w:rFonts w:hint="eastAsia"/>
        </w:rPr>
        <w:t>图中每一个方框的下半部分有太多的空白，建议删除。</w:t>
      </w:r>
    </w:p>
  </w:comment>
  <w:comment w:id="335" w:author="phantom Dai" w:date="2019-02-21T16:33:00Z" w:initials="pD">
    <w:p w14:paraId="3E4FAF15" w14:textId="2A380239" w:rsidR="000F45C7" w:rsidRDefault="000F45C7">
      <w:pPr>
        <w:pStyle w:val="a3"/>
      </w:pPr>
      <w:r>
        <w:rPr>
          <w:rStyle w:val="af0"/>
        </w:rPr>
        <w:annotationRef/>
      </w:r>
      <w:r>
        <w:rPr>
          <w:rFonts w:hint="eastAsia"/>
        </w:rPr>
        <w:t>文中出现大量的名词来表示软件中的缺陷，例如：错误、故障和缺陷。建议统一</w:t>
      </w:r>
    </w:p>
  </w:comment>
  <w:comment w:id="338" w:author="付 安" w:date="2019-02-20T15:38:00Z" w:initials="付">
    <w:p w14:paraId="43790445" w14:textId="05744D2E" w:rsidR="000F45C7" w:rsidRDefault="000F45C7">
      <w:pPr>
        <w:pStyle w:val="a3"/>
      </w:pPr>
      <w:r>
        <w:rPr>
          <w:rStyle w:val="af0"/>
        </w:rPr>
        <w:annotationRef/>
      </w:r>
      <w:r>
        <w:rPr>
          <w:rFonts w:hint="eastAsia"/>
        </w:rPr>
        <w:t>原先</w:t>
      </w:r>
      <w:r>
        <w:t>的措辞和下面的</w:t>
      </w:r>
      <w:r>
        <w:rPr>
          <w:rFonts w:hint="eastAsia"/>
        </w:rPr>
        <w:t>几类</w:t>
      </w:r>
      <w:r>
        <w:t>方法不太呼应</w:t>
      </w:r>
      <w:r>
        <w:rPr>
          <w:rFonts w:hint="eastAsia"/>
        </w:rPr>
        <w:t>，我改了</w:t>
      </w:r>
      <w:r>
        <w:t>一下</w:t>
      </w:r>
      <w:r>
        <w:rPr>
          <w:rFonts w:hint="eastAsia"/>
        </w:rPr>
        <w:t>，</w:t>
      </w:r>
      <w:r>
        <w:t>请看看是否合适</w:t>
      </w:r>
      <w:r>
        <w:rPr>
          <w:rFonts w:hint="eastAsia"/>
        </w:rPr>
        <w:t>。</w:t>
      </w:r>
    </w:p>
  </w:comment>
  <w:comment w:id="366" w:author="phantom Dai" w:date="2019-02-21T16:37:00Z" w:initials="pD">
    <w:p w14:paraId="10BC1B8F" w14:textId="19E5CBA2" w:rsidR="000F45C7" w:rsidRDefault="000F45C7">
      <w:pPr>
        <w:pStyle w:val="a3"/>
      </w:pPr>
      <w:r>
        <w:rPr>
          <w:rStyle w:val="af0"/>
        </w:rPr>
        <w:annotationRef/>
      </w:r>
      <w:r>
        <w:rPr>
          <w:rFonts w:hint="eastAsia"/>
        </w:rPr>
        <w:t>这个是什么？</w:t>
      </w:r>
    </w:p>
  </w:comment>
  <w:comment w:id="365" w:author="phantom Dai" w:date="2019-02-21T16:37:00Z" w:initials="pD">
    <w:p w14:paraId="1FC1C9F7" w14:textId="6D8869E8" w:rsidR="000F45C7" w:rsidRDefault="000F45C7">
      <w:pPr>
        <w:pStyle w:val="a3"/>
      </w:pPr>
      <w:r>
        <w:rPr>
          <w:rStyle w:val="af0"/>
        </w:rPr>
        <w:annotationRef/>
      </w:r>
      <w:r>
        <w:rPr>
          <w:rFonts w:hint="eastAsia"/>
        </w:rPr>
        <w:t>感觉没有必要列出这么多，建议列举一些有代表性的技术。</w:t>
      </w:r>
    </w:p>
  </w:comment>
  <w:comment w:id="370" w:author="付 安" w:date="2019-02-20T15:44:00Z" w:initials="付">
    <w:p w14:paraId="3C3641C0" w14:textId="4FBD3774" w:rsidR="000F45C7" w:rsidRDefault="000F45C7">
      <w:pPr>
        <w:pStyle w:val="a3"/>
      </w:pPr>
      <w:r>
        <w:rPr>
          <w:rStyle w:val="af0"/>
        </w:rPr>
        <w:annotationRef/>
      </w:r>
      <w:r>
        <w:rPr>
          <w:rFonts w:hint="eastAsia"/>
        </w:rPr>
        <w:t>前一页中</w:t>
      </w:r>
      <w:r>
        <w:t>，</w:t>
      </w:r>
      <w:r>
        <w:rPr>
          <w:rFonts w:hint="eastAsia"/>
        </w:rPr>
        <w:t>图</w:t>
      </w:r>
      <w:r>
        <w:rPr>
          <w:rFonts w:hint="eastAsia"/>
        </w:rPr>
        <w:t>1</w:t>
      </w:r>
      <w:r>
        <w:t>-4</w:t>
      </w:r>
      <w:r>
        <w:rPr>
          <w:rFonts w:hint="eastAsia"/>
        </w:rPr>
        <w:t>下面</w:t>
      </w:r>
      <w:r>
        <w:t>的那段话中</w:t>
      </w:r>
      <w:r>
        <w:rPr>
          <w:rFonts w:hint="eastAsia"/>
        </w:rPr>
        <w:t>“</w:t>
      </w:r>
      <w:r>
        <w:rPr>
          <w:rFonts w:hint="eastAsia"/>
          <w:sz w:val="24"/>
          <w:szCs w:val="24"/>
        </w:rPr>
        <w:t>研究者根据是否</w:t>
      </w:r>
      <w:r>
        <w:rPr>
          <w:sz w:val="24"/>
          <w:szCs w:val="24"/>
        </w:rPr>
        <w:t>运行程序、</w:t>
      </w:r>
      <w:r>
        <w:rPr>
          <w:rFonts w:hint="eastAsia"/>
          <w:sz w:val="24"/>
          <w:szCs w:val="24"/>
        </w:rPr>
        <w:t>软件开发的阶段、软件的开发方法和应用环境、软件特性和方面、故障</w:t>
      </w:r>
      <w:r>
        <w:rPr>
          <w:sz w:val="24"/>
          <w:szCs w:val="24"/>
        </w:rPr>
        <w:t>检测</w:t>
      </w:r>
      <w:r>
        <w:rPr>
          <w:rFonts w:hint="eastAsia"/>
          <w:sz w:val="24"/>
          <w:szCs w:val="24"/>
        </w:rPr>
        <w:t>理论和角度提出了一系列软件测试方法</w:t>
      </w:r>
      <w:r>
        <w:rPr>
          <w:rStyle w:val="af0"/>
        </w:rPr>
        <w:annotationRef/>
      </w:r>
      <w:r>
        <w:rPr>
          <w:rFonts w:hint="eastAsia"/>
          <w:sz w:val="24"/>
          <w:szCs w:val="24"/>
        </w:rPr>
        <w:t>，形成了图</w:t>
      </w:r>
      <w:r>
        <w:rPr>
          <w:rFonts w:hint="eastAsia"/>
          <w:sz w:val="24"/>
          <w:szCs w:val="24"/>
        </w:rPr>
        <w:t>1-5</w:t>
      </w:r>
      <w:r>
        <w:rPr>
          <w:rFonts w:hint="eastAsia"/>
          <w:sz w:val="24"/>
          <w:szCs w:val="24"/>
        </w:rPr>
        <w:t>所示的软件测试方法体系</w:t>
      </w:r>
      <w:r>
        <w:rPr>
          <w:rFonts w:hint="eastAsia"/>
        </w:rPr>
        <w:t>”这句话</w:t>
      </w:r>
      <w:r>
        <w:t>与此句话</w:t>
      </w:r>
      <w:r>
        <w:rPr>
          <w:rFonts w:hint="eastAsia"/>
        </w:rPr>
        <w:t>表达</w:t>
      </w:r>
      <w:r>
        <w:t>的含义相同，故删去</w:t>
      </w:r>
      <w:r>
        <w:rPr>
          <w:rFonts w:hint="eastAsia"/>
        </w:rPr>
        <w:t>。</w:t>
      </w:r>
    </w:p>
  </w:comment>
  <w:comment w:id="372" w:author="付 安" w:date="2019-02-20T15:47:00Z" w:initials="付">
    <w:p w14:paraId="1CA7A6CB" w14:textId="070BB578" w:rsidR="000F45C7" w:rsidRDefault="000F45C7">
      <w:pPr>
        <w:pStyle w:val="a3"/>
      </w:pPr>
      <w:r>
        <w:rPr>
          <w:rStyle w:val="af0"/>
        </w:rPr>
        <w:annotationRef/>
      </w:r>
      <w:r>
        <w:rPr>
          <w:rFonts w:hint="eastAsia"/>
        </w:rPr>
        <w:t>这段话如果</w:t>
      </w:r>
      <w:r>
        <w:t>放在</w:t>
      </w:r>
      <w:r>
        <w:rPr>
          <w:rFonts w:hint="eastAsia"/>
        </w:rPr>
        <w:t>“</w:t>
      </w:r>
      <w:r>
        <w:t>研究基础</w:t>
      </w:r>
      <w:r>
        <w:rPr>
          <w:rFonts w:hint="eastAsia"/>
        </w:rPr>
        <w:t>”中更合适。</w:t>
      </w:r>
    </w:p>
  </w:comment>
  <w:comment w:id="385" w:author="phantom Dai" w:date="2019-02-21T16:40:00Z" w:initials="pD">
    <w:p w14:paraId="4FF8EF65" w14:textId="5CBA8616" w:rsidR="000F45C7" w:rsidRPr="00593C20" w:rsidRDefault="000F45C7">
      <w:pPr>
        <w:pStyle w:val="a3"/>
      </w:pPr>
      <w:r>
        <w:rPr>
          <w:rStyle w:val="af0"/>
        </w:rPr>
        <w:annotationRef/>
      </w:r>
      <w:r>
        <w:rPr>
          <w:rFonts w:hint="eastAsia"/>
        </w:rPr>
        <w:t>字体与上文不一致</w:t>
      </w:r>
    </w:p>
  </w:comment>
  <w:comment w:id="458" w:author="付 安" w:date="2019-02-20T15:57:00Z" w:initials="付">
    <w:p w14:paraId="22D598A0" w14:textId="2A72E31F" w:rsidR="000F45C7" w:rsidRDefault="000F45C7">
      <w:pPr>
        <w:pStyle w:val="a3"/>
      </w:pPr>
      <w:r>
        <w:rPr>
          <w:rStyle w:val="af0"/>
        </w:rPr>
        <w:annotationRef/>
      </w:r>
      <w:r>
        <w:rPr>
          <w:rFonts w:hint="eastAsia"/>
        </w:rPr>
        <w:t>在</w:t>
      </w:r>
      <w:r>
        <w:t>下面写到</w:t>
      </w:r>
      <w:r>
        <w:rPr>
          <w:rFonts w:hint="eastAsia"/>
        </w:rPr>
        <w:t>另一种</w:t>
      </w:r>
      <w:r>
        <w:t>思路时，</w:t>
      </w:r>
      <w:r>
        <w:rPr>
          <w:rFonts w:hint="eastAsia"/>
        </w:rPr>
        <w:t>举了</w:t>
      </w:r>
      <w:r>
        <w:t>一个例子</w:t>
      </w:r>
      <w:r>
        <w:rPr>
          <w:rFonts w:hint="eastAsia"/>
        </w:rPr>
        <w:t>。</w:t>
      </w:r>
      <w:r>
        <w:t>这里</w:t>
      </w:r>
      <w:r>
        <w:rPr>
          <w:rFonts w:hint="eastAsia"/>
        </w:rPr>
        <w:t>，</w:t>
      </w:r>
      <w:r>
        <w:t>如果能举个例子，</w:t>
      </w:r>
      <w:r>
        <w:rPr>
          <w:rFonts w:hint="eastAsia"/>
        </w:rPr>
        <w:t>能让</w:t>
      </w:r>
      <w:r>
        <w:t>读者看着舒服，并且</w:t>
      </w:r>
      <w:r>
        <w:rPr>
          <w:rFonts w:hint="eastAsia"/>
        </w:rPr>
        <w:t>使</w:t>
      </w:r>
      <w:r>
        <w:t>前后</w:t>
      </w:r>
      <w:r>
        <w:rPr>
          <w:rFonts w:hint="eastAsia"/>
        </w:rPr>
        <w:t>的</w:t>
      </w:r>
      <w:r>
        <w:t>写作风格一致</w:t>
      </w:r>
      <w:r>
        <w:rPr>
          <w:rFonts w:hint="eastAsia"/>
        </w:rPr>
        <w:t>。</w:t>
      </w:r>
    </w:p>
  </w:comment>
  <w:comment w:id="469" w:author="付 安" w:date="2019-02-20T16:11:00Z" w:initials="付">
    <w:p w14:paraId="7C4AEA18" w14:textId="08621CD1" w:rsidR="000F45C7" w:rsidRDefault="000F45C7" w:rsidP="00E607CD">
      <w:pPr>
        <w:pStyle w:val="a3"/>
      </w:pPr>
      <w:r>
        <w:rPr>
          <w:rStyle w:val="af0"/>
        </w:rPr>
        <w:annotationRef/>
      </w:r>
      <w:r>
        <w:rPr>
          <w:rFonts w:hint="eastAsia"/>
        </w:rPr>
        <w:t>修改为“</w:t>
      </w:r>
      <w:r>
        <w:rPr>
          <w:rFonts w:hint="eastAsia"/>
          <w:sz w:val="24"/>
          <w:szCs w:val="24"/>
        </w:rPr>
        <w:t>软件系统的安全性描述了软件系统在应对非正常的操作或恶意攻击情况下依然能够满足可用性、授权访问、数据的机密性等需求的程度。高度的</w:t>
      </w:r>
      <w:r>
        <w:rPr>
          <w:sz w:val="24"/>
          <w:szCs w:val="24"/>
        </w:rPr>
        <w:t>安全性是</w:t>
      </w:r>
      <w:r>
        <w:rPr>
          <w:rFonts w:hint="eastAsia"/>
          <w:sz w:val="24"/>
          <w:szCs w:val="24"/>
        </w:rPr>
        <w:t>软件</w:t>
      </w:r>
      <w:r>
        <w:rPr>
          <w:sz w:val="24"/>
          <w:szCs w:val="24"/>
        </w:rPr>
        <w:t>系统应对攻击</w:t>
      </w:r>
      <w:r>
        <w:rPr>
          <w:rFonts w:hint="eastAsia"/>
          <w:sz w:val="24"/>
          <w:szCs w:val="24"/>
        </w:rPr>
        <w:t>时</w:t>
      </w:r>
      <w:r>
        <w:rPr>
          <w:sz w:val="24"/>
          <w:szCs w:val="24"/>
        </w:rPr>
        <w:t>仍</w:t>
      </w:r>
      <w:r>
        <w:rPr>
          <w:rFonts w:hint="eastAsia"/>
          <w:sz w:val="24"/>
          <w:szCs w:val="24"/>
        </w:rPr>
        <w:t>能够提供所需功能的关键</w:t>
      </w:r>
      <w:r>
        <w:rPr>
          <w:sz w:val="24"/>
          <w:szCs w:val="24"/>
        </w:rPr>
        <w:t>。</w:t>
      </w:r>
      <w:r>
        <w:rPr>
          <w:rFonts w:hint="eastAsia"/>
        </w:rPr>
        <w:t>”</w:t>
      </w:r>
    </w:p>
  </w:comment>
  <w:comment w:id="476" w:author="phantom Dai" w:date="2019-02-21T16:45:00Z" w:initials="pD">
    <w:p w14:paraId="1BDEFF76" w14:textId="56548CFE" w:rsidR="000F45C7" w:rsidRDefault="000F45C7">
      <w:pPr>
        <w:pStyle w:val="a3"/>
      </w:pPr>
      <w:r>
        <w:rPr>
          <w:rStyle w:val="af0"/>
        </w:rPr>
        <w:annotationRef/>
      </w:r>
      <w:r>
        <w:rPr>
          <w:rFonts w:hint="eastAsia"/>
        </w:rPr>
        <w:t>考虑去掉英文表述</w:t>
      </w:r>
    </w:p>
  </w:comment>
  <w:comment w:id="516" w:author="phantom Dai" w:date="2019-02-21T21:52:00Z" w:initials="pD">
    <w:p w14:paraId="2E61383F" w14:textId="322DE702" w:rsidR="000F45C7" w:rsidRDefault="000F45C7">
      <w:pPr>
        <w:pStyle w:val="a3"/>
      </w:pPr>
      <w:r>
        <w:rPr>
          <w:rFonts w:hint="eastAsia"/>
        </w:rPr>
        <w:t>建议将</w:t>
      </w:r>
      <w:r>
        <w:rPr>
          <w:rStyle w:val="af0"/>
        </w:rPr>
        <w:annotationRef/>
      </w:r>
      <w:r>
        <w:rPr>
          <w:rFonts w:hint="eastAsia"/>
        </w:rPr>
        <w:t>这</w:t>
      </w:r>
      <w:r>
        <w:rPr>
          <w:rFonts w:hint="eastAsia"/>
        </w:rPr>
        <w:t>3</w:t>
      </w:r>
      <w:r>
        <w:rPr>
          <w:rFonts w:hint="eastAsia"/>
        </w:rPr>
        <w:t>个基本问题的描述精简一下：主要面临</w:t>
      </w:r>
      <w:r>
        <w:rPr>
          <w:rFonts w:hint="eastAsia"/>
        </w:rPr>
        <w:t>3</w:t>
      </w:r>
      <w:r>
        <w:rPr>
          <w:rFonts w:hint="eastAsia"/>
        </w:rPr>
        <w:t>个难点问题：（</w:t>
      </w:r>
      <w:r>
        <w:rPr>
          <w:rFonts w:hint="eastAsia"/>
        </w:rPr>
        <w:t>1</w:t>
      </w:r>
      <w:r>
        <w:rPr>
          <w:rFonts w:hint="eastAsia"/>
        </w:rPr>
        <w:t>）数据不平衡；（</w:t>
      </w:r>
      <w:r>
        <w:rPr>
          <w:rFonts w:hint="eastAsia"/>
        </w:rPr>
        <w:t>2</w:t>
      </w:r>
      <w:r>
        <w:rPr>
          <w:rFonts w:hint="eastAsia"/>
        </w:rPr>
        <w:t>）数据噪音；（</w:t>
      </w:r>
      <w:r>
        <w:rPr>
          <w:rFonts w:hint="eastAsia"/>
        </w:rPr>
        <w:t>3</w:t>
      </w:r>
      <w:r>
        <w:rPr>
          <w:rFonts w:hint="eastAsia"/>
        </w:rPr>
        <w:t>）数据稀疏。这样做的原因是：这三个问题为文本挖掘的基本问题，没有必要详细阐述。</w:t>
      </w:r>
    </w:p>
  </w:comment>
  <w:comment w:id="529" w:author="付 安" w:date="2019-02-20T16:22:00Z" w:initials="付">
    <w:p w14:paraId="602826BE" w14:textId="04D82CB3" w:rsidR="000F45C7" w:rsidRDefault="000F45C7">
      <w:pPr>
        <w:pStyle w:val="a3"/>
      </w:pPr>
      <w:r>
        <w:rPr>
          <w:rStyle w:val="af0"/>
        </w:rPr>
        <w:annotationRef/>
      </w:r>
      <w:r>
        <w:rPr>
          <w:rFonts w:hint="eastAsia"/>
        </w:rPr>
        <w:t>这里</w:t>
      </w:r>
      <w:r>
        <w:t>，智能软件</w:t>
      </w:r>
      <w:r>
        <w:rPr>
          <w:rFonts w:hint="eastAsia"/>
        </w:rPr>
        <w:t>特点</w:t>
      </w:r>
      <w:r>
        <w:t>的写作风格不一致</w:t>
      </w:r>
      <w:r>
        <w:rPr>
          <w:rFonts w:hint="eastAsia"/>
        </w:rPr>
        <w:t>，</w:t>
      </w:r>
      <w:r>
        <w:t>建议修改为：</w:t>
      </w:r>
    </w:p>
    <w:p w14:paraId="74378905" w14:textId="2C257C46" w:rsidR="000F45C7" w:rsidRDefault="000F45C7">
      <w:pPr>
        <w:pStyle w:val="a3"/>
      </w:pPr>
      <w:r>
        <w:rPr>
          <w:rFonts w:hint="eastAsia"/>
        </w:rPr>
        <w:t>学习深层</w:t>
      </w:r>
      <w:r>
        <w:t>知识</w:t>
      </w:r>
      <w:r>
        <w:rPr>
          <w:rFonts w:hint="eastAsia"/>
        </w:rPr>
        <w:t xml:space="preserve"> </w:t>
      </w:r>
      <w:r>
        <w:t xml:space="preserve">    &gt;&gt;&gt; </w:t>
      </w:r>
      <w:r>
        <w:rPr>
          <w:rFonts w:hint="eastAsia"/>
        </w:rPr>
        <w:t>知识学习的深层化</w:t>
      </w:r>
    </w:p>
    <w:p w14:paraId="12FABBA7" w14:textId="73C431CE" w:rsidR="000F45C7" w:rsidRDefault="000F45C7">
      <w:pPr>
        <w:pStyle w:val="a3"/>
      </w:pPr>
      <w:r w:rsidRPr="002F71C4">
        <w:rPr>
          <w:rFonts w:hint="eastAsia"/>
        </w:rPr>
        <w:t>融合跨界数据</w:t>
      </w:r>
      <w:r>
        <w:rPr>
          <w:rFonts w:hint="eastAsia"/>
        </w:rPr>
        <w:t xml:space="preserve"> </w:t>
      </w:r>
      <w:r>
        <w:t xml:space="preserve">    </w:t>
      </w:r>
      <w:r>
        <w:rPr>
          <w:rFonts w:hint="eastAsia"/>
        </w:rPr>
        <w:t xml:space="preserve">&gt;&gt;&gt; </w:t>
      </w:r>
      <w:r>
        <w:rPr>
          <w:rFonts w:hint="eastAsia"/>
        </w:rPr>
        <w:t>数据融合的</w:t>
      </w:r>
      <w:r>
        <w:t>多</w:t>
      </w:r>
      <w:r>
        <w:rPr>
          <w:rFonts w:hint="eastAsia"/>
        </w:rPr>
        <w:t>源</w:t>
      </w:r>
      <w:r>
        <w:t>化</w:t>
      </w:r>
    </w:p>
    <w:p w14:paraId="26526F4D" w14:textId="223FB64A" w:rsidR="000F45C7" w:rsidRDefault="000F45C7">
      <w:pPr>
        <w:pStyle w:val="a3"/>
      </w:pPr>
      <w:r w:rsidRPr="002F71C4">
        <w:rPr>
          <w:rFonts w:hint="eastAsia"/>
        </w:rPr>
        <w:t>数据处理</w:t>
      </w:r>
      <w:proofErr w:type="gramStart"/>
      <w:r w:rsidRPr="002F71C4">
        <w:rPr>
          <w:rFonts w:hint="eastAsia"/>
        </w:rPr>
        <w:t>层级化</w:t>
      </w:r>
      <w:proofErr w:type="gramEnd"/>
      <w:r>
        <w:rPr>
          <w:rFonts w:hint="eastAsia"/>
        </w:rPr>
        <w:t xml:space="preserve"> </w:t>
      </w:r>
      <w:r>
        <w:t xml:space="preserve">  </w:t>
      </w:r>
      <w:r>
        <w:rPr>
          <w:rFonts w:hint="eastAsia"/>
        </w:rPr>
        <w:t xml:space="preserve">&gt;&gt;&gt; </w:t>
      </w:r>
      <w:r>
        <w:rPr>
          <w:rFonts w:hint="eastAsia"/>
        </w:rPr>
        <w:t>信息</w:t>
      </w:r>
      <w:r>
        <w:t>处理</w:t>
      </w:r>
      <w:r>
        <w:rPr>
          <w:rFonts w:hint="eastAsia"/>
        </w:rPr>
        <w:t>的</w:t>
      </w:r>
      <w:r>
        <w:t>层级化</w:t>
      </w:r>
    </w:p>
    <w:p w14:paraId="4209F820" w14:textId="00FE2338" w:rsidR="000F45C7" w:rsidRDefault="000F45C7">
      <w:pPr>
        <w:pStyle w:val="a3"/>
      </w:pPr>
      <w:r w:rsidRPr="002F71C4">
        <w:rPr>
          <w:rFonts w:hint="eastAsia"/>
        </w:rPr>
        <w:t>决策逻辑不受控</w:t>
      </w:r>
      <w:r>
        <w:rPr>
          <w:rFonts w:hint="eastAsia"/>
        </w:rPr>
        <w:t xml:space="preserve"> </w:t>
      </w:r>
      <w:r>
        <w:t xml:space="preserve">  </w:t>
      </w:r>
      <w:r>
        <w:rPr>
          <w:rFonts w:hint="eastAsia"/>
        </w:rPr>
        <w:t xml:space="preserve">&gt;&gt;&gt; </w:t>
      </w:r>
      <w:r>
        <w:rPr>
          <w:rFonts w:hint="eastAsia"/>
        </w:rPr>
        <w:t>逻辑获取</w:t>
      </w:r>
      <w:r>
        <w:t>的未知化</w:t>
      </w:r>
    </w:p>
    <w:p w14:paraId="4F303609" w14:textId="567E3249" w:rsidR="000F45C7" w:rsidRDefault="000F45C7">
      <w:pPr>
        <w:pStyle w:val="a3"/>
      </w:pPr>
      <w:r w:rsidRPr="002F71C4">
        <w:rPr>
          <w:rFonts w:hint="eastAsia"/>
        </w:rPr>
        <w:t>系统输出难以验证</w:t>
      </w:r>
      <w:r>
        <w:rPr>
          <w:rFonts w:hint="eastAsia"/>
        </w:rPr>
        <w:t xml:space="preserve"> &gt;&gt;&gt; </w:t>
      </w:r>
      <w:r>
        <w:rPr>
          <w:rFonts w:hint="eastAsia"/>
        </w:rPr>
        <w:t>结果验证</w:t>
      </w:r>
      <w:r>
        <w:t>的</w:t>
      </w:r>
      <w:r>
        <w:rPr>
          <w:rFonts w:hint="eastAsia"/>
        </w:rPr>
        <w:t>困难化</w:t>
      </w:r>
    </w:p>
    <w:p w14:paraId="32D7E61D" w14:textId="282E79C3" w:rsidR="000F45C7" w:rsidRPr="002F71C4" w:rsidRDefault="000F45C7">
      <w:pPr>
        <w:pStyle w:val="a3"/>
      </w:pPr>
      <w:r w:rsidRPr="002F71C4">
        <w:rPr>
          <w:rFonts w:hint="eastAsia"/>
        </w:rPr>
        <w:t>集成群体智慧</w:t>
      </w:r>
      <w:r>
        <w:rPr>
          <w:rFonts w:hint="eastAsia"/>
        </w:rPr>
        <w:t xml:space="preserve">     </w:t>
      </w:r>
      <w:r>
        <w:rPr>
          <w:rStyle w:val="af0"/>
        </w:rPr>
        <w:annotationRef/>
      </w:r>
      <w:r>
        <w:t xml:space="preserve">&gt;&gt;&gt; </w:t>
      </w:r>
      <w:r>
        <w:rPr>
          <w:rFonts w:hint="eastAsia"/>
        </w:rPr>
        <w:t>智慧</w:t>
      </w:r>
      <w:r>
        <w:t>集成</w:t>
      </w:r>
      <w:r>
        <w:rPr>
          <w:rFonts w:hint="eastAsia"/>
        </w:rPr>
        <w:t>的</w:t>
      </w:r>
      <w:r>
        <w:t>群体化</w:t>
      </w:r>
    </w:p>
  </w:comment>
  <w:comment w:id="543" w:author="付 安" w:date="2019-02-20T16:50:00Z" w:initials="付">
    <w:p w14:paraId="3F754131" w14:textId="084A4255" w:rsidR="000F45C7" w:rsidRDefault="000F45C7">
      <w:pPr>
        <w:pStyle w:val="a3"/>
      </w:pPr>
      <w:r>
        <w:rPr>
          <w:rStyle w:val="af0"/>
        </w:rPr>
        <w:annotationRef/>
      </w:r>
      <w:r>
        <w:rPr>
          <w:rFonts w:hint="eastAsia"/>
        </w:rPr>
        <w:t>尽量</w:t>
      </w:r>
      <w:r>
        <w:t>与前面三条</w:t>
      </w:r>
      <w:r>
        <w:rPr>
          <w:rFonts w:hint="eastAsia"/>
        </w:rPr>
        <w:t>挑战</w:t>
      </w:r>
      <w:r>
        <w:t>的写作风格一致</w:t>
      </w:r>
      <w:r>
        <w:rPr>
          <w:rFonts w:hint="eastAsia"/>
        </w:rPr>
        <w:t>，故</w:t>
      </w:r>
      <w:r>
        <w:t>做</w:t>
      </w:r>
      <w:r>
        <w:rPr>
          <w:rFonts w:hint="eastAsia"/>
        </w:rPr>
        <w:t>此</w:t>
      </w:r>
      <w:r>
        <w:t>修改</w:t>
      </w:r>
      <w:r>
        <w:rPr>
          <w:rFonts w:hint="eastAsia"/>
        </w:rPr>
        <w:t>。</w:t>
      </w:r>
    </w:p>
  </w:comment>
  <w:comment w:id="551" w:author="phantom Dai" w:date="2019-02-21T16:52:00Z" w:initials="pD">
    <w:p w14:paraId="39D1DB2A" w14:textId="1F772AFA" w:rsidR="000F45C7" w:rsidRDefault="000F45C7">
      <w:pPr>
        <w:pStyle w:val="a3"/>
      </w:pPr>
      <w:r>
        <w:rPr>
          <w:rStyle w:val="af0"/>
        </w:rPr>
        <w:annotationRef/>
      </w:r>
      <w:r>
        <w:rPr>
          <w:rFonts w:hint="eastAsia"/>
        </w:rPr>
        <w:t>建议文中的</w:t>
      </w:r>
      <w:r>
        <w:rPr>
          <w:rFonts w:hint="eastAsia"/>
        </w:rPr>
        <w:t>S</w:t>
      </w:r>
      <w:r>
        <w:t>afety</w:t>
      </w:r>
      <w:r>
        <w:rPr>
          <w:rFonts w:hint="eastAsia"/>
        </w:rPr>
        <w:t>都改成防危性，</w:t>
      </w:r>
      <w:r>
        <w:rPr>
          <w:rFonts w:hint="eastAsia"/>
        </w:rPr>
        <w:t>Se</w:t>
      </w:r>
      <w:r>
        <w:t>curity</w:t>
      </w:r>
      <w:r>
        <w:rPr>
          <w:rFonts w:hint="eastAsia"/>
        </w:rPr>
        <w:t>都改成安全性。</w:t>
      </w:r>
    </w:p>
  </w:comment>
  <w:comment w:id="575" w:author="付 安" w:date="2019-02-20T16:55:00Z" w:initials="付">
    <w:p w14:paraId="1A257AE1" w14:textId="58154839" w:rsidR="000F45C7" w:rsidRDefault="000F45C7">
      <w:pPr>
        <w:pStyle w:val="a3"/>
      </w:pPr>
      <w:r>
        <w:rPr>
          <w:rStyle w:val="af0"/>
        </w:rPr>
        <w:annotationRef/>
      </w:r>
      <w:r>
        <w:rPr>
          <w:rFonts w:hint="eastAsia"/>
        </w:rPr>
        <w:t>建议</w:t>
      </w:r>
      <w:r>
        <w:t>删去</w:t>
      </w:r>
      <w:r>
        <w:rPr>
          <w:rFonts w:hint="eastAsia"/>
        </w:rPr>
        <w:t>这句话。原因：</w:t>
      </w:r>
      <w:r>
        <w:t>在结论部分，我们</w:t>
      </w:r>
      <w:r>
        <w:rPr>
          <w:rFonts w:hint="eastAsia"/>
        </w:rPr>
        <w:t>最好在</w:t>
      </w:r>
      <w:r>
        <w:t>语言上保持抽象</w:t>
      </w:r>
      <w:r>
        <w:rPr>
          <w:rFonts w:hint="eastAsia"/>
        </w:rPr>
        <w:t>，</w:t>
      </w:r>
      <w:r>
        <w:t>从一个较高的高度来</w:t>
      </w:r>
      <w:r>
        <w:rPr>
          <w:rFonts w:hint="eastAsia"/>
        </w:rPr>
        <w:t>说事</w:t>
      </w:r>
      <w:r>
        <w:t>。</w:t>
      </w:r>
    </w:p>
  </w:comment>
  <w:comment w:id="610" w:author="付 安" w:date="2019-02-19T16:59:00Z" w:initials="付">
    <w:p w14:paraId="44D34A24" w14:textId="50DCAA88" w:rsidR="000F45C7" w:rsidRDefault="000F45C7">
      <w:pPr>
        <w:pStyle w:val="a3"/>
      </w:pPr>
      <w:r>
        <w:rPr>
          <w:rStyle w:val="af0"/>
        </w:rPr>
        <w:annotationRef/>
      </w:r>
      <w:r>
        <w:rPr>
          <w:rFonts w:hint="eastAsia"/>
        </w:rPr>
        <w:t>参考文献</w:t>
      </w:r>
      <w:r>
        <w:t>的</w:t>
      </w:r>
      <w:r>
        <w:rPr>
          <w:rFonts w:hint="eastAsia"/>
        </w:rPr>
        <w:t>撰写</w:t>
      </w:r>
      <w:r>
        <w:t>格式不</w:t>
      </w:r>
      <w:r>
        <w:rPr>
          <w:rFonts w:hint="eastAsia"/>
        </w:rPr>
        <w:t>统一</w:t>
      </w:r>
      <w:r>
        <w:t>，建议</w:t>
      </w:r>
      <w:r>
        <w:rPr>
          <w:rFonts w:hint="eastAsia"/>
        </w:rPr>
        <w:t>改为</w:t>
      </w:r>
      <w:r>
        <w:t>统一的格式</w:t>
      </w:r>
    </w:p>
  </w:comment>
  <w:comment w:id="633" w:author="付 安" w:date="2019-02-20T17:12:00Z" w:initials="付">
    <w:p w14:paraId="4213EDA1" w14:textId="74F2BB01" w:rsidR="000F45C7" w:rsidRDefault="000F45C7">
      <w:pPr>
        <w:pStyle w:val="a3"/>
      </w:pPr>
      <w:r>
        <w:rPr>
          <w:rStyle w:val="af0"/>
        </w:rPr>
        <w:annotationRef/>
      </w:r>
      <w:r>
        <w:rPr>
          <w:rFonts w:hint="eastAsia"/>
        </w:rPr>
        <w:t>建议修改为</w:t>
      </w:r>
      <w:r>
        <w:t>：</w:t>
      </w:r>
    </w:p>
    <w:p w14:paraId="1EFD00F6" w14:textId="7FFB43B8" w:rsidR="000F45C7" w:rsidRDefault="000F45C7">
      <w:pPr>
        <w:pStyle w:val="a3"/>
      </w:pPr>
      <w:r>
        <w:rPr>
          <w:rFonts w:hint="eastAsia"/>
        </w:rPr>
        <w:t>本课题</w:t>
      </w:r>
      <w:proofErr w:type="gramStart"/>
      <w:r>
        <w:t>拟探索</w:t>
      </w:r>
      <w:proofErr w:type="gramEnd"/>
      <w:r>
        <w:t>智能软件的</w:t>
      </w:r>
      <w:r>
        <w:rPr>
          <w:rFonts w:hint="eastAsia"/>
        </w:rPr>
        <w:t>测试理论</w:t>
      </w:r>
      <w:r>
        <w:t>与框架，围绕框架中</w:t>
      </w:r>
      <w:r>
        <w:rPr>
          <w:rFonts w:hint="eastAsia"/>
          <w:sz w:val="24"/>
          <w:szCs w:val="24"/>
        </w:rPr>
        <w:t>智能软件</w:t>
      </w:r>
      <w:r>
        <w:rPr>
          <w:sz w:val="24"/>
          <w:szCs w:val="24"/>
        </w:rPr>
        <w:t>测试</w:t>
      </w:r>
      <w:r>
        <w:rPr>
          <w:rFonts w:hint="eastAsia"/>
          <w:sz w:val="24"/>
          <w:szCs w:val="24"/>
        </w:rPr>
        <w:t>过程</w:t>
      </w:r>
      <w:r>
        <w:t>的关键步骤进行研究。</w:t>
      </w:r>
    </w:p>
  </w:comment>
  <w:comment w:id="638" w:author="付 安" w:date="2019-02-19T17:21:00Z" w:initials="付">
    <w:p w14:paraId="586551D2" w14:textId="0AF8F5E7" w:rsidR="000F45C7" w:rsidRDefault="000F45C7">
      <w:pPr>
        <w:pStyle w:val="a3"/>
      </w:pPr>
      <w:r>
        <w:rPr>
          <w:rStyle w:val="af0"/>
        </w:rPr>
        <w:annotationRef/>
      </w:r>
      <w:r>
        <w:rPr>
          <w:rFonts w:hint="eastAsia"/>
        </w:rPr>
        <w:t>相对于正文</w:t>
      </w:r>
      <w:r>
        <w:t>来说，图片中的字体略小，不容易看清楚</w:t>
      </w:r>
      <w:r>
        <w:rPr>
          <w:rFonts w:hint="eastAsia"/>
        </w:rPr>
        <w:t>。</w:t>
      </w:r>
    </w:p>
  </w:comment>
  <w:comment w:id="639" w:author="付 安" w:date="2019-02-19T17:23:00Z" w:initials="付">
    <w:p w14:paraId="3EF7836B" w14:textId="2EFD56BB" w:rsidR="000F45C7" w:rsidRDefault="000F45C7">
      <w:pPr>
        <w:pStyle w:val="a3"/>
      </w:pPr>
      <w:r>
        <w:rPr>
          <w:rStyle w:val="af0"/>
        </w:rPr>
        <w:annotationRef/>
      </w:r>
      <w:r>
        <w:rPr>
          <w:rFonts w:hint="eastAsia"/>
        </w:rPr>
        <w:t>尽量</w:t>
      </w:r>
      <w:r>
        <w:t>去掉文中的</w:t>
      </w:r>
      <w:r>
        <w:rPr>
          <w:rFonts w:hint="eastAsia"/>
        </w:rPr>
        <w:t>“</w:t>
      </w:r>
      <w:r>
        <w:t>我们</w:t>
      </w:r>
      <w:r>
        <w:rPr>
          <w:rFonts w:hint="eastAsia"/>
        </w:rPr>
        <w:t>”，</w:t>
      </w:r>
      <w:r>
        <w:t>改为</w:t>
      </w:r>
      <w:r>
        <w:rPr>
          <w:rFonts w:hint="eastAsia"/>
        </w:rPr>
        <w:t>“</w:t>
      </w:r>
      <w:r>
        <w:t>本</w:t>
      </w:r>
      <w:r>
        <w:rPr>
          <w:rFonts w:hint="eastAsia"/>
        </w:rPr>
        <w:t>课题”</w:t>
      </w:r>
      <w:r>
        <w:t>或</w:t>
      </w:r>
      <w:r>
        <w:rPr>
          <w:rFonts w:hint="eastAsia"/>
        </w:rPr>
        <w:t>“</w:t>
      </w:r>
      <w:r>
        <w:t>本研究</w:t>
      </w:r>
      <w:r>
        <w:rPr>
          <w:rFonts w:hint="eastAsia"/>
        </w:rPr>
        <w:t>”。</w:t>
      </w:r>
    </w:p>
  </w:comment>
  <w:comment w:id="652" w:author="付 安" w:date="2019-02-20T17:21:00Z" w:initials="付">
    <w:p w14:paraId="305B2EED" w14:textId="5095749B" w:rsidR="000F45C7" w:rsidRDefault="000F45C7">
      <w:pPr>
        <w:pStyle w:val="a3"/>
      </w:pPr>
      <w:r>
        <w:rPr>
          <w:rStyle w:val="af0"/>
        </w:rPr>
        <w:annotationRef/>
      </w:r>
      <w:r>
        <w:rPr>
          <w:rFonts w:hint="eastAsia"/>
        </w:rPr>
        <w:t>这句话</w:t>
      </w:r>
      <w:r>
        <w:t>读起来</w:t>
      </w:r>
      <w:r>
        <w:rPr>
          <w:rFonts w:hint="eastAsia"/>
        </w:rPr>
        <w:t>怪怪</w:t>
      </w:r>
      <w:r>
        <w:t>的，建议</w:t>
      </w:r>
      <w:r>
        <w:rPr>
          <w:rFonts w:hint="eastAsia"/>
        </w:rPr>
        <w:t>再</w:t>
      </w:r>
      <w:r>
        <w:t>组织一下</w:t>
      </w:r>
      <w:r>
        <w:rPr>
          <w:rFonts w:hint="eastAsia"/>
        </w:rPr>
        <w:t>。</w:t>
      </w:r>
    </w:p>
  </w:comment>
  <w:comment w:id="658" w:author="付 安" w:date="2019-02-20T17:22:00Z" w:initials="付">
    <w:p w14:paraId="302FD5F1" w14:textId="40F2BD7B" w:rsidR="000F45C7" w:rsidRDefault="000F45C7">
      <w:pPr>
        <w:pStyle w:val="a3"/>
      </w:pPr>
      <w:r>
        <w:rPr>
          <w:rStyle w:val="af0"/>
        </w:rPr>
        <w:annotationRef/>
      </w:r>
      <w:r>
        <w:t>下面的文字距离这个标题较近，不是特别美观。建议</w:t>
      </w:r>
      <w:r>
        <w:rPr>
          <w:rFonts w:hint="eastAsia"/>
        </w:rPr>
        <w:t>修改</w:t>
      </w:r>
      <w:r>
        <w:t>一下此类标题的段后间距</w:t>
      </w:r>
      <w:r>
        <w:rPr>
          <w:rFonts w:hint="eastAsia"/>
        </w:rPr>
        <w:t>。</w:t>
      </w:r>
    </w:p>
  </w:comment>
  <w:comment w:id="686" w:author="phantom Dai" w:date="2019-02-21T21:57:00Z" w:initials="pD">
    <w:p w14:paraId="2603F89E" w14:textId="2248E883" w:rsidR="000F45C7" w:rsidRDefault="000F45C7">
      <w:pPr>
        <w:pStyle w:val="a3"/>
      </w:pPr>
      <w:r>
        <w:rPr>
          <w:rStyle w:val="af0"/>
        </w:rPr>
        <w:annotationRef/>
      </w:r>
      <w:r>
        <w:rPr>
          <w:rFonts w:hint="eastAsia"/>
        </w:rPr>
        <w:t>前面已经有主语了</w:t>
      </w:r>
    </w:p>
  </w:comment>
  <w:comment w:id="707" w:author="phantom Dai" w:date="2019-02-21T22:04:00Z" w:initials="pD">
    <w:p w14:paraId="737AA026" w14:textId="602FD10F" w:rsidR="000F45C7" w:rsidRDefault="000F45C7">
      <w:pPr>
        <w:pStyle w:val="a3"/>
      </w:pPr>
      <w:r>
        <w:rPr>
          <w:rStyle w:val="af0"/>
        </w:rPr>
        <w:annotationRef/>
      </w:r>
      <w:r>
        <w:rPr>
          <w:rFonts w:hint="eastAsia"/>
        </w:rPr>
        <w:t>承接上一句的主语</w:t>
      </w:r>
    </w:p>
  </w:comment>
  <w:comment w:id="743" w:author="phantom Dai" w:date="2019-02-21T22:18:00Z" w:initials="pD">
    <w:p w14:paraId="39E39116" w14:textId="6F7C5905" w:rsidR="000F45C7" w:rsidRDefault="000F45C7">
      <w:pPr>
        <w:pStyle w:val="a3"/>
      </w:pPr>
      <w:r>
        <w:rPr>
          <w:rStyle w:val="af0"/>
        </w:rPr>
        <w:annotationRef/>
      </w:r>
      <w:r>
        <w:rPr>
          <w:rFonts w:hint="eastAsia"/>
        </w:rPr>
        <w:t>这里讲的是判定问题，原句的重心在识别蜕变关系上，因此换了一种说法</w:t>
      </w:r>
    </w:p>
  </w:comment>
  <w:comment w:id="759" w:author="phantom Dai" w:date="2019-02-21T22:22:00Z" w:initials="pD">
    <w:p w14:paraId="0CFA9085" w14:textId="0A5BB36D" w:rsidR="000F45C7" w:rsidRDefault="000F45C7">
      <w:pPr>
        <w:pStyle w:val="a3"/>
      </w:pPr>
      <w:r>
        <w:rPr>
          <w:rStyle w:val="af0"/>
        </w:rPr>
        <w:annotationRef/>
      </w:r>
      <w:r>
        <w:rPr>
          <w:rFonts w:hint="eastAsia"/>
        </w:rPr>
        <w:t>看不懂，建议重新组织一下语言。“算法”指的是什么算法？</w:t>
      </w:r>
    </w:p>
  </w:comment>
  <w:comment w:id="764" w:author="phantom Dai" w:date="2019-02-21T23:12:00Z" w:initials="pD">
    <w:p w14:paraId="1BED23A0" w14:textId="64D08C19" w:rsidR="00FE5310" w:rsidRDefault="00FE5310">
      <w:pPr>
        <w:pStyle w:val="a3"/>
        <w:rPr>
          <w:rFonts w:hint="eastAsia"/>
        </w:rPr>
      </w:pPr>
      <w:r>
        <w:rPr>
          <w:rStyle w:val="af0"/>
        </w:rPr>
        <w:annotationRef/>
      </w:r>
      <w:r>
        <w:rPr>
          <w:rFonts w:hint="eastAsia"/>
        </w:rPr>
        <w:t>为了使句式一致，改变了部分句子</w:t>
      </w:r>
    </w:p>
  </w:comment>
  <w:comment w:id="844" w:author="phantom Dai" w:date="2019-02-21T23:31:00Z" w:initials="pD">
    <w:p w14:paraId="78884B0A" w14:textId="053ACD44" w:rsidR="005B317B" w:rsidRDefault="005B317B">
      <w:pPr>
        <w:pStyle w:val="a3"/>
      </w:pPr>
      <w:r>
        <w:rPr>
          <w:rStyle w:val="af0"/>
        </w:rPr>
        <w:annotationRef/>
      </w:r>
      <w:r>
        <w:rPr>
          <w:rFonts w:hint="eastAsia"/>
        </w:rPr>
        <w:t>字体与前面章节的不一致</w:t>
      </w:r>
    </w:p>
  </w:comment>
  <w:comment w:id="855" w:author="付 安" w:date="2019-02-20T17:34:00Z" w:initials="付">
    <w:p w14:paraId="4A5B015E" w14:textId="77777777" w:rsidR="000F45C7" w:rsidRDefault="000F45C7">
      <w:pPr>
        <w:pStyle w:val="a3"/>
      </w:pPr>
      <w:r>
        <w:rPr>
          <w:rStyle w:val="af0"/>
        </w:rPr>
        <w:annotationRef/>
      </w:r>
      <w:r>
        <w:rPr>
          <w:rFonts w:hint="eastAsia"/>
        </w:rPr>
        <w:t>本部分内容</w:t>
      </w:r>
      <w:r>
        <w:t>的字体</w:t>
      </w:r>
      <w:r>
        <w:rPr>
          <w:rFonts w:hint="eastAsia"/>
        </w:rPr>
        <w:t>大小</w:t>
      </w:r>
      <w:r>
        <w:t>与前文不一致</w:t>
      </w:r>
      <w:r>
        <w:rPr>
          <w:rFonts w:hint="eastAsia"/>
        </w:rPr>
        <w:t>。</w:t>
      </w:r>
    </w:p>
    <w:p w14:paraId="6A6C37CA" w14:textId="77777777" w:rsidR="000F45C7" w:rsidRDefault="000F45C7">
      <w:pPr>
        <w:pStyle w:val="a3"/>
      </w:pPr>
      <w:r>
        <w:rPr>
          <w:rFonts w:hint="eastAsia"/>
        </w:rPr>
        <w:t>前面</w:t>
      </w:r>
      <w:r>
        <w:t>是小四号，后面变成了五号，建议修改。</w:t>
      </w:r>
    </w:p>
    <w:p w14:paraId="19A9ED05" w14:textId="3DA12744" w:rsidR="000F45C7" w:rsidRPr="004C5E91" w:rsidRDefault="000F45C7">
      <w:pPr>
        <w:pStyle w:val="a3"/>
      </w:pPr>
    </w:p>
  </w:comment>
  <w:comment w:id="856" w:author="付 安" w:date="2019-02-20T19:32:00Z" w:initials="付">
    <w:p w14:paraId="1352A447" w14:textId="2F3DF2BF" w:rsidR="000F45C7" w:rsidRDefault="000F45C7">
      <w:pPr>
        <w:pStyle w:val="a3"/>
      </w:pPr>
      <w:r>
        <w:rPr>
          <w:rStyle w:val="af0"/>
        </w:rPr>
        <w:annotationRef/>
      </w:r>
      <w:r>
        <w:rPr>
          <w:rFonts w:hint="eastAsia"/>
        </w:rPr>
        <w:t>建议参考文献</w:t>
      </w:r>
      <w:r>
        <w:t>的字体</w:t>
      </w:r>
      <w:r>
        <w:rPr>
          <w:rFonts w:hint="eastAsia"/>
        </w:rPr>
        <w:t>与</w:t>
      </w:r>
      <w:r>
        <w:t>前文</w:t>
      </w:r>
      <w:r>
        <w:rPr>
          <w:rFonts w:hint="eastAsia"/>
        </w:rPr>
        <w:t>一致</w:t>
      </w:r>
      <w:r>
        <w:t>，用</w:t>
      </w:r>
      <w:r>
        <w:rPr>
          <w:rFonts w:hint="eastAsia"/>
        </w:rPr>
        <w:t>T</w:t>
      </w:r>
      <w:r>
        <w:t>imes New Roman</w:t>
      </w:r>
      <w:r>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D23359C" w15:done="0"/>
  <w15:commentEx w15:paraId="626970F6" w15:done="0"/>
  <w15:commentEx w15:paraId="7C82123C" w15:done="0"/>
  <w15:commentEx w15:paraId="6E29F28B" w15:done="0"/>
  <w15:commentEx w15:paraId="40400EDC" w15:done="0"/>
  <w15:commentEx w15:paraId="75B4D3E6" w15:done="0"/>
  <w15:commentEx w15:paraId="16C2BA7A" w15:done="0"/>
  <w15:commentEx w15:paraId="3B6C3756" w15:done="0"/>
  <w15:commentEx w15:paraId="2C530CC9" w15:done="0"/>
  <w15:commentEx w15:paraId="55E608D4" w15:done="0"/>
  <w15:commentEx w15:paraId="76C33434" w15:done="0"/>
  <w15:commentEx w15:paraId="385BB5BB" w15:done="0"/>
  <w15:commentEx w15:paraId="3EEB7908" w15:done="0"/>
  <w15:commentEx w15:paraId="4ED65F55" w15:done="0"/>
  <w15:commentEx w15:paraId="26C833FF" w15:done="0"/>
  <w15:commentEx w15:paraId="17E39EC7" w15:done="0"/>
  <w15:commentEx w15:paraId="59681FF6" w15:done="0"/>
  <w15:commentEx w15:paraId="79E388D4" w15:done="0"/>
  <w15:commentEx w15:paraId="3E4FAF15" w15:done="0"/>
  <w15:commentEx w15:paraId="43790445" w15:done="0"/>
  <w15:commentEx w15:paraId="10BC1B8F" w15:done="0"/>
  <w15:commentEx w15:paraId="1FC1C9F7" w15:done="0"/>
  <w15:commentEx w15:paraId="3C3641C0" w15:done="0"/>
  <w15:commentEx w15:paraId="1CA7A6CB" w15:done="0"/>
  <w15:commentEx w15:paraId="4FF8EF65" w15:done="0"/>
  <w15:commentEx w15:paraId="22D598A0" w15:done="0"/>
  <w15:commentEx w15:paraId="7C4AEA18" w15:done="0"/>
  <w15:commentEx w15:paraId="1BDEFF76" w15:done="0"/>
  <w15:commentEx w15:paraId="2E61383F" w15:done="0"/>
  <w15:commentEx w15:paraId="32D7E61D" w15:done="0"/>
  <w15:commentEx w15:paraId="3F754131" w15:done="0"/>
  <w15:commentEx w15:paraId="39D1DB2A" w15:done="0"/>
  <w15:commentEx w15:paraId="1A257AE1" w15:done="0"/>
  <w15:commentEx w15:paraId="44D34A24" w15:done="0"/>
  <w15:commentEx w15:paraId="1EFD00F6" w15:done="0"/>
  <w15:commentEx w15:paraId="586551D2" w15:done="0"/>
  <w15:commentEx w15:paraId="3EF7836B" w15:done="0"/>
  <w15:commentEx w15:paraId="305B2EED" w15:done="0"/>
  <w15:commentEx w15:paraId="302FD5F1" w15:done="0"/>
  <w15:commentEx w15:paraId="2603F89E" w15:done="0"/>
  <w15:commentEx w15:paraId="737AA026" w15:done="0"/>
  <w15:commentEx w15:paraId="39E39116" w15:done="0"/>
  <w15:commentEx w15:paraId="0CFA9085" w15:done="0"/>
  <w15:commentEx w15:paraId="1BED23A0" w15:done="0"/>
  <w15:commentEx w15:paraId="78884B0A" w15:done="0"/>
  <w15:commentEx w15:paraId="19A9ED05" w15:done="0"/>
  <w15:commentEx w15:paraId="1352A44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D23359C" w16cid:durableId="20190252"/>
  <w16cid:commentId w16cid:paraId="626970F6" w16cid:durableId="201902F6"/>
  <w16cid:commentId w16cid:paraId="7C82123C" w16cid:durableId="201900BE"/>
  <w16cid:commentId w16cid:paraId="6E29F28B" w16cid:durableId="201904BE"/>
  <w16cid:commentId w16cid:paraId="40400EDC" w16cid:durableId="201905A4"/>
  <w16cid:commentId w16cid:paraId="75B4D3E6" w16cid:durableId="201905F3"/>
  <w16cid:commentId w16cid:paraId="16C2BA7A" w16cid:durableId="201906D9"/>
  <w16cid:commentId w16cid:paraId="3B6C3756" w16cid:durableId="201900BF"/>
  <w16cid:commentId w16cid:paraId="2C530CC9" w16cid:durableId="2019091F"/>
  <w16cid:commentId w16cid:paraId="55E608D4" w16cid:durableId="201909C8"/>
  <w16cid:commentId w16cid:paraId="76C33434" w16cid:durableId="201900C0"/>
  <w16cid:commentId w16cid:paraId="385BB5BB" w16cid:durableId="201900C1"/>
  <w16cid:commentId w16cid:paraId="3EEB7908" w16cid:durableId="201900C2"/>
  <w16cid:commentId w16cid:paraId="4ED65F55" w16cid:durableId="20195651"/>
  <w16cid:commentId w16cid:paraId="26C833FF" w16cid:durableId="20194E9D"/>
  <w16cid:commentId w16cid:paraId="17E39EC7" w16cid:durableId="20194FC0"/>
  <w16cid:commentId w16cid:paraId="59681FF6" w16cid:durableId="201900C3"/>
  <w16cid:commentId w16cid:paraId="79E388D4" w16cid:durableId="20195119"/>
  <w16cid:commentId w16cid:paraId="3E4FAF15" w16cid:durableId="2019515D"/>
  <w16cid:commentId w16cid:paraId="43790445" w16cid:durableId="201900C4"/>
  <w16cid:commentId w16cid:paraId="10BC1B8F" w16cid:durableId="2019522E"/>
  <w16cid:commentId w16cid:paraId="1FC1C9F7" w16cid:durableId="20195238"/>
  <w16cid:commentId w16cid:paraId="3C3641C0" w16cid:durableId="201900C5"/>
  <w16cid:commentId w16cid:paraId="1CA7A6CB" w16cid:durableId="201900C6"/>
  <w16cid:commentId w16cid:paraId="4FF8EF65" w16cid:durableId="201952F0"/>
  <w16cid:commentId w16cid:paraId="22D598A0" w16cid:durableId="201900C7"/>
  <w16cid:commentId w16cid:paraId="7C4AEA18" w16cid:durableId="201900C8"/>
  <w16cid:commentId w16cid:paraId="1BDEFF76" w16cid:durableId="2019543E"/>
  <w16cid:commentId w16cid:paraId="2E61383F" w16cid:durableId="20199C20"/>
  <w16cid:commentId w16cid:paraId="32D7E61D" w16cid:durableId="201900C9"/>
  <w16cid:commentId w16cid:paraId="3F754131" w16cid:durableId="201900CA"/>
  <w16cid:commentId w16cid:paraId="39D1DB2A" w16cid:durableId="201955DE"/>
  <w16cid:commentId w16cid:paraId="1A257AE1" w16cid:durableId="201900CB"/>
  <w16cid:commentId w16cid:paraId="44D34A24" w16cid:durableId="201900CC"/>
  <w16cid:commentId w16cid:paraId="1EFD00F6" w16cid:durableId="201900CD"/>
  <w16cid:commentId w16cid:paraId="586551D2" w16cid:durableId="201900CE"/>
  <w16cid:commentId w16cid:paraId="3EF7836B" w16cid:durableId="201900CF"/>
  <w16cid:commentId w16cid:paraId="305B2EED" w16cid:durableId="201900D0"/>
  <w16cid:commentId w16cid:paraId="302FD5F1" w16cid:durableId="201900D1"/>
  <w16cid:commentId w16cid:paraId="2603F89E" w16cid:durableId="20199D43"/>
  <w16cid:commentId w16cid:paraId="737AA026" w16cid:durableId="20199ED4"/>
  <w16cid:commentId w16cid:paraId="39E39116" w16cid:durableId="2019A21F"/>
  <w16cid:commentId w16cid:paraId="0CFA9085" w16cid:durableId="2019A341"/>
  <w16cid:commentId w16cid:paraId="1BED23A0" w16cid:durableId="2019AED2"/>
  <w16cid:commentId w16cid:paraId="78884B0A" w16cid:durableId="2019B338"/>
  <w16cid:commentId w16cid:paraId="19A9ED05" w16cid:durableId="201900D2"/>
  <w16cid:commentId w16cid:paraId="1352A447" w16cid:durableId="201900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C4AFFD" w14:textId="77777777" w:rsidR="00BA4273" w:rsidRDefault="00BA4273" w:rsidP="00D74A09">
      <w:r>
        <w:separator/>
      </w:r>
    </w:p>
  </w:endnote>
  <w:endnote w:type="continuationSeparator" w:id="0">
    <w:p w14:paraId="47662753" w14:textId="77777777" w:rsidR="00BA4273" w:rsidRDefault="00BA4273" w:rsidP="00D74A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BDF0C8" w14:textId="77777777" w:rsidR="00BA4273" w:rsidRDefault="00BA4273" w:rsidP="00D74A09">
      <w:r>
        <w:separator/>
      </w:r>
    </w:p>
  </w:footnote>
  <w:footnote w:type="continuationSeparator" w:id="0">
    <w:p w14:paraId="4E7B36A3" w14:textId="77777777" w:rsidR="00BA4273" w:rsidRDefault="00BA4273" w:rsidP="00D74A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9301306"/>
    <w:multiLevelType w:val="multilevel"/>
    <w:tmpl w:val="A9301306"/>
    <w:lvl w:ilvl="0">
      <w:start w:val="3"/>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B20CAFB7"/>
    <w:multiLevelType w:val="singleLevel"/>
    <w:tmpl w:val="B20CAFB7"/>
    <w:lvl w:ilvl="0">
      <w:start w:val="1"/>
      <w:numFmt w:val="decimal"/>
      <w:suff w:val="nothing"/>
      <w:lvlText w:val="（%1）"/>
      <w:lvlJc w:val="left"/>
    </w:lvl>
  </w:abstractNum>
  <w:abstractNum w:abstractNumId="2" w15:restartNumberingAfterBreak="0">
    <w:nsid w:val="B892623B"/>
    <w:multiLevelType w:val="singleLevel"/>
    <w:tmpl w:val="B892623B"/>
    <w:lvl w:ilvl="0">
      <w:start w:val="6"/>
      <w:numFmt w:val="decimal"/>
      <w:suff w:val="nothing"/>
      <w:lvlText w:val="%1、"/>
      <w:lvlJc w:val="left"/>
    </w:lvl>
  </w:abstractNum>
  <w:abstractNum w:abstractNumId="3" w15:restartNumberingAfterBreak="0">
    <w:nsid w:val="03119113"/>
    <w:multiLevelType w:val="singleLevel"/>
    <w:tmpl w:val="03119113"/>
    <w:lvl w:ilvl="0">
      <w:start w:val="1"/>
      <w:numFmt w:val="decimal"/>
      <w:suff w:val="nothing"/>
      <w:lvlText w:val="（%1）"/>
      <w:lvlJc w:val="left"/>
    </w:lvl>
  </w:abstractNum>
  <w:abstractNum w:abstractNumId="4" w15:restartNumberingAfterBreak="0">
    <w:nsid w:val="114C515F"/>
    <w:multiLevelType w:val="singleLevel"/>
    <w:tmpl w:val="114C515F"/>
    <w:lvl w:ilvl="0">
      <w:start w:val="3"/>
      <w:numFmt w:val="decimal"/>
      <w:suff w:val="nothing"/>
      <w:lvlText w:val="（%1）"/>
      <w:lvlJc w:val="left"/>
    </w:lvl>
  </w:abstractNum>
  <w:abstractNum w:abstractNumId="5" w15:restartNumberingAfterBreak="0">
    <w:nsid w:val="13597C81"/>
    <w:multiLevelType w:val="multilevel"/>
    <w:tmpl w:val="13597C81"/>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17E90D1A"/>
    <w:multiLevelType w:val="multilevel"/>
    <w:tmpl w:val="17E90D1A"/>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2951520B"/>
    <w:multiLevelType w:val="hybridMultilevel"/>
    <w:tmpl w:val="6CCE884C"/>
    <w:lvl w:ilvl="0" w:tplc="E552218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A3211D9"/>
    <w:multiLevelType w:val="singleLevel"/>
    <w:tmpl w:val="3A3211D9"/>
    <w:lvl w:ilvl="0">
      <w:start w:val="1"/>
      <w:numFmt w:val="decimal"/>
      <w:suff w:val="nothing"/>
      <w:lvlText w:val="%1、"/>
      <w:lvlJc w:val="left"/>
    </w:lvl>
  </w:abstractNum>
  <w:abstractNum w:abstractNumId="9" w15:restartNumberingAfterBreak="0">
    <w:nsid w:val="4DA43DAF"/>
    <w:multiLevelType w:val="singleLevel"/>
    <w:tmpl w:val="4DA43DAF"/>
    <w:lvl w:ilvl="0">
      <w:start w:val="1"/>
      <w:numFmt w:val="decimal"/>
      <w:suff w:val="nothing"/>
      <w:lvlText w:val="（%1）"/>
      <w:lvlJc w:val="left"/>
    </w:lvl>
  </w:abstractNum>
  <w:abstractNum w:abstractNumId="10" w15:restartNumberingAfterBreak="0">
    <w:nsid w:val="4E216A64"/>
    <w:multiLevelType w:val="singleLevel"/>
    <w:tmpl w:val="4E216A64"/>
    <w:lvl w:ilvl="0">
      <w:start w:val="1"/>
      <w:numFmt w:val="decimal"/>
      <w:suff w:val="nothing"/>
      <w:lvlText w:val="（%1）"/>
      <w:lvlJc w:val="left"/>
    </w:lvl>
  </w:abstractNum>
  <w:abstractNum w:abstractNumId="11" w15:restartNumberingAfterBreak="0">
    <w:nsid w:val="532D34DA"/>
    <w:multiLevelType w:val="multilevel"/>
    <w:tmpl w:val="532D34DA"/>
    <w:lvl w:ilvl="0">
      <w:start w:val="1"/>
      <w:numFmt w:val="decimal"/>
      <w:lvlText w:val="[%1]"/>
      <w:lvlJc w:val="left"/>
      <w:pPr>
        <w:ind w:left="420" w:hanging="420"/>
      </w:pPr>
      <w:rPr>
        <w:rFonts w:cs="Times New Roman" w:hint="eastAsia"/>
        <w:b w:val="0"/>
        <w:i w:val="0"/>
        <w:color w:val="000000"/>
        <w:sz w:val="24"/>
        <w:szCs w:val="24"/>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12" w15:restartNumberingAfterBreak="0">
    <w:nsid w:val="57186A66"/>
    <w:multiLevelType w:val="hybridMultilevel"/>
    <w:tmpl w:val="D820FEFE"/>
    <w:lvl w:ilvl="0" w:tplc="4CCC9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A87484E"/>
    <w:multiLevelType w:val="hybridMultilevel"/>
    <w:tmpl w:val="302EE4F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C612324"/>
    <w:multiLevelType w:val="hybridMultilevel"/>
    <w:tmpl w:val="9230C788"/>
    <w:lvl w:ilvl="0" w:tplc="DE7CE916">
      <w:start w:val="1"/>
      <w:numFmt w:val="decimal"/>
      <w:lvlText w:val="（%1）"/>
      <w:lvlJc w:val="left"/>
      <w:pPr>
        <w:tabs>
          <w:tab w:val="num" w:pos="720"/>
        </w:tabs>
        <w:ind w:left="720" w:hanging="720"/>
      </w:pPr>
      <w:rPr>
        <w:rFonts w:ascii="Times New Roman" w:eastAsia="宋体" w:hAnsi="Times New Roman" w:hint="default"/>
        <w:sz w:val="24"/>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6FC47893"/>
    <w:multiLevelType w:val="multilevel"/>
    <w:tmpl w:val="6FC47893"/>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15:restartNumberingAfterBreak="0">
    <w:nsid w:val="70F076EE"/>
    <w:multiLevelType w:val="multilevel"/>
    <w:tmpl w:val="70F076EE"/>
    <w:lvl w:ilvl="0">
      <w:start w:val="1"/>
      <w:numFmt w:val="decimal"/>
      <w:lvlText w:val="[%1]"/>
      <w:lvlJc w:val="left"/>
      <w:pPr>
        <w:ind w:left="900" w:hanging="420"/>
      </w:pPr>
      <w:rPr>
        <w:rFonts w:hint="eastAsia"/>
        <w:b w:val="0"/>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 w15:restartNumberingAfterBreak="0">
    <w:nsid w:val="780F363A"/>
    <w:multiLevelType w:val="multilevel"/>
    <w:tmpl w:val="780F363A"/>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 w15:restartNumberingAfterBreak="0">
    <w:nsid w:val="7BC75CA9"/>
    <w:multiLevelType w:val="hybridMultilevel"/>
    <w:tmpl w:val="BF40A544"/>
    <w:lvl w:ilvl="0" w:tplc="B39046B2">
      <w:start w:val="1"/>
      <w:numFmt w:val="decimal"/>
      <w:lvlText w:val="[%1]"/>
      <w:lvlJc w:val="right"/>
      <w:pPr>
        <w:ind w:left="420" w:hanging="132"/>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E2B7B93"/>
    <w:multiLevelType w:val="hybridMultilevel"/>
    <w:tmpl w:val="436E6806"/>
    <w:lvl w:ilvl="0" w:tplc="3F8A0F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1"/>
  </w:num>
  <w:num w:numId="3">
    <w:abstractNumId w:val="1"/>
  </w:num>
  <w:num w:numId="4">
    <w:abstractNumId w:val="0"/>
  </w:num>
  <w:num w:numId="5">
    <w:abstractNumId w:val="3"/>
  </w:num>
  <w:num w:numId="6">
    <w:abstractNumId w:val="10"/>
  </w:num>
  <w:num w:numId="7">
    <w:abstractNumId w:val="9"/>
  </w:num>
  <w:num w:numId="8">
    <w:abstractNumId w:val="8"/>
  </w:num>
  <w:num w:numId="9">
    <w:abstractNumId w:val="2"/>
  </w:num>
  <w:num w:numId="10">
    <w:abstractNumId w:val="17"/>
  </w:num>
  <w:num w:numId="11">
    <w:abstractNumId w:val="15"/>
  </w:num>
  <w:num w:numId="12">
    <w:abstractNumId w:val="16"/>
  </w:num>
  <w:num w:numId="13">
    <w:abstractNumId w:val="5"/>
  </w:num>
  <w:num w:numId="14">
    <w:abstractNumId w:val="6"/>
  </w:num>
  <w:num w:numId="15">
    <w:abstractNumId w:val="14"/>
  </w:num>
  <w:num w:numId="16">
    <w:abstractNumId w:val="18"/>
  </w:num>
  <w:num w:numId="17">
    <w:abstractNumId w:val="12"/>
  </w:num>
  <w:num w:numId="18">
    <w:abstractNumId w:val="19"/>
  </w:num>
  <w:num w:numId="19">
    <w:abstractNumId w:val="13"/>
  </w:num>
  <w:num w:numId="2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付 安">
    <w15:presenceInfo w15:providerId="Windows Live" w15:userId="f1a26aaa8a9c17b0"/>
  </w15:person>
  <w15:person w15:author="phantom Dai">
    <w15:presenceInfo w15:providerId="Windows Live" w15:userId="83d7103e7566ce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bordersDoNotSurroundHeader/>
  <w:bordersDoNotSurroundFooter/>
  <w:proofState w:grammar="clean"/>
  <w:trackRevisions/>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0466"/>
    <w:rsid w:val="00000250"/>
    <w:rsid w:val="00000729"/>
    <w:rsid w:val="000017C8"/>
    <w:rsid w:val="00003EAE"/>
    <w:rsid w:val="00004B12"/>
    <w:rsid w:val="000066BA"/>
    <w:rsid w:val="000074F3"/>
    <w:rsid w:val="000129F0"/>
    <w:rsid w:val="000157DF"/>
    <w:rsid w:val="00025F46"/>
    <w:rsid w:val="000320CA"/>
    <w:rsid w:val="00047632"/>
    <w:rsid w:val="00050FC8"/>
    <w:rsid w:val="00052DD1"/>
    <w:rsid w:val="00055315"/>
    <w:rsid w:val="00061481"/>
    <w:rsid w:val="00065AE5"/>
    <w:rsid w:val="00071137"/>
    <w:rsid w:val="00074744"/>
    <w:rsid w:val="00075A60"/>
    <w:rsid w:val="000779CD"/>
    <w:rsid w:val="00091954"/>
    <w:rsid w:val="000A0401"/>
    <w:rsid w:val="000A5FBD"/>
    <w:rsid w:val="000B1FA9"/>
    <w:rsid w:val="000B4AB1"/>
    <w:rsid w:val="000C1136"/>
    <w:rsid w:val="000C6423"/>
    <w:rsid w:val="000D4C2D"/>
    <w:rsid w:val="000D54E9"/>
    <w:rsid w:val="000D5B77"/>
    <w:rsid w:val="000D6E62"/>
    <w:rsid w:val="000E1D9E"/>
    <w:rsid w:val="000E3B06"/>
    <w:rsid w:val="000F45C7"/>
    <w:rsid w:val="001012E2"/>
    <w:rsid w:val="001131EB"/>
    <w:rsid w:val="00123977"/>
    <w:rsid w:val="00124E7F"/>
    <w:rsid w:val="001316CA"/>
    <w:rsid w:val="0013681A"/>
    <w:rsid w:val="00140B81"/>
    <w:rsid w:val="0014384B"/>
    <w:rsid w:val="00143B7E"/>
    <w:rsid w:val="00146D94"/>
    <w:rsid w:val="001514DF"/>
    <w:rsid w:val="001604BB"/>
    <w:rsid w:val="00170640"/>
    <w:rsid w:val="0017492C"/>
    <w:rsid w:val="00182608"/>
    <w:rsid w:val="00182C14"/>
    <w:rsid w:val="00195BE8"/>
    <w:rsid w:val="001A10A5"/>
    <w:rsid w:val="001A17C3"/>
    <w:rsid w:val="001A3D3B"/>
    <w:rsid w:val="001A6BED"/>
    <w:rsid w:val="001A7650"/>
    <w:rsid w:val="001B4C10"/>
    <w:rsid w:val="001C1CA8"/>
    <w:rsid w:val="001C3CF6"/>
    <w:rsid w:val="001C4FCB"/>
    <w:rsid w:val="001E5844"/>
    <w:rsid w:val="001E6E32"/>
    <w:rsid w:val="001F1E10"/>
    <w:rsid w:val="001F1F61"/>
    <w:rsid w:val="001F4FCE"/>
    <w:rsid w:val="001F510A"/>
    <w:rsid w:val="001F6A97"/>
    <w:rsid w:val="001F7C71"/>
    <w:rsid w:val="00200E65"/>
    <w:rsid w:val="00205A25"/>
    <w:rsid w:val="002069F0"/>
    <w:rsid w:val="002154D4"/>
    <w:rsid w:val="00221F68"/>
    <w:rsid w:val="00222E20"/>
    <w:rsid w:val="002266AB"/>
    <w:rsid w:val="0022705C"/>
    <w:rsid w:val="00231A76"/>
    <w:rsid w:val="002325CE"/>
    <w:rsid w:val="002441E9"/>
    <w:rsid w:val="0024771C"/>
    <w:rsid w:val="0025096B"/>
    <w:rsid w:val="00255968"/>
    <w:rsid w:val="00273F7A"/>
    <w:rsid w:val="00274279"/>
    <w:rsid w:val="0028551A"/>
    <w:rsid w:val="0028624C"/>
    <w:rsid w:val="00290466"/>
    <w:rsid w:val="0029252E"/>
    <w:rsid w:val="002935C3"/>
    <w:rsid w:val="00294525"/>
    <w:rsid w:val="002A1218"/>
    <w:rsid w:val="002A1D31"/>
    <w:rsid w:val="002A6D0B"/>
    <w:rsid w:val="002B17A0"/>
    <w:rsid w:val="002C021F"/>
    <w:rsid w:val="002C4603"/>
    <w:rsid w:val="002C7CAD"/>
    <w:rsid w:val="002C7D56"/>
    <w:rsid w:val="002D2337"/>
    <w:rsid w:val="002E48BC"/>
    <w:rsid w:val="002E4F07"/>
    <w:rsid w:val="002E5575"/>
    <w:rsid w:val="002F242A"/>
    <w:rsid w:val="002F71C4"/>
    <w:rsid w:val="003172C4"/>
    <w:rsid w:val="00317CA9"/>
    <w:rsid w:val="003210E5"/>
    <w:rsid w:val="00325D8B"/>
    <w:rsid w:val="00331AAA"/>
    <w:rsid w:val="00345708"/>
    <w:rsid w:val="00346124"/>
    <w:rsid w:val="0035086A"/>
    <w:rsid w:val="003526FC"/>
    <w:rsid w:val="0035494C"/>
    <w:rsid w:val="003571BC"/>
    <w:rsid w:val="0036050B"/>
    <w:rsid w:val="0036381F"/>
    <w:rsid w:val="003809CA"/>
    <w:rsid w:val="00394CD2"/>
    <w:rsid w:val="00395DD0"/>
    <w:rsid w:val="00397D9D"/>
    <w:rsid w:val="003A339E"/>
    <w:rsid w:val="003A6F69"/>
    <w:rsid w:val="003A7AF1"/>
    <w:rsid w:val="003B1F1C"/>
    <w:rsid w:val="003B4365"/>
    <w:rsid w:val="003C29F1"/>
    <w:rsid w:val="003C355A"/>
    <w:rsid w:val="003D2CC1"/>
    <w:rsid w:val="003D6BC6"/>
    <w:rsid w:val="003D7AA4"/>
    <w:rsid w:val="003E3D73"/>
    <w:rsid w:val="003E4F74"/>
    <w:rsid w:val="003E54EA"/>
    <w:rsid w:val="003F3000"/>
    <w:rsid w:val="003F520E"/>
    <w:rsid w:val="00401428"/>
    <w:rsid w:val="0040217C"/>
    <w:rsid w:val="004042E9"/>
    <w:rsid w:val="004110B8"/>
    <w:rsid w:val="0041232B"/>
    <w:rsid w:val="0041615F"/>
    <w:rsid w:val="00423835"/>
    <w:rsid w:val="00426115"/>
    <w:rsid w:val="0043214A"/>
    <w:rsid w:val="00435987"/>
    <w:rsid w:val="004401F1"/>
    <w:rsid w:val="00445020"/>
    <w:rsid w:val="00446652"/>
    <w:rsid w:val="004514B4"/>
    <w:rsid w:val="004544F2"/>
    <w:rsid w:val="00463583"/>
    <w:rsid w:val="0046390D"/>
    <w:rsid w:val="004742DE"/>
    <w:rsid w:val="00475DE3"/>
    <w:rsid w:val="004773DE"/>
    <w:rsid w:val="00480471"/>
    <w:rsid w:val="00482E4F"/>
    <w:rsid w:val="004838F8"/>
    <w:rsid w:val="004903C5"/>
    <w:rsid w:val="004A216A"/>
    <w:rsid w:val="004A4CF4"/>
    <w:rsid w:val="004B16C3"/>
    <w:rsid w:val="004B17B8"/>
    <w:rsid w:val="004B57E6"/>
    <w:rsid w:val="004C0F74"/>
    <w:rsid w:val="004C2AD6"/>
    <w:rsid w:val="004C2DA6"/>
    <w:rsid w:val="004C417F"/>
    <w:rsid w:val="004C433F"/>
    <w:rsid w:val="004C5E91"/>
    <w:rsid w:val="004C6F5A"/>
    <w:rsid w:val="004D0B4A"/>
    <w:rsid w:val="004D1866"/>
    <w:rsid w:val="004D70E6"/>
    <w:rsid w:val="004E115A"/>
    <w:rsid w:val="004F5A7D"/>
    <w:rsid w:val="00507AD7"/>
    <w:rsid w:val="00515374"/>
    <w:rsid w:val="00520226"/>
    <w:rsid w:val="00530B8E"/>
    <w:rsid w:val="00540D7F"/>
    <w:rsid w:val="00540EB1"/>
    <w:rsid w:val="00541676"/>
    <w:rsid w:val="00541742"/>
    <w:rsid w:val="00544C98"/>
    <w:rsid w:val="005462B1"/>
    <w:rsid w:val="00546330"/>
    <w:rsid w:val="0055149E"/>
    <w:rsid w:val="00554424"/>
    <w:rsid w:val="00555383"/>
    <w:rsid w:val="0056181F"/>
    <w:rsid w:val="0056484E"/>
    <w:rsid w:val="00570D3C"/>
    <w:rsid w:val="00573CA5"/>
    <w:rsid w:val="0058028B"/>
    <w:rsid w:val="0058099F"/>
    <w:rsid w:val="005837D2"/>
    <w:rsid w:val="005854EF"/>
    <w:rsid w:val="00587BAB"/>
    <w:rsid w:val="00590353"/>
    <w:rsid w:val="00593C20"/>
    <w:rsid w:val="005A178E"/>
    <w:rsid w:val="005A5D98"/>
    <w:rsid w:val="005A6054"/>
    <w:rsid w:val="005A76BC"/>
    <w:rsid w:val="005A7A47"/>
    <w:rsid w:val="005B317B"/>
    <w:rsid w:val="005B45BB"/>
    <w:rsid w:val="005B56A5"/>
    <w:rsid w:val="005C5603"/>
    <w:rsid w:val="005C6322"/>
    <w:rsid w:val="005C6651"/>
    <w:rsid w:val="005C7BE4"/>
    <w:rsid w:val="005D6643"/>
    <w:rsid w:val="005E078D"/>
    <w:rsid w:val="005E61CD"/>
    <w:rsid w:val="005F2C71"/>
    <w:rsid w:val="005F6E1B"/>
    <w:rsid w:val="005F7123"/>
    <w:rsid w:val="006057BD"/>
    <w:rsid w:val="006069A8"/>
    <w:rsid w:val="006115E3"/>
    <w:rsid w:val="0061409A"/>
    <w:rsid w:val="0062357C"/>
    <w:rsid w:val="0063621C"/>
    <w:rsid w:val="0063784C"/>
    <w:rsid w:val="00642B39"/>
    <w:rsid w:val="006445B6"/>
    <w:rsid w:val="006459B0"/>
    <w:rsid w:val="00650151"/>
    <w:rsid w:val="0065357D"/>
    <w:rsid w:val="00656747"/>
    <w:rsid w:val="00660194"/>
    <w:rsid w:val="00660A55"/>
    <w:rsid w:val="00665F78"/>
    <w:rsid w:val="00665FE3"/>
    <w:rsid w:val="00666598"/>
    <w:rsid w:val="00675524"/>
    <w:rsid w:val="00680891"/>
    <w:rsid w:val="00684384"/>
    <w:rsid w:val="00685222"/>
    <w:rsid w:val="006900F8"/>
    <w:rsid w:val="0069018F"/>
    <w:rsid w:val="00697272"/>
    <w:rsid w:val="006A70CF"/>
    <w:rsid w:val="006B4ACD"/>
    <w:rsid w:val="006B4DE5"/>
    <w:rsid w:val="006C0355"/>
    <w:rsid w:val="006C1DE8"/>
    <w:rsid w:val="006C2D94"/>
    <w:rsid w:val="006C51DD"/>
    <w:rsid w:val="006D2CFD"/>
    <w:rsid w:val="006D3C49"/>
    <w:rsid w:val="006E34C3"/>
    <w:rsid w:val="006E5644"/>
    <w:rsid w:val="007111D7"/>
    <w:rsid w:val="00713E64"/>
    <w:rsid w:val="00714577"/>
    <w:rsid w:val="007201E1"/>
    <w:rsid w:val="00720F88"/>
    <w:rsid w:val="007370A3"/>
    <w:rsid w:val="00742AEB"/>
    <w:rsid w:val="00742BBD"/>
    <w:rsid w:val="00745EF2"/>
    <w:rsid w:val="00746ADD"/>
    <w:rsid w:val="00751D1E"/>
    <w:rsid w:val="00751D6F"/>
    <w:rsid w:val="00762CEC"/>
    <w:rsid w:val="0076485A"/>
    <w:rsid w:val="00764F43"/>
    <w:rsid w:val="00766248"/>
    <w:rsid w:val="00770130"/>
    <w:rsid w:val="0078023F"/>
    <w:rsid w:val="00780A92"/>
    <w:rsid w:val="007812DB"/>
    <w:rsid w:val="00781356"/>
    <w:rsid w:val="007822D3"/>
    <w:rsid w:val="007940D7"/>
    <w:rsid w:val="007A762D"/>
    <w:rsid w:val="007B472B"/>
    <w:rsid w:val="007B5FA4"/>
    <w:rsid w:val="007C5117"/>
    <w:rsid w:val="007C62E7"/>
    <w:rsid w:val="007D0F6D"/>
    <w:rsid w:val="007D155E"/>
    <w:rsid w:val="007E5DD4"/>
    <w:rsid w:val="007E66F1"/>
    <w:rsid w:val="007F45DF"/>
    <w:rsid w:val="007F47EF"/>
    <w:rsid w:val="007F69F9"/>
    <w:rsid w:val="00802AFB"/>
    <w:rsid w:val="008038C8"/>
    <w:rsid w:val="00803F67"/>
    <w:rsid w:val="00807C99"/>
    <w:rsid w:val="00811872"/>
    <w:rsid w:val="0081444E"/>
    <w:rsid w:val="008150A6"/>
    <w:rsid w:val="00821C4E"/>
    <w:rsid w:val="00821F74"/>
    <w:rsid w:val="00826A94"/>
    <w:rsid w:val="00835A86"/>
    <w:rsid w:val="008429E9"/>
    <w:rsid w:val="00843811"/>
    <w:rsid w:val="0085076C"/>
    <w:rsid w:val="0085650C"/>
    <w:rsid w:val="00860CE9"/>
    <w:rsid w:val="00880A42"/>
    <w:rsid w:val="00880EE7"/>
    <w:rsid w:val="0089059E"/>
    <w:rsid w:val="00892270"/>
    <w:rsid w:val="008A3D7B"/>
    <w:rsid w:val="008A5C50"/>
    <w:rsid w:val="008A7F59"/>
    <w:rsid w:val="008C052B"/>
    <w:rsid w:val="008C4891"/>
    <w:rsid w:val="008C7AE5"/>
    <w:rsid w:val="008D63DF"/>
    <w:rsid w:val="008E17E9"/>
    <w:rsid w:val="008E4967"/>
    <w:rsid w:val="008E571C"/>
    <w:rsid w:val="008E5836"/>
    <w:rsid w:val="008F312E"/>
    <w:rsid w:val="008F35A5"/>
    <w:rsid w:val="008F5299"/>
    <w:rsid w:val="008F63F2"/>
    <w:rsid w:val="009006BD"/>
    <w:rsid w:val="00900DF3"/>
    <w:rsid w:val="009041FA"/>
    <w:rsid w:val="009051DF"/>
    <w:rsid w:val="00911BAB"/>
    <w:rsid w:val="00913A3C"/>
    <w:rsid w:val="0091680F"/>
    <w:rsid w:val="00920D74"/>
    <w:rsid w:val="009219B9"/>
    <w:rsid w:val="00922E70"/>
    <w:rsid w:val="009237B3"/>
    <w:rsid w:val="00940B89"/>
    <w:rsid w:val="00943145"/>
    <w:rsid w:val="00947C51"/>
    <w:rsid w:val="009616BC"/>
    <w:rsid w:val="0096211A"/>
    <w:rsid w:val="00976ECE"/>
    <w:rsid w:val="00982362"/>
    <w:rsid w:val="0098290F"/>
    <w:rsid w:val="009859EA"/>
    <w:rsid w:val="00990A0B"/>
    <w:rsid w:val="009A2B2F"/>
    <w:rsid w:val="009A4460"/>
    <w:rsid w:val="009A4D4E"/>
    <w:rsid w:val="009B12A2"/>
    <w:rsid w:val="009B2944"/>
    <w:rsid w:val="009B5715"/>
    <w:rsid w:val="009C4270"/>
    <w:rsid w:val="009C72C5"/>
    <w:rsid w:val="009E1C1A"/>
    <w:rsid w:val="009E2BDB"/>
    <w:rsid w:val="009E6C47"/>
    <w:rsid w:val="009F0A47"/>
    <w:rsid w:val="009F548C"/>
    <w:rsid w:val="00A11F49"/>
    <w:rsid w:val="00A2798B"/>
    <w:rsid w:val="00A32527"/>
    <w:rsid w:val="00A42054"/>
    <w:rsid w:val="00A5734E"/>
    <w:rsid w:val="00A604F8"/>
    <w:rsid w:val="00A61F0A"/>
    <w:rsid w:val="00A64598"/>
    <w:rsid w:val="00A646E7"/>
    <w:rsid w:val="00A66B3D"/>
    <w:rsid w:val="00A70453"/>
    <w:rsid w:val="00A71115"/>
    <w:rsid w:val="00A71DE8"/>
    <w:rsid w:val="00A80431"/>
    <w:rsid w:val="00A85786"/>
    <w:rsid w:val="00A85F24"/>
    <w:rsid w:val="00A916FE"/>
    <w:rsid w:val="00A92459"/>
    <w:rsid w:val="00A965B4"/>
    <w:rsid w:val="00AA039A"/>
    <w:rsid w:val="00AA2977"/>
    <w:rsid w:val="00AB0905"/>
    <w:rsid w:val="00AB1A69"/>
    <w:rsid w:val="00AC671B"/>
    <w:rsid w:val="00AD2E20"/>
    <w:rsid w:val="00AD34CD"/>
    <w:rsid w:val="00AF1F41"/>
    <w:rsid w:val="00AF4F0B"/>
    <w:rsid w:val="00B063A1"/>
    <w:rsid w:val="00B100B7"/>
    <w:rsid w:val="00B101BC"/>
    <w:rsid w:val="00B13106"/>
    <w:rsid w:val="00B4489D"/>
    <w:rsid w:val="00B45294"/>
    <w:rsid w:val="00B45626"/>
    <w:rsid w:val="00B50E7C"/>
    <w:rsid w:val="00B52476"/>
    <w:rsid w:val="00B527D3"/>
    <w:rsid w:val="00B54216"/>
    <w:rsid w:val="00B55A86"/>
    <w:rsid w:val="00B60B62"/>
    <w:rsid w:val="00B62C19"/>
    <w:rsid w:val="00B663C6"/>
    <w:rsid w:val="00B70203"/>
    <w:rsid w:val="00B730F0"/>
    <w:rsid w:val="00B75DBD"/>
    <w:rsid w:val="00B86550"/>
    <w:rsid w:val="00B86811"/>
    <w:rsid w:val="00B94104"/>
    <w:rsid w:val="00BA17D6"/>
    <w:rsid w:val="00BA246B"/>
    <w:rsid w:val="00BA4273"/>
    <w:rsid w:val="00BC44FC"/>
    <w:rsid w:val="00BD1794"/>
    <w:rsid w:val="00BD47EE"/>
    <w:rsid w:val="00BD6641"/>
    <w:rsid w:val="00BE29D7"/>
    <w:rsid w:val="00BE4B35"/>
    <w:rsid w:val="00BF1891"/>
    <w:rsid w:val="00BF5904"/>
    <w:rsid w:val="00BF618F"/>
    <w:rsid w:val="00C1646D"/>
    <w:rsid w:val="00C2376B"/>
    <w:rsid w:val="00C2722A"/>
    <w:rsid w:val="00C3396F"/>
    <w:rsid w:val="00C4562F"/>
    <w:rsid w:val="00C45F88"/>
    <w:rsid w:val="00C507F7"/>
    <w:rsid w:val="00C50EF9"/>
    <w:rsid w:val="00C52A10"/>
    <w:rsid w:val="00C565E8"/>
    <w:rsid w:val="00C64368"/>
    <w:rsid w:val="00C7451D"/>
    <w:rsid w:val="00C7794C"/>
    <w:rsid w:val="00C90FFF"/>
    <w:rsid w:val="00CA011A"/>
    <w:rsid w:val="00CA42E6"/>
    <w:rsid w:val="00CC36FA"/>
    <w:rsid w:val="00CC74B0"/>
    <w:rsid w:val="00CD13E0"/>
    <w:rsid w:val="00CD6D92"/>
    <w:rsid w:val="00CE0067"/>
    <w:rsid w:val="00CE3AA0"/>
    <w:rsid w:val="00CE6DA4"/>
    <w:rsid w:val="00CF05A6"/>
    <w:rsid w:val="00CF1691"/>
    <w:rsid w:val="00CF2461"/>
    <w:rsid w:val="00D05735"/>
    <w:rsid w:val="00D07754"/>
    <w:rsid w:val="00D10D72"/>
    <w:rsid w:val="00D20352"/>
    <w:rsid w:val="00D268A8"/>
    <w:rsid w:val="00D32E29"/>
    <w:rsid w:val="00D33083"/>
    <w:rsid w:val="00D351EF"/>
    <w:rsid w:val="00D353BA"/>
    <w:rsid w:val="00D35961"/>
    <w:rsid w:val="00D4102D"/>
    <w:rsid w:val="00D422E2"/>
    <w:rsid w:val="00D4327F"/>
    <w:rsid w:val="00D45A56"/>
    <w:rsid w:val="00D556A1"/>
    <w:rsid w:val="00D66537"/>
    <w:rsid w:val="00D74A09"/>
    <w:rsid w:val="00D82ED8"/>
    <w:rsid w:val="00D9513C"/>
    <w:rsid w:val="00D973EF"/>
    <w:rsid w:val="00DA353B"/>
    <w:rsid w:val="00DA3A18"/>
    <w:rsid w:val="00DD3009"/>
    <w:rsid w:val="00DD48BA"/>
    <w:rsid w:val="00DD74E4"/>
    <w:rsid w:val="00DE2381"/>
    <w:rsid w:val="00DF29B7"/>
    <w:rsid w:val="00DF2C36"/>
    <w:rsid w:val="00DF48AA"/>
    <w:rsid w:val="00DF5B7E"/>
    <w:rsid w:val="00E0017F"/>
    <w:rsid w:val="00E00E2D"/>
    <w:rsid w:val="00E011EB"/>
    <w:rsid w:val="00E10737"/>
    <w:rsid w:val="00E22B18"/>
    <w:rsid w:val="00E35DBC"/>
    <w:rsid w:val="00E35DBD"/>
    <w:rsid w:val="00E41635"/>
    <w:rsid w:val="00E41F7D"/>
    <w:rsid w:val="00E42D2F"/>
    <w:rsid w:val="00E44FDA"/>
    <w:rsid w:val="00E479A6"/>
    <w:rsid w:val="00E538C2"/>
    <w:rsid w:val="00E607CD"/>
    <w:rsid w:val="00E66D8F"/>
    <w:rsid w:val="00E71253"/>
    <w:rsid w:val="00E745E3"/>
    <w:rsid w:val="00E76C76"/>
    <w:rsid w:val="00E77AEC"/>
    <w:rsid w:val="00E846E6"/>
    <w:rsid w:val="00E87FD7"/>
    <w:rsid w:val="00E901BB"/>
    <w:rsid w:val="00E913C6"/>
    <w:rsid w:val="00E9327C"/>
    <w:rsid w:val="00E95399"/>
    <w:rsid w:val="00E957F9"/>
    <w:rsid w:val="00EA0AD3"/>
    <w:rsid w:val="00EA51C0"/>
    <w:rsid w:val="00EA6EF4"/>
    <w:rsid w:val="00EB0CD1"/>
    <w:rsid w:val="00EB25DE"/>
    <w:rsid w:val="00EB3F2C"/>
    <w:rsid w:val="00EB5DA8"/>
    <w:rsid w:val="00EB641C"/>
    <w:rsid w:val="00EB7028"/>
    <w:rsid w:val="00EB7554"/>
    <w:rsid w:val="00EC1416"/>
    <w:rsid w:val="00ED7B9E"/>
    <w:rsid w:val="00EE2C78"/>
    <w:rsid w:val="00EF2C22"/>
    <w:rsid w:val="00F0531B"/>
    <w:rsid w:val="00F0571E"/>
    <w:rsid w:val="00F10B33"/>
    <w:rsid w:val="00F15023"/>
    <w:rsid w:val="00F15611"/>
    <w:rsid w:val="00F220BF"/>
    <w:rsid w:val="00F4418D"/>
    <w:rsid w:val="00F461CC"/>
    <w:rsid w:val="00F5418E"/>
    <w:rsid w:val="00F5459D"/>
    <w:rsid w:val="00F5686A"/>
    <w:rsid w:val="00F70A69"/>
    <w:rsid w:val="00F70D54"/>
    <w:rsid w:val="00F71028"/>
    <w:rsid w:val="00F76588"/>
    <w:rsid w:val="00F76617"/>
    <w:rsid w:val="00F846C9"/>
    <w:rsid w:val="00F9045B"/>
    <w:rsid w:val="00F916AA"/>
    <w:rsid w:val="00F922CA"/>
    <w:rsid w:val="00F923E4"/>
    <w:rsid w:val="00FB3E5F"/>
    <w:rsid w:val="00FB45DB"/>
    <w:rsid w:val="00FB4C43"/>
    <w:rsid w:val="00FB5932"/>
    <w:rsid w:val="00FC18A3"/>
    <w:rsid w:val="00FC450A"/>
    <w:rsid w:val="00FC4B7D"/>
    <w:rsid w:val="00FC4E57"/>
    <w:rsid w:val="00FD4D1B"/>
    <w:rsid w:val="00FD5D82"/>
    <w:rsid w:val="00FD6F58"/>
    <w:rsid w:val="00FE1C4B"/>
    <w:rsid w:val="00FE5310"/>
    <w:rsid w:val="00FF7224"/>
    <w:rsid w:val="011518BC"/>
    <w:rsid w:val="012152B0"/>
    <w:rsid w:val="013D0448"/>
    <w:rsid w:val="01450397"/>
    <w:rsid w:val="016407FB"/>
    <w:rsid w:val="0182502B"/>
    <w:rsid w:val="018F2871"/>
    <w:rsid w:val="019514B2"/>
    <w:rsid w:val="019E4A42"/>
    <w:rsid w:val="01B77A33"/>
    <w:rsid w:val="01BB73A6"/>
    <w:rsid w:val="02005DC6"/>
    <w:rsid w:val="020F7587"/>
    <w:rsid w:val="02105773"/>
    <w:rsid w:val="02106023"/>
    <w:rsid w:val="021E2151"/>
    <w:rsid w:val="021F2FE0"/>
    <w:rsid w:val="02485C57"/>
    <w:rsid w:val="02540B90"/>
    <w:rsid w:val="02633204"/>
    <w:rsid w:val="02637A7A"/>
    <w:rsid w:val="026C1963"/>
    <w:rsid w:val="0286204B"/>
    <w:rsid w:val="02954362"/>
    <w:rsid w:val="02A67A37"/>
    <w:rsid w:val="02D36FEB"/>
    <w:rsid w:val="02D80DCE"/>
    <w:rsid w:val="02E954AE"/>
    <w:rsid w:val="03132206"/>
    <w:rsid w:val="0339046B"/>
    <w:rsid w:val="038778BA"/>
    <w:rsid w:val="03A87BC8"/>
    <w:rsid w:val="03DD5122"/>
    <w:rsid w:val="0406656E"/>
    <w:rsid w:val="04087685"/>
    <w:rsid w:val="041D5055"/>
    <w:rsid w:val="04302292"/>
    <w:rsid w:val="043F04BF"/>
    <w:rsid w:val="0453492D"/>
    <w:rsid w:val="04615B70"/>
    <w:rsid w:val="04A11C67"/>
    <w:rsid w:val="04AF53BA"/>
    <w:rsid w:val="04C544AD"/>
    <w:rsid w:val="04E756E4"/>
    <w:rsid w:val="051127FA"/>
    <w:rsid w:val="05422BB0"/>
    <w:rsid w:val="05552250"/>
    <w:rsid w:val="055B5ED3"/>
    <w:rsid w:val="058E264B"/>
    <w:rsid w:val="05A530E4"/>
    <w:rsid w:val="05B06094"/>
    <w:rsid w:val="05CA360F"/>
    <w:rsid w:val="05DE4253"/>
    <w:rsid w:val="05E97121"/>
    <w:rsid w:val="061468F0"/>
    <w:rsid w:val="061E2622"/>
    <w:rsid w:val="065063C8"/>
    <w:rsid w:val="06677913"/>
    <w:rsid w:val="067B3213"/>
    <w:rsid w:val="06A17C91"/>
    <w:rsid w:val="06B75BE0"/>
    <w:rsid w:val="06B84002"/>
    <w:rsid w:val="06D1618F"/>
    <w:rsid w:val="06D91F9A"/>
    <w:rsid w:val="06DE39E4"/>
    <w:rsid w:val="06F5224B"/>
    <w:rsid w:val="071A41A1"/>
    <w:rsid w:val="0736745D"/>
    <w:rsid w:val="075D576F"/>
    <w:rsid w:val="07704EA2"/>
    <w:rsid w:val="0773102C"/>
    <w:rsid w:val="07AC5134"/>
    <w:rsid w:val="07BB32A2"/>
    <w:rsid w:val="07C579B3"/>
    <w:rsid w:val="07C96EC8"/>
    <w:rsid w:val="0833302A"/>
    <w:rsid w:val="08364E10"/>
    <w:rsid w:val="083E4740"/>
    <w:rsid w:val="08C735EC"/>
    <w:rsid w:val="08D403C2"/>
    <w:rsid w:val="08D9785D"/>
    <w:rsid w:val="08E178D0"/>
    <w:rsid w:val="08E30FCF"/>
    <w:rsid w:val="08E7558F"/>
    <w:rsid w:val="08ED2A29"/>
    <w:rsid w:val="092347BD"/>
    <w:rsid w:val="092D2B74"/>
    <w:rsid w:val="092F1FD9"/>
    <w:rsid w:val="09350A87"/>
    <w:rsid w:val="09393236"/>
    <w:rsid w:val="093B53B0"/>
    <w:rsid w:val="094658B4"/>
    <w:rsid w:val="095E0E53"/>
    <w:rsid w:val="096346C2"/>
    <w:rsid w:val="09692073"/>
    <w:rsid w:val="098212F6"/>
    <w:rsid w:val="09A82CC7"/>
    <w:rsid w:val="09B66C1D"/>
    <w:rsid w:val="09C17974"/>
    <w:rsid w:val="09EB2F23"/>
    <w:rsid w:val="09FD2E83"/>
    <w:rsid w:val="0A005D4A"/>
    <w:rsid w:val="0A044281"/>
    <w:rsid w:val="0A147E4D"/>
    <w:rsid w:val="0A3979C6"/>
    <w:rsid w:val="0A3F46C3"/>
    <w:rsid w:val="0A58362D"/>
    <w:rsid w:val="0A863EA3"/>
    <w:rsid w:val="0A9F2F66"/>
    <w:rsid w:val="0AC7368C"/>
    <w:rsid w:val="0ACC13CE"/>
    <w:rsid w:val="0AED6408"/>
    <w:rsid w:val="0AF93905"/>
    <w:rsid w:val="0B07441F"/>
    <w:rsid w:val="0B2A38DF"/>
    <w:rsid w:val="0B3B1005"/>
    <w:rsid w:val="0B3F3A95"/>
    <w:rsid w:val="0B6A6A9F"/>
    <w:rsid w:val="0B89154B"/>
    <w:rsid w:val="0B8E4B8C"/>
    <w:rsid w:val="0BB42942"/>
    <w:rsid w:val="0BCC283A"/>
    <w:rsid w:val="0BE8011F"/>
    <w:rsid w:val="0BEE7484"/>
    <w:rsid w:val="0C0C3527"/>
    <w:rsid w:val="0C2374CD"/>
    <w:rsid w:val="0C25238C"/>
    <w:rsid w:val="0C3D034C"/>
    <w:rsid w:val="0C4C75D3"/>
    <w:rsid w:val="0C5A5271"/>
    <w:rsid w:val="0C5C204A"/>
    <w:rsid w:val="0C9803EE"/>
    <w:rsid w:val="0C980A9C"/>
    <w:rsid w:val="0CDE55B2"/>
    <w:rsid w:val="0CE709A5"/>
    <w:rsid w:val="0D201044"/>
    <w:rsid w:val="0D4C3E23"/>
    <w:rsid w:val="0D7C1044"/>
    <w:rsid w:val="0D924879"/>
    <w:rsid w:val="0D940461"/>
    <w:rsid w:val="0DD14F2B"/>
    <w:rsid w:val="0DDC233B"/>
    <w:rsid w:val="0DE74D04"/>
    <w:rsid w:val="0E041193"/>
    <w:rsid w:val="0E2332E0"/>
    <w:rsid w:val="0E2B605F"/>
    <w:rsid w:val="0E2C2FDF"/>
    <w:rsid w:val="0E3D7DBE"/>
    <w:rsid w:val="0E473243"/>
    <w:rsid w:val="0E5531A7"/>
    <w:rsid w:val="0E5D27E6"/>
    <w:rsid w:val="0E69021F"/>
    <w:rsid w:val="0E6E3AA8"/>
    <w:rsid w:val="0ED0725E"/>
    <w:rsid w:val="0F363485"/>
    <w:rsid w:val="0F3D45FD"/>
    <w:rsid w:val="0F490447"/>
    <w:rsid w:val="0F6A36B2"/>
    <w:rsid w:val="0F753739"/>
    <w:rsid w:val="0F785586"/>
    <w:rsid w:val="0F815C95"/>
    <w:rsid w:val="0FDD47CF"/>
    <w:rsid w:val="0FE96745"/>
    <w:rsid w:val="0FF86EBC"/>
    <w:rsid w:val="1015383C"/>
    <w:rsid w:val="10230970"/>
    <w:rsid w:val="1061459F"/>
    <w:rsid w:val="106D3884"/>
    <w:rsid w:val="108E4ABF"/>
    <w:rsid w:val="10A306AC"/>
    <w:rsid w:val="10A906EA"/>
    <w:rsid w:val="10B01EE1"/>
    <w:rsid w:val="10BB48DE"/>
    <w:rsid w:val="10BD6B64"/>
    <w:rsid w:val="10D77A9F"/>
    <w:rsid w:val="10EB2D26"/>
    <w:rsid w:val="10F15A02"/>
    <w:rsid w:val="111F28C3"/>
    <w:rsid w:val="1140688A"/>
    <w:rsid w:val="11984D3C"/>
    <w:rsid w:val="11AF4195"/>
    <w:rsid w:val="11F7751F"/>
    <w:rsid w:val="12125DE5"/>
    <w:rsid w:val="126237F0"/>
    <w:rsid w:val="12634A13"/>
    <w:rsid w:val="128A217F"/>
    <w:rsid w:val="12A358F9"/>
    <w:rsid w:val="12B96A5A"/>
    <w:rsid w:val="12C30FDC"/>
    <w:rsid w:val="12C52DD0"/>
    <w:rsid w:val="12C71952"/>
    <w:rsid w:val="12C82E3D"/>
    <w:rsid w:val="12E436EC"/>
    <w:rsid w:val="131C6B9A"/>
    <w:rsid w:val="132C5ABB"/>
    <w:rsid w:val="13304E98"/>
    <w:rsid w:val="1334513F"/>
    <w:rsid w:val="133C00F3"/>
    <w:rsid w:val="13A60342"/>
    <w:rsid w:val="13AF1FD3"/>
    <w:rsid w:val="13F90195"/>
    <w:rsid w:val="141C6AF3"/>
    <w:rsid w:val="14405CC7"/>
    <w:rsid w:val="144965A6"/>
    <w:rsid w:val="144A0432"/>
    <w:rsid w:val="1459501C"/>
    <w:rsid w:val="14662911"/>
    <w:rsid w:val="146B7D96"/>
    <w:rsid w:val="147D07BA"/>
    <w:rsid w:val="147F0AA0"/>
    <w:rsid w:val="14C96BEE"/>
    <w:rsid w:val="14DA1E83"/>
    <w:rsid w:val="14E56BA8"/>
    <w:rsid w:val="14FC5619"/>
    <w:rsid w:val="15BF13FB"/>
    <w:rsid w:val="15E66C4E"/>
    <w:rsid w:val="15E9776F"/>
    <w:rsid w:val="15FD07DD"/>
    <w:rsid w:val="16061B51"/>
    <w:rsid w:val="161174A2"/>
    <w:rsid w:val="16A4276D"/>
    <w:rsid w:val="16C338FA"/>
    <w:rsid w:val="16D653DB"/>
    <w:rsid w:val="16DD501D"/>
    <w:rsid w:val="17371E97"/>
    <w:rsid w:val="173B4381"/>
    <w:rsid w:val="175B71D0"/>
    <w:rsid w:val="178B0F82"/>
    <w:rsid w:val="17957092"/>
    <w:rsid w:val="17EB6F5A"/>
    <w:rsid w:val="181278BE"/>
    <w:rsid w:val="18206D72"/>
    <w:rsid w:val="1824522C"/>
    <w:rsid w:val="186A393E"/>
    <w:rsid w:val="1879476C"/>
    <w:rsid w:val="18811C56"/>
    <w:rsid w:val="18B8159B"/>
    <w:rsid w:val="18BC03A8"/>
    <w:rsid w:val="18F53C70"/>
    <w:rsid w:val="18F869D4"/>
    <w:rsid w:val="19056909"/>
    <w:rsid w:val="1911552B"/>
    <w:rsid w:val="19207907"/>
    <w:rsid w:val="1928791A"/>
    <w:rsid w:val="19582A87"/>
    <w:rsid w:val="195859D5"/>
    <w:rsid w:val="1981043E"/>
    <w:rsid w:val="19844C07"/>
    <w:rsid w:val="19934C67"/>
    <w:rsid w:val="199729D1"/>
    <w:rsid w:val="199920F2"/>
    <w:rsid w:val="19AF21FD"/>
    <w:rsid w:val="19D046B6"/>
    <w:rsid w:val="19DB3D84"/>
    <w:rsid w:val="19F269D8"/>
    <w:rsid w:val="1A131193"/>
    <w:rsid w:val="1A3527A7"/>
    <w:rsid w:val="1AAF600C"/>
    <w:rsid w:val="1AB76B63"/>
    <w:rsid w:val="1B26061F"/>
    <w:rsid w:val="1B2930EF"/>
    <w:rsid w:val="1B3E73F3"/>
    <w:rsid w:val="1B3F3890"/>
    <w:rsid w:val="1B41289F"/>
    <w:rsid w:val="1B614671"/>
    <w:rsid w:val="1B6B0817"/>
    <w:rsid w:val="1B7E538F"/>
    <w:rsid w:val="1B8A2744"/>
    <w:rsid w:val="1BB94BE1"/>
    <w:rsid w:val="1C0E1FE7"/>
    <w:rsid w:val="1C190783"/>
    <w:rsid w:val="1C19449C"/>
    <w:rsid w:val="1C2A0B16"/>
    <w:rsid w:val="1C2E5D7C"/>
    <w:rsid w:val="1C43766F"/>
    <w:rsid w:val="1C830CED"/>
    <w:rsid w:val="1C8F3228"/>
    <w:rsid w:val="1CDA405E"/>
    <w:rsid w:val="1CF063AF"/>
    <w:rsid w:val="1CF976EC"/>
    <w:rsid w:val="1D6E0EF4"/>
    <w:rsid w:val="1D744A36"/>
    <w:rsid w:val="1D8B6731"/>
    <w:rsid w:val="1DBE4766"/>
    <w:rsid w:val="1E062D19"/>
    <w:rsid w:val="1E1F14ED"/>
    <w:rsid w:val="1E4B2400"/>
    <w:rsid w:val="1E955AC7"/>
    <w:rsid w:val="1E9C0CA7"/>
    <w:rsid w:val="1EA11A95"/>
    <w:rsid w:val="1EAC0983"/>
    <w:rsid w:val="1EAE608B"/>
    <w:rsid w:val="1EC40BFE"/>
    <w:rsid w:val="1F567665"/>
    <w:rsid w:val="1F802074"/>
    <w:rsid w:val="1F901C93"/>
    <w:rsid w:val="1FCD13E4"/>
    <w:rsid w:val="200E379B"/>
    <w:rsid w:val="20127948"/>
    <w:rsid w:val="202554B1"/>
    <w:rsid w:val="202F4514"/>
    <w:rsid w:val="20627DCB"/>
    <w:rsid w:val="20895DEB"/>
    <w:rsid w:val="208E0353"/>
    <w:rsid w:val="20A320C4"/>
    <w:rsid w:val="20A71C75"/>
    <w:rsid w:val="20A94F67"/>
    <w:rsid w:val="20B77172"/>
    <w:rsid w:val="20BE5BD1"/>
    <w:rsid w:val="20F71F98"/>
    <w:rsid w:val="21014389"/>
    <w:rsid w:val="21166F7E"/>
    <w:rsid w:val="211C51A7"/>
    <w:rsid w:val="212C262C"/>
    <w:rsid w:val="213F709F"/>
    <w:rsid w:val="21487975"/>
    <w:rsid w:val="214B4909"/>
    <w:rsid w:val="21530797"/>
    <w:rsid w:val="2156339C"/>
    <w:rsid w:val="21574CED"/>
    <w:rsid w:val="217D6BE1"/>
    <w:rsid w:val="21853870"/>
    <w:rsid w:val="21947E79"/>
    <w:rsid w:val="21C27729"/>
    <w:rsid w:val="21CF4D2D"/>
    <w:rsid w:val="21E050AB"/>
    <w:rsid w:val="21EF534A"/>
    <w:rsid w:val="220079B6"/>
    <w:rsid w:val="221C2580"/>
    <w:rsid w:val="22687E3E"/>
    <w:rsid w:val="22824C80"/>
    <w:rsid w:val="22892CB7"/>
    <w:rsid w:val="228C7E74"/>
    <w:rsid w:val="22C41538"/>
    <w:rsid w:val="22E65B59"/>
    <w:rsid w:val="22ED42F7"/>
    <w:rsid w:val="231A4C4B"/>
    <w:rsid w:val="23232D13"/>
    <w:rsid w:val="23372D49"/>
    <w:rsid w:val="234158F6"/>
    <w:rsid w:val="235F12AD"/>
    <w:rsid w:val="23685185"/>
    <w:rsid w:val="236F16AE"/>
    <w:rsid w:val="237B778A"/>
    <w:rsid w:val="23864F44"/>
    <w:rsid w:val="23BB1112"/>
    <w:rsid w:val="23BB66DC"/>
    <w:rsid w:val="23BC72DC"/>
    <w:rsid w:val="23E37B38"/>
    <w:rsid w:val="23E76114"/>
    <w:rsid w:val="23FA3D93"/>
    <w:rsid w:val="241970A2"/>
    <w:rsid w:val="24201145"/>
    <w:rsid w:val="24356A90"/>
    <w:rsid w:val="245918FD"/>
    <w:rsid w:val="245C36E3"/>
    <w:rsid w:val="246B431F"/>
    <w:rsid w:val="24A1429A"/>
    <w:rsid w:val="24B205EC"/>
    <w:rsid w:val="24B31956"/>
    <w:rsid w:val="24C11444"/>
    <w:rsid w:val="24DB34E3"/>
    <w:rsid w:val="2523302F"/>
    <w:rsid w:val="2541202F"/>
    <w:rsid w:val="25416A0F"/>
    <w:rsid w:val="256228A6"/>
    <w:rsid w:val="25A153B0"/>
    <w:rsid w:val="25C71BD4"/>
    <w:rsid w:val="25CB1234"/>
    <w:rsid w:val="260C6D47"/>
    <w:rsid w:val="26267938"/>
    <w:rsid w:val="264046D3"/>
    <w:rsid w:val="267D10C1"/>
    <w:rsid w:val="268031AD"/>
    <w:rsid w:val="26811389"/>
    <w:rsid w:val="268D40D1"/>
    <w:rsid w:val="268F368E"/>
    <w:rsid w:val="269312AB"/>
    <w:rsid w:val="26AE0C47"/>
    <w:rsid w:val="26B522AB"/>
    <w:rsid w:val="26B77B5B"/>
    <w:rsid w:val="26C80985"/>
    <w:rsid w:val="26CD3012"/>
    <w:rsid w:val="26F35247"/>
    <w:rsid w:val="2704576E"/>
    <w:rsid w:val="270A4768"/>
    <w:rsid w:val="27465F87"/>
    <w:rsid w:val="274A0B5A"/>
    <w:rsid w:val="274B6F4D"/>
    <w:rsid w:val="275B63D7"/>
    <w:rsid w:val="275C1873"/>
    <w:rsid w:val="27607853"/>
    <w:rsid w:val="278B79C4"/>
    <w:rsid w:val="27936075"/>
    <w:rsid w:val="27B21DA5"/>
    <w:rsid w:val="27B92B8E"/>
    <w:rsid w:val="27EB2E5B"/>
    <w:rsid w:val="27FA7905"/>
    <w:rsid w:val="28360FE1"/>
    <w:rsid w:val="283E7A46"/>
    <w:rsid w:val="28611C0B"/>
    <w:rsid w:val="287B4609"/>
    <w:rsid w:val="28A2077A"/>
    <w:rsid w:val="28A46F1C"/>
    <w:rsid w:val="28AE35F7"/>
    <w:rsid w:val="28C219DF"/>
    <w:rsid w:val="29015587"/>
    <w:rsid w:val="29206CE7"/>
    <w:rsid w:val="293F59A6"/>
    <w:rsid w:val="294F260E"/>
    <w:rsid w:val="29553210"/>
    <w:rsid w:val="295D7D71"/>
    <w:rsid w:val="296517D2"/>
    <w:rsid w:val="29702408"/>
    <w:rsid w:val="29820540"/>
    <w:rsid w:val="29A26BB2"/>
    <w:rsid w:val="29B87CA1"/>
    <w:rsid w:val="29C06339"/>
    <w:rsid w:val="29E64D91"/>
    <w:rsid w:val="2A110F71"/>
    <w:rsid w:val="2A5643D7"/>
    <w:rsid w:val="2A60071D"/>
    <w:rsid w:val="2A6E28C6"/>
    <w:rsid w:val="2A91542B"/>
    <w:rsid w:val="2A963030"/>
    <w:rsid w:val="2AAC0122"/>
    <w:rsid w:val="2AD52FFC"/>
    <w:rsid w:val="2AFC4EA1"/>
    <w:rsid w:val="2B2B1BB2"/>
    <w:rsid w:val="2B2D48E8"/>
    <w:rsid w:val="2B3373C0"/>
    <w:rsid w:val="2B4D0CB1"/>
    <w:rsid w:val="2B5B73E2"/>
    <w:rsid w:val="2B984666"/>
    <w:rsid w:val="2C060AC3"/>
    <w:rsid w:val="2C253CE3"/>
    <w:rsid w:val="2C3A37A3"/>
    <w:rsid w:val="2C3A7A4E"/>
    <w:rsid w:val="2C466BEA"/>
    <w:rsid w:val="2C551643"/>
    <w:rsid w:val="2C62140E"/>
    <w:rsid w:val="2C8657DF"/>
    <w:rsid w:val="2C8D2052"/>
    <w:rsid w:val="2CB12924"/>
    <w:rsid w:val="2CDD0251"/>
    <w:rsid w:val="2CF63E61"/>
    <w:rsid w:val="2CFB7914"/>
    <w:rsid w:val="2D0B4D01"/>
    <w:rsid w:val="2D2A31E2"/>
    <w:rsid w:val="2D311EEE"/>
    <w:rsid w:val="2D3158BF"/>
    <w:rsid w:val="2D364AF1"/>
    <w:rsid w:val="2D5748E6"/>
    <w:rsid w:val="2D5D6FA1"/>
    <w:rsid w:val="2D6D5E4D"/>
    <w:rsid w:val="2D8E3937"/>
    <w:rsid w:val="2DA50144"/>
    <w:rsid w:val="2DA96935"/>
    <w:rsid w:val="2DB635CC"/>
    <w:rsid w:val="2DD55CA6"/>
    <w:rsid w:val="2DF21F7B"/>
    <w:rsid w:val="2E1E309B"/>
    <w:rsid w:val="2E317AF5"/>
    <w:rsid w:val="2E3439C0"/>
    <w:rsid w:val="2E34785D"/>
    <w:rsid w:val="2E976B71"/>
    <w:rsid w:val="2E9F5795"/>
    <w:rsid w:val="2EA82756"/>
    <w:rsid w:val="2EB5679B"/>
    <w:rsid w:val="2EE827CA"/>
    <w:rsid w:val="2F223AF7"/>
    <w:rsid w:val="2F3257BF"/>
    <w:rsid w:val="2F3C78DA"/>
    <w:rsid w:val="2F5B0EA4"/>
    <w:rsid w:val="2F6D1D4E"/>
    <w:rsid w:val="2F882552"/>
    <w:rsid w:val="2F9F2A52"/>
    <w:rsid w:val="2FAB03FD"/>
    <w:rsid w:val="2FD00EE3"/>
    <w:rsid w:val="2FDE22DA"/>
    <w:rsid w:val="2FEB479D"/>
    <w:rsid w:val="2FEE70E2"/>
    <w:rsid w:val="3014338E"/>
    <w:rsid w:val="302A21BB"/>
    <w:rsid w:val="303C6F2B"/>
    <w:rsid w:val="308F613F"/>
    <w:rsid w:val="30F7109E"/>
    <w:rsid w:val="30FB27D2"/>
    <w:rsid w:val="31070037"/>
    <w:rsid w:val="31083FDC"/>
    <w:rsid w:val="312213DD"/>
    <w:rsid w:val="317A228D"/>
    <w:rsid w:val="31A17891"/>
    <w:rsid w:val="31A557FE"/>
    <w:rsid w:val="31B22BA7"/>
    <w:rsid w:val="31D073EF"/>
    <w:rsid w:val="32115A27"/>
    <w:rsid w:val="323E786B"/>
    <w:rsid w:val="32442036"/>
    <w:rsid w:val="32512F81"/>
    <w:rsid w:val="325A5B91"/>
    <w:rsid w:val="326B5454"/>
    <w:rsid w:val="32763629"/>
    <w:rsid w:val="32BC6CE1"/>
    <w:rsid w:val="32EE179E"/>
    <w:rsid w:val="32F0429C"/>
    <w:rsid w:val="32F16670"/>
    <w:rsid w:val="32F4149E"/>
    <w:rsid w:val="32F64A84"/>
    <w:rsid w:val="33165B16"/>
    <w:rsid w:val="33813404"/>
    <w:rsid w:val="33CD2CBC"/>
    <w:rsid w:val="34017569"/>
    <w:rsid w:val="342024C3"/>
    <w:rsid w:val="342318CB"/>
    <w:rsid w:val="34351FFD"/>
    <w:rsid w:val="344D080B"/>
    <w:rsid w:val="345F17FE"/>
    <w:rsid w:val="34634EBD"/>
    <w:rsid w:val="348B2F34"/>
    <w:rsid w:val="34B475CD"/>
    <w:rsid w:val="34C90820"/>
    <w:rsid w:val="34CF0535"/>
    <w:rsid w:val="34CF4727"/>
    <w:rsid w:val="34D64909"/>
    <w:rsid w:val="34FA6587"/>
    <w:rsid w:val="350361F5"/>
    <w:rsid w:val="350F23A8"/>
    <w:rsid w:val="35135883"/>
    <w:rsid w:val="353B43A4"/>
    <w:rsid w:val="358C677F"/>
    <w:rsid w:val="35934503"/>
    <w:rsid w:val="35AD61A3"/>
    <w:rsid w:val="35B13BE6"/>
    <w:rsid w:val="35B80359"/>
    <w:rsid w:val="35C7550B"/>
    <w:rsid w:val="35D81169"/>
    <w:rsid w:val="35DD2F6C"/>
    <w:rsid w:val="36010D32"/>
    <w:rsid w:val="360B1D1B"/>
    <w:rsid w:val="363558A1"/>
    <w:rsid w:val="363A56CA"/>
    <w:rsid w:val="363C43AD"/>
    <w:rsid w:val="363E5C33"/>
    <w:rsid w:val="36404038"/>
    <w:rsid w:val="366061BB"/>
    <w:rsid w:val="36657844"/>
    <w:rsid w:val="366624A9"/>
    <w:rsid w:val="367221F4"/>
    <w:rsid w:val="36911BF4"/>
    <w:rsid w:val="36C937AF"/>
    <w:rsid w:val="36D228FF"/>
    <w:rsid w:val="36EF4477"/>
    <w:rsid w:val="36F83D1D"/>
    <w:rsid w:val="37134F99"/>
    <w:rsid w:val="377A2714"/>
    <w:rsid w:val="37B202B6"/>
    <w:rsid w:val="37F87AB3"/>
    <w:rsid w:val="3802065D"/>
    <w:rsid w:val="3807567D"/>
    <w:rsid w:val="38144256"/>
    <w:rsid w:val="38280BE8"/>
    <w:rsid w:val="383E4483"/>
    <w:rsid w:val="384F2149"/>
    <w:rsid w:val="385E5E0E"/>
    <w:rsid w:val="38637632"/>
    <w:rsid w:val="3865081A"/>
    <w:rsid w:val="38B322EE"/>
    <w:rsid w:val="38BB090A"/>
    <w:rsid w:val="38C54130"/>
    <w:rsid w:val="38DB2049"/>
    <w:rsid w:val="38E47E9B"/>
    <w:rsid w:val="38FD54F3"/>
    <w:rsid w:val="39193F51"/>
    <w:rsid w:val="393968A9"/>
    <w:rsid w:val="39473A1D"/>
    <w:rsid w:val="394908BA"/>
    <w:rsid w:val="396107FC"/>
    <w:rsid w:val="3963686E"/>
    <w:rsid w:val="39784AC4"/>
    <w:rsid w:val="398105AC"/>
    <w:rsid w:val="3987487B"/>
    <w:rsid w:val="3995397E"/>
    <w:rsid w:val="399819D2"/>
    <w:rsid w:val="39DF621A"/>
    <w:rsid w:val="39EA1873"/>
    <w:rsid w:val="39EA646B"/>
    <w:rsid w:val="39EE1151"/>
    <w:rsid w:val="39EE780D"/>
    <w:rsid w:val="3A520067"/>
    <w:rsid w:val="3A9C32E9"/>
    <w:rsid w:val="3AA572C8"/>
    <w:rsid w:val="3ACC23F9"/>
    <w:rsid w:val="3ACD4F6C"/>
    <w:rsid w:val="3ACF2EC0"/>
    <w:rsid w:val="3ADF55AD"/>
    <w:rsid w:val="3ADF6E2A"/>
    <w:rsid w:val="3AE71BE5"/>
    <w:rsid w:val="3B03610D"/>
    <w:rsid w:val="3B296601"/>
    <w:rsid w:val="3B3D3615"/>
    <w:rsid w:val="3B624CB9"/>
    <w:rsid w:val="3B6A50CA"/>
    <w:rsid w:val="3B714714"/>
    <w:rsid w:val="3B8D2BFF"/>
    <w:rsid w:val="3B9419C0"/>
    <w:rsid w:val="3BA23591"/>
    <w:rsid w:val="3BAA7A3C"/>
    <w:rsid w:val="3BAF59C9"/>
    <w:rsid w:val="3BBE3D29"/>
    <w:rsid w:val="3BC85F46"/>
    <w:rsid w:val="3C087471"/>
    <w:rsid w:val="3C2B72E5"/>
    <w:rsid w:val="3C571670"/>
    <w:rsid w:val="3CA012D6"/>
    <w:rsid w:val="3CD7784E"/>
    <w:rsid w:val="3D167D61"/>
    <w:rsid w:val="3DA1744A"/>
    <w:rsid w:val="3DA721E6"/>
    <w:rsid w:val="3DA90CE5"/>
    <w:rsid w:val="3DAE7754"/>
    <w:rsid w:val="3DCC6C5C"/>
    <w:rsid w:val="3DD228DD"/>
    <w:rsid w:val="3E060323"/>
    <w:rsid w:val="3E0E60E2"/>
    <w:rsid w:val="3E10773E"/>
    <w:rsid w:val="3E267D2B"/>
    <w:rsid w:val="3E2D299A"/>
    <w:rsid w:val="3E325FF8"/>
    <w:rsid w:val="3E6A735A"/>
    <w:rsid w:val="3E892CB9"/>
    <w:rsid w:val="3E8F4EB7"/>
    <w:rsid w:val="3E8F7941"/>
    <w:rsid w:val="3EC15B81"/>
    <w:rsid w:val="3EE370C5"/>
    <w:rsid w:val="3EF63379"/>
    <w:rsid w:val="3F016161"/>
    <w:rsid w:val="3F650D56"/>
    <w:rsid w:val="3F933CC9"/>
    <w:rsid w:val="3F980895"/>
    <w:rsid w:val="3FC527B7"/>
    <w:rsid w:val="3FE4064C"/>
    <w:rsid w:val="3FE719EF"/>
    <w:rsid w:val="3FE864FE"/>
    <w:rsid w:val="3FEC304D"/>
    <w:rsid w:val="3FFE662C"/>
    <w:rsid w:val="400E4006"/>
    <w:rsid w:val="4013734A"/>
    <w:rsid w:val="401E3BF6"/>
    <w:rsid w:val="402D1E9C"/>
    <w:rsid w:val="406D466D"/>
    <w:rsid w:val="40CF7AC3"/>
    <w:rsid w:val="40E475D8"/>
    <w:rsid w:val="40FF7A0A"/>
    <w:rsid w:val="410D2DF8"/>
    <w:rsid w:val="4130319B"/>
    <w:rsid w:val="41516C62"/>
    <w:rsid w:val="417013E9"/>
    <w:rsid w:val="417C6B37"/>
    <w:rsid w:val="41957CD3"/>
    <w:rsid w:val="41BD634A"/>
    <w:rsid w:val="41C81EAA"/>
    <w:rsid w:val="41D1161D"/>
    <w:rsid w:val="41FD6F51"/>
    <w:rsid w:val="420701DE"/>
    <w:rsid w:val="4228203D"/>
    <w:rsid w:val="422824C1"/>
    <w:rsid w:val="422856F9"/>
    <w:rsid w:val="4263482F"/>
    <w:rsid w:val="42747D45"/>
    <w:rsid w:val="427B4D39"/>
    <w:rsid w:val="427E0E5F"/>
    <w:rsid w:val="42847335"/>
    <w:rsid w:val="42880E95"/>
    <w:rsid w:val="42AF39F2"/>
    <w:rsid w:val="42C140F1"/>
    <w:rsid w:val="42CC79A1"/>
    <w:rsid w:val="42D4004C"/>
    <w:rsid w:val="42E61706"/>
    <w:rsid w:val="42F30EE1"/>
    <w:rsid w:val="437D613F"/>
    <w:rsid w:val="43A0769C"/>
    <w:rsid w:val="44043946"/>
    <w:rsid w:val="44066C39"/>
    <w:rsid w:val="440C7DF2"/>
    <w:rsid w:val="44396CA6"/>
    <w:rsid w:val="444201E0"/>
    <w:rsid w:val="444A7852"/>
    <w:rsid w:val="445A62D9"/>
    <w:rsid w:val="445E5CDF"/>
    <w:rsid w:val="448B3460"/>
    <w:rsid w:val="44A21A68"/>
    <w:rsid w:val="44B92FBE"/>
    <w:rsid w:val="450C3D40"/>
    <w:rsid w:val="45274729"/>
    <w:rsid w:val="455B1440"/>
    <w:rsid w:val="45691392"/>
    <w:rsid w:val="45763612"/>
    <w:rsid w:val="45791580"/>
    <w:rsid w:val="457F45C4"/>
    <w:rsid w:val="45895791"/>
    <w:rsid w:val="459A77C1"/>
    <w:rsid w:val="45AA11CC"/>
    <w:rsid w:val="45AA5FFF"/>
    <w:rsid w:val="45AB4595"/>
    <w:rsid w:val="45C12DE5"/>
    <w:rsid w:val="45C45F3F"/>
    <w:rsid w:val="45C47C4E"/>
    <w:rsid w:val="45D73A00"/>
    <w:rsid w:val="46260E51"/>
    <w:rsid w:val="462C4836"/>
    <w:rsid w:val="465629D2"/>
    <w:rsid w:val="46644F73"/>
    <w:rsid w:val="4678448A"/>
    <w:rsid w:val="467C6EA5"/>
    <w:rsid w:val="46871AD3"/>
    <w:rsid w:val="46882E60"/>
    <w:rsid w:val="46AC632E"/>
    <w:rsid w:val="46AF588D"/>
    <w:rsid w:val="46B815EC"/>
    <w:rsid w:val="46F14A34"/>
    <w:rsid w:val="47165F7D"/>
    <w:rsid w:val="471F17D3"/>
    <w:rsid w:val="47342046"/>
    <w:rsid w:val="47363150"/>
    <w:rsid w:val="474D5BC8"/>
    <w:rsid w:val="476655FC"/>
    <w:rsid w:val="47AA15A8"/>
    <w:rsid w:val="47AC1BFE"/>
    <w:rsid w:val="47BF6777"/>
    <w:rsid w:val="47CC2FCE"/>
    <w:rsid w:val="47CD3A12"/>
    <w:rsid w:val="47E40F41"/>
    <w:rsid w:val="48437A97"/>
    <w:rsid w:val="485F7B31"/>
    <w:rsid w:val="48624DC0"/>
    <w:rsid w:val="48695B89"/>
    <w:rsid w:val="48BD74D5"/>
    <w:rsid w:val="48D1005A"/>
    <w:rsid w:val="48EA682E"/>
    <w:rsid w:val="49201B6F"/>
    <w:rsid w:val="49984E28"/>
    <w:rsid w:val="499F24BF"/>
    <w:rsid w:val="49C0290D"/>
    <w:rsid w:val="49C201B9"/>
    <w:rsid w:val="49D1153F"/>
    <w:rsid w:val="49ED17EB"/>
    <w:rsid w:val="4A033014"/>
    <w:rsid w:val="4A2C3BE3"/>
    <w:rsid w:val="4A4075DC"/>
    <w:rsid w:val="4A5E19C9"/>
    <w:rsid w:val="4A995D81"/>
    <w:rsid w:val="4A9B7B19"/>
    <w:rsid w:val="4AA145A6"/>
    <w:rsid w:val="4AA417AB"/>
    <w:rsid w:val="4AA8519A"/>
    <w:rsid w:val="4AAE5F4F"/>
    <w:rsid w:val="4ADD603F"/>
    <w:rsid w:val="4AEB1FD3"/>
    <w:rsid w:val="4B0814EB"/>
    <w:rsid w:val="4B282511"/>
    <w:rsid w:val="4B284773"/>
    <w:rsid w:val="4B291D5B"/>
    <w:rsid w:val="4B40441A"/>
    <w:rsid w:val="4B491797"/>
    <w:rsid w:val="4B544828"/>
    <w:rsid w:val="4B690D8F"/>
    <w:rsid w:val="4B7F0470"/>
    <w:rsid w:val="4BF834C0"/>
    <w:rsid w:val="4C0B4A9C"/>
    <w:rsid w:val="4C1F57C1"/>
    <w:rsid w:val="4C470211"/>
    <w:rsid w:val="4C5562B9"/>
    <w:rsid w:val="4C9918FE"/>
    <w:rsid w:val="4CF13611"/>
    <w:rsid w:val="4D2B6050"/>
    <w:rsid w:val="4D570700"/>
    <w:rsid w:val="4D6D5F0E"/>
    <w:rsid w:val="4DC27FFA"/>
    <w:rsid w:val="4DDE6BBA"/>
    <w:rsid w:val="4DF04CAC"/>
    <w:rsid w:val="4DFA7A9A"/>
    <w:rsid w:val="4E21396E"/>
    <w:rsid w:val="4E33715B"/>
    <w:rsid w:val="4E6740DC"/>
    <w:rsid w:val="4E856F8D"/>
    <w:rsid w:val="4EA36744"/>
    <w:rsid w:val="4EBB5AB3"/>
    <w:rsid w:val="4EE628F3"/>
    <w:rsid w:val="4F0B7DBB"/>
    <w:rsid w:val="4F1912BC"/>
    <w:rsid w:val="4F3D5F2B"/>
    <w:rsid w:val="4F577470"/>
    <w:rsid w:val="4F5C17CD"/>
    <w:rsid w:val="4F786A6F"/>
    <w:rsid w:val="4F8C04DF"/>
    <w:rsid w:val="4FA80AA5"/>
    <w:rsid w:val="4FD354EC"/>
    <w:rsid w:val="4FDF7144"/>
    <w:rsid w:val="4FE51C1D"/>
    <w:rsid w:val="50287047"/>
    <w:rsid w:val="502C7E4F"/>
    <w:rsid w:val="507C1D5A"/>
    <w:rsid w:val="508A289E"/>
    <w:rsid w:val="508B79D3"/>
    <w:rsid w:val="509878FB"/>
    <w:rsid w:val="509C17BE"/>
    <w:rsid w:val="50AC498C"/>
    <w:rsid w:val="50AD4B6A"/>
    <w:rsid w:val="50B737C4"/>
    <w:rsid w:val="50C1635A"/>
    <w:rsid w:val="50C2748C"/>
    <w:rsid w:val="50C9151A"/>
    <w:rsid w:val="50D20B00"/>
    <w:rsid w:val="50E61A5E"/>
    <w:rsid w:val="50FD6F41"/>
    <w:rsid w:val="51756AF1"/>
    <w:rsid w:val="51AB759B"/>
    <w:rsid w:val="51B66301"/>
    <w:rsid w:val="51D413AC"/>
    <w:rsid w:val="51D729CB"/>
    <w:rsid w:val="51E05994"/>
    <w:rsid w:val="51E66598"/>
    <w:rsid w:val="51EB0D67"/>
    <w:rsid w:val="520107C8"/>
    <w:rsid w:val="52495DFA"/>
    <w:rsid w:val="526230A6"/>
    <w:rsid w:val="52624924"/>
    <w:rsid w:val="52896EC5"/>
    <w:rsid w:val="529173EF"/>
    <w:rsid w:val="52AA077A"/>
    <w:rsid w:val="52B165C1"/>
    <w:rsid w:val="52B92585"/>
    <w:rsid w:val="52D57144"/>
    <w:rsid w:val="52E017E5"/>
    <w:rsid w:val="530C40EE"/>
    <w:rsid w:val="532F25A0"/>
    <w:rsid w:val="53305251"/>
    <w:rsid w:val="53327127"/>
    <w:rsid w:val="533F0EB8"/>
    <w:rsid w:val="534B6FD5"/>
    <w:rsid w:val="536E596B"/>
    <w:rsid w:val="53A5237C"/>
    <w:rsid w:val="53DF6261"/>
    <w:rsid w:val="53FF7E35"/>
    <w:rsid w:val="54091A0D"/>
    <w:rsid w:val="54133916"/>
    <w:rsid w:val="542348FD"/>
    <w:rsid w:val="542406C0"/>
    <w:rsid w:val="54434223"/>
    <w:rsid w:val="546A05ED"/>
    <w:rsid w:val="547B48D8"/>
    <w:rsid w:val="547E43B0"/>
    <w:rsid w:val="548705E4"/>
    <w:rsid w:val="5489652A"/>
    <w:rsid w:val="548E5E7D"/>
    <w:rsid w:val="54942FDB"/>
    <w:rsid w:val="549D29F9"/>
    <w:rsid w:val="54D538E6"/>
    <w:rsid w:val="54D719B5"/>
    <w:rsid w:val="54EF7998"/>
    <w:rsid w:val="54FA29D9"/>
    <w:rsid w:val="551749EA"/>
    <w:rsid w:val="552B78F5"/>
    <w:rsid w:val="553F14E7"/>
    <w:rsid w:val="5541689C"/>
    <w:rsid w:val="55866D3D"/>
    <w:rsid w:val="55A05CFF"/>
    <w:rsid w:val="55C61A23"/>
    <w:rsid w:val="55F3196A"/>
    <w:rsid w:val="55F4230A"/>
    <w:rsid w:val="560A4562"/>
    <w:rsid w:val="567F3CBB"/>
    <w:rsid w:val="56CF6276"/>
    <w:rsid w:val="56E032C2"/>
    <w:rsid w:val="56F74918"/>
    <w:rsid w:val="57183027"/>
    <w:rsid w:val="57437154"/>
    <w:rsid w:val="574B4EE9"/>
    <w:rsid w:val="57510F39"/>
    <w:rsid w:val="575D5A46"/>
    <w:rsid w:val="57676568"/>
    <w:rsid w:val="577C757A"/>
    <w:rsid w:val="579959E7"/>
    <w:rsid w:val="57E55032"/>
    <w:rsid w:val="582E1BA0"/>
    <w:rsid w:val="5838720A"/>
    <w:rsid w:val="585A1B8F"/>
    <w:rsid w:val="585B1218"/>
    <w:rsid w:val="5866796A"/>
    <w:rsid w:val="589C55D9"/>
    <w:rsid w:val="58D418C0"/>
    <w:rsid w:val="58DD522A"/>
    <w:rsid w:val="58E67F8A"/>
    <w:rsid w:val="58FF33D6"/>
    <w:rsid w:val="59023F53"/>
    <w:rsid w:val="59172C41"/>
    <w:rsid w:val="5920287B"/>
    <w:rsid w:val="592A3766"/>
    <w:rsid w:val="593F4CDD"/>
    <w:rsid w:val="5969760D"/>
    <w:rsid w:val="59B3549E"/>
    <w:rsid w:val="59B53481"/>
    <w:rsid w:val="5A247820"/>
    <w:rsid w:val="5A357170"/>
    <w:rsid w:val="5A362FD9"/>
    <w:rsid w:val="5A8F4B95"/>
    <w:rsid w:val="5A9E2614"/>
    <w:rsid w:val="5AA223CE"/>
    <w:rsid w:val="5AAA6618"/>
    <w:rsid w:val="5AFA2DCC"/>
    <w:rsid w:val="5B193A3A"/>
    <w:rsid w:val="5B3204F7"/>
    <w:rsid w:val="5B5316AF"/>
    <w:rsid w:val="5B873345"/>
    <w:rsid w:val="5B8D612B"/>
    <w:rsid w:val="5BAF48B3"/>
    <w:rsid w:val="5BB97423"/>
    <w:rsid w:val="5BDE5660"/>
    <w:rsid w:val="5BF1155C"/>
    <w:rsid w:val="5C10571C"/>
    <w:rsid w:val="5C1B15BB"/>
    <w:rsid w:val="5C1B2B98"/>
    <w:rsid w:val="5C2A29E8"/>
    <w:rsid w:val="5C3674EA"/>
    <w:rsid w:val="5C6234B9"/>
    <w:rsid w:val="5C766975"/>
    <w:rsid w:val="5C9501F2"/>
    <w:rsid w:val="5C9B4EF2"/>
    <w:rsid w:val="5CAA5EAF"/>
    <w:rsid w:val="5CD07319"/>
    <w:rsid w:val="5CDA7F83"/>
    <w:rsid w:val="5CE80B07"/>
    <w:rsid w:val="5D0B440E"/>
    <w:rsid w:val="5D553EA8"/>
    <w:rsid w:val="5D9B0644"/>
    <w:rsid w:val="5DDF5C6F"/>
    <w:rsid w:val="5DE219B7"/>
    <w:rsid w:val="5E036B9D"/>
    <w:rsid w:val="5E0B653C"/>
    <w:rsid w:val="5E11259F"/>
    <w:rsid w:val="5E1C56C0"/>
    <w:rsid w:val="5E220857"/>
    <w:rsid w:val="5E4D301F"/>
    <w:rsid w:val="5E7B3579"/>
    <w:rsid w:val="5E87106D"/>
    <w:rsid w:val="5E8A571E"/>
    <w:rsid w:val="5E8D22E4"/>
    <w:rsid w:val="5E950121"/>
    <w:rsid w:val="5E9C3785"/>
    <w:rsid w:val="5E9C5C06"/>
    <w:rsid w:val="5EC63198"/>
    <w:rsid w:val="5EE9262A"/>
    <w:rsid w:val="5F447B6B"/>
    <w:rsid w:val="5F697B39"/>
    <w:rsid w:val="5F821601"/>
    <w:rsid w:val="5FAA5D3D"/>
    <w:rsid w:val="5FD75350"/>
    <w:rsid w:val="5FF54C82"/>
    <w:rsid w:val="601E63D1"/>
    <w:rsid w:val="60255520"/>
    <w:rsid w:val="60484F73"/>
    <w:rsid w:val="604E4929"/>
    <w:rsid w:val="60586EA4"/>
    <w:rsid w:val="607F47F2"/>
    <w:rsid w:val="60B10261"/>
    <w:rsid w:val="60C94E2D"/>
    <w:rsid w:val="60C97E91"/>
    <w:rsid w:val="610A1027"/>
    <w:rsid w:val="611D0E75"/>
    <w:rsid w:val="61552FB5"/>
    <w:rsid w:val="6189190D"/>
    <w:rsid w:val="619A69F6"/>
    <w:rsid w:val="61A14FB6"/>
    <w:rsid w:val="61A606E8"/>
    <w:rsid w:val="61C427EA"/>
    <w:rsid w:val="61D4212A"/>
    <w:rsid w:val="61F408F5"/>
    <w:rsid w:val="620E0006"/>
    <w:rsid w:val="622B6162"/>
    <w:rsid w:val="62312A98"/>
    <w:rsid w:val="624946CA"/>
    <w:rsid w:val="6278781D"/>
    <w:rsid w:val="628A09A4"/>
    <w:rsid w:val="629027F6"/>
    <w:rsid w:val="62B90D2D"/>
    <w:rsid w:val="62BA17EA"/>
    <w:rsid w:val="62D26C3E"/>
    <w:rsid w:val="62E47F05"/>
    <w:rsid w:val="630B1B66"/>
    <w:rsid w:val="63460EC9"/>
    <w:rsid w:val="63610174"/>
    <w:rsid w:val="637072F3"/>
    <w:rsid w:val="63A64F0F"/>
    <w:rsid w:val="63B1573E"/>
    <w:rsid w:val="63EA7555"/>
    <w:rsid w:val="63F911A0"/>
    <w:rsid w:val="63FC2A95"/>
    <w:rsid w:val="64414A13"/>
    <w:rsid w:val="646B070E"/>
    <w:rsid w:val="6473616C"/>
    <w:rsid w:val="64967F0E"/>
    <w:rsid w:val="64B35ADF"/>
    <w:rsid w:val="64C469CE"/>
    <w:rsid w:val="64CB41B0"/>
    <w:rsid w:val="64D670D5"/>
    <w:rsid w:val="64DA5F01"/>
    <w:rsid w:val="64F31EC5"/>
    <w:rsid w:val="64FB1871"/>
    <w:rsid w:val="650F3E59"/>
    <w:rsid w:val="65245D82"/>
    <w:rsid w:val="653A48C7"/>
    <w:rsid w:val="655938EC"/>
    <w:rsid w:val="655F3D09"/>
    <w:rsid w:val="656362D8"/>
    <w:rsid w:val="656F5C81"/>
    <w:rsid w:val="657C63F2"/>
    <w:rsid w:val="65951FE1"/>
    <w:rsid w:val="65E46FC6"/>
    <w:rsid w:val="65E93C49"/>
    <w:rsid w:val="661477B0"/>
    <w:rsid w:val="66751C7F"/>
    <w:rsid w:val="667874FA"/>
    <w:rsid w:val="66946430"/>
    <w:rsid w:val="66A7462E"/>
    <w:rsid w:val="66C108D0"/>
    <w:rsid w:val="66C955F3"/>
    <w:rsid w:val="66E566E9"/>
    <w:rsid w:val="66E97E92"/>
    <w:rsid w:val="66F51D3F"/>
    <w:rsid w:val="66FA3F27"/>
    <w:rsid w:val="67071E52"/>
    <w:rsid w:val="670F260D"/>
    <w:rsid w:val="671E29B8"/>
    <w:rsid w:val="67235A9D"/>
    <w:rsid w:val="672F3352"/>
    <w:rsid w:val="677320FC"/>
    <w:rsid w:val="677E0893"/>
    <w:rsid w:val="678C171D"/>
    <w:rsid w:val="67B92C4C"/>
    <w:rsid w:val="67FE12A5"/>
    <w:rsid w:val="680A0212"/>
    <w:rsid w:val="68137BE8"/>
    <w:rsid w:val="681B1D7E"/>
    <w:rsid w:val="68251DEC"/>
    <w:rsid w:val="687379FF"/>
    <w:rsid w:val="68A67BC8"/>
    <w:rsid w:val="68CC492B"/>
    <w:rsid w:val="68E70ECD"/>
    <w:rsid w:val="68E9640F"/>
    <w:rsid w:val="68ED6137"/>
    <w:rsid w:val="68F1482C"/>
    <w:rsid w:val="68F401C8"/>
    <w:rsid w:val="69477473"/>
    <w:rsid w:val="69544A0B"/>
    <w:rsid w:val="696001FA"/>
    <w:rsid w:val="69617A62"/>
    <w:rsid w:val="69824E20"/>
    <w:rsid w:val="6984211F"/>
    <w:rsid w:val="699477F7"/>
    <w:rsid w:val="699C4932"/>
    <w:rsid w:val="69B53E0B"/>
    <w:rsid w:val="69D155DB"/>
    <w:rsid w:val="69D751EE"/>
    <w:rsid w:val="69E84609"/>
    <w:rsid w:val="6A351B56"/>
    <w:rsid w:val="6A5951CF"/>
    <w:rsid w:val="6A6039B8"/>
    <w:rsid w:val="6A742CAA"/>
    <w:rsid w:val="6A8431E1"/>
    <w:rsid w:val="6A860387"/>
    <w:rsid w:val="6A8A4318"/>
    <w:rsid w:val="6ABE2158"/>
    <w:rsid w:val="6AD448A1"/>
    <w:rsid w:val="6AE14D51"/>
    <w:rsid w:val="6AEA7FB0"/>
    <w:rsid w:val="6AEB63FF"/>
    <w:rsid w:val="6AF67650"/>
    <w:rsid w:val="6B017954"/>
    <w:rsid w:val="6B2D68C6"/>
    <w:rsid w:val="6B326480"/>
    <w:rsid w:val="6B661042"/>
    <w:rsid w:val="6B8A1651"/>
    <w:rsid w:val="6BAE44CB"/>
    <w:rsid w:val="6BB62915"/>
    <w:rsid w:val="6BB72BAE"/>
    <w:rsid w:val="6BCC7CB3"/>
    <w:rsid w:val="6BDB074B"/>
    <w:rsid w:val="6C1D5AF8"/>
    <w:rsid w:val="6C280A72"/>
    <w:rsid w:val="6C38570D"/>
    <w:rsid w:val="6C4816F5"/>
    <w:rsid w:val="6CA54611"/>
    <w:rsid w:val="6CB61983"/>
    <w:rsid w:val="6CB6411B"/>
    <w:rsid w:val="6CDA6F51"/>
    <w:rsid w:val="6CDB49E5"/>
    <w:rsid w:val="6CF725D6"/>
    <w:rsid w:val="6CF77AA2"/>
    <w:rsid w:val="6D154E1D"/>
    <w:rsid w:val="6D211BD7"/>
    <w:rsid w:val="6D277D3E"/>
    <w:rsid w:val="6D3E1295"/>
    <w:rsid w:val="6D4E368E"/>
    <w:rsid w:val="6D71245D"/>
    <w:rsid w:val="6D80405E"/>
    <w:rsid w:val="6D8775D3"/>
    <w:rsid w:val="6DA204F0"/>
    <w:rsid w:val="6DB01596"/>
    <w:rsid w:val="6DC610E5"/>
    <w:rsid w:val="6DC61CD3"/>
    <w:rsid w:val="6DE448EE"/>
    <w:rsid w:val="6DFF3F96"/>
    <w:rsid w:val="6E5D3CE6"/>
    <w:rsid w:val="6E5F5A36"/>
    <w:rsid w:val="6E7577A8"/>
    <w:rsid w:val="6E84093D"/>
    <w:rsid w:val="6E894397"/>
    <w:rsid w:val="6EA102C5"/>
    <w:rsid w:val="6EAE528E"/>
    <w:rsid w:val="6EB11B9E"/>
    <w:rsid w:val="6EF638BA"/>
    <w:rsid w:val="6F007A15"/>
    <w:rsid w:val="6F1A4BFE"/>
    <w:rsid w:val="6F340846"/>
    <w:rsid w:val="6F6F1713"/>
    <w:rsid w:val="6F757614"/>
    <w:rsid w:val="6FA80899"/>
    <w:rsid w:val="6FD4421A"/>
    <w:rsid w:val="700D353A"/>
    <w:rsid w:val="70241702"/>
    <w:rsid w:val="70875C0A"/>
    <w:rsid w:val="70933E79"/>
    <w:rsid w:val="70C325C6"/>
    <w:rsid w:val="70CB496F"/>
    <w:rsid w:val="70F047A0"/>
    <w:rsid w:val="711D0F3A"/>
    <w:rsid w:val="7160161B"/>
    <w:rsid w:val="71686F1E"/>
    <w:rsid w:val="71BE68BE"/>
    <w:rsid w:val="71C020EE"/>
    <w:rsid w:val="71F27038"/>
    <w:rsid w:val="723066E5"/>
    <w:rsid w:val="725511C7"/>
    <w:rsid w:val="725E731A"/>
    <w:rsid w:val="726D03FA"/>
    <w:rsid w:val="7279220A"/>
    <w:rsid w:val="72930447"/>
    <w:rsid w:val="72D75ABE"/>
    <w:rsid w:val="72E73D09"/>
    <w:rsid w:val="72E8258D"/>
    <w:rsid w:val="72EE792A"/>
    <w:rsid w:val="72F83BFF"/>
    <w:rsid w:val="731157DD"/>
    <w:rsid w:val="73264590"/>
    <w:rsid w:val="7339143D"/>
    <w:rsid w:val="735D71F7"/>
    <w:rsid w:val="735E57C2"/>
    <w:rsid w:val="73690703"/>
    <w:rsid w:val="737D7C61"/>
    <w:rsid w:val="73946C26"/>
    <w:rsid w:val="73A11BAB"/>
    <w:rsid w:val="73EF1D09"/>
    <w:rsid w:val="73F9501F"/>
    <w:rsid w:val="746053EA"/>
    <w:rsid w:val="74A324AC"/>
    <w:rsid w:val="74AF0538"/>
    <w:rsid w:val="74BB5DE1"/>
    <w:rsid w:val="74EF67FD"/>
    <w:rsid w:val="750429A6"/>
    <w:rsid w:val="750917E7"/>
    <w:rsid w:val="75112B3C"/>
    <w:rsid w:val="75197575"/>
    <w:rsid w:val="7544164B"/>
    <w:rsid w:val="754C4F3A"/>
    <w:rsid w:val="75556E61"/>
    <w:rsid w:val="75622786"/>
    <w:rsid w:val="75A378DD"/>
    <w:rsid w:val="75C84A70"/>
    <w:rsid w:val="761827F1"/>
    <w:rsid w:val="76383FA4"/>
    <w:rsid w:val="769A79AE"/>
    <w:rsid w:val="76CB0BCA"/>
    <w:rsid w:val="76ED6821"/>
    <w:rsid w:val="77052043"/>
    <w:rsid w:val="77075C93"/>
    <w:rsid w:val="7721230F"/>
    <w:rsid w:val="77257BD6"/>
    <w:rsid w:val="772E04BF"/>
    <w:rsid w:val="777E3DCD"/>
    <w:rsid w:val="778C753B"/>
    <w:rsid w:val="77917C36"/>
    <w:rsid w:val="77960C69"/>
    <w:rsid w:val="77962DFB"/>
    <w:rsid w:val="77A15B82"/>
    <w:rsid w:val="77A5325F"/>
    <w:rsid w:val="77E96F63"/>
    <w:rsid w:val="781D1A53"/>
    <w:rsid w:val="78331F61"/>
    <w:rsid w:val="783A2C26"/>
    <w:rsid w:val="783F56DF"/>
    <w:rsid w:val="78725379"/>
    <w:rsid w:val="787E2F35"/>
    <w:rsid w:val="789965E9"/>
    <w:rsid w:val="78CB22FC"/>
    <w:rsid w:val="79424930"/>
    <w:rsid w:val="79624294"/>
    <w:rsid w:val="79676F2F"/>
    <w:rsid w:val="79755B5C"/>
    <w:rsid w:val="798730A4"/>
    <w:rsid w:val="79B120B7"/>
    <w:rsid w:val="79B256FC"/>
    <w:rsid w:val="79B758C5"/>
    <w:rsid w:val="79BF7A03"/>
    <w:rsid w:val="79C12C3D"/>
    <w:rsid w:val="79F27327"/>
    <w:rsid w:val="79FD0A6C"/>
    <w:rsid w:val="7A01369E"/>
    <w:rsid w:val="7A1128FF"/>
    <w:rsid w:val="7A13300A"/>
    <w:rsid w:val="7A3716C0"/>
    <w:rsid w:val="7A5B3BD2"/>
    <w:rsid w:val="7A6B5883"/>
    <w:rsid w:val="7A6D7870"/>
    <w:rsid w:val="7A737F28"/>
    <w:rsid w:val="7A7D0F36"/>
    <w:rsid w:val="7A8474A3"/>
    <w:rsid w:val="7AB12AFC"/>
    <w:rsid w:val="7AB63E2C"/>
    <w:rsid w:val="7AB9157C"/>
    <w:rsid w:val="7ACD2B23"/>
    <w:rsid w:val="7ACE59A2"/>
    <w:rsid w:val="7B131BF9"/>
    <w:rsid w:val="7B196946"/>
    <w:rsid w:val="7B31539A"/>
    <w:rsid w:val="7B376CF8"/>
    <w:rsid w:val="7B561633"/>
    <w:rsid w:val="7B5E652F"/>
    <w:rsid w:val="7B787707"/>
    <w:rsid w:val="7B8E1389"/>
    <w:rsid w:val="7B94138A"/>
    <w:rsid w:val="7BAF6FDF"/>
    <w:rsid w:val="7BBB206A"/>
    <w:rsid w:val="7BC8327D"/>
    <w:rsid w:val="7BD13282"/>
    <w:rsid w:val="7BD61B59"/>
    <w:rsid w:val="7BF206E1"/>
    <w:rsid w:val="7BF97C2C"/>
    <w:rsid w:val="7C1721B8"/>
    <w:rsid w:val="7C8F43B9"/>
    <w:rsid w:val="7C90273C"/>
    <w:rsid w:val="7C924C00"/>
    <w:rsid w:val="7CBA2E7F"/>
    <w:rsid w:val="7CD64C28"/>
    <w:rsid w:val="7CFB0E8A"/>
    <w:rsid w:val="7CFB5212"/>
    <w:rsid w:val="7CFE126A"/>
    <w:rsid w:val="7CFE787E"/>
    <w:rsid w:val="7D300B0B"/>
    <w:rsid w:val="7D583E7B"/>
    <w:rsid w:val="7D9252A7"/>
    <w:rsid w:val="7DA331DE"/>
    <w:rsid w:val="7DA97603"/>
    <w:rsid w:val="7DFB0CB9"/>
    <w:rsid w:val="7DFC14C4"/>
    <w:rsid w:val="7E0F54A1"/>
    <w:rsid w:val="7E5B15F0"/>
    <w:rsid w:val="7E5B28EC"/>
    <w:rsid w:val="7E6022C8"/>
    <w:rsid w:val="7E713D16"/>
    <w:rsid w:val="7E7244CE"/>
    <w:rsid w:val="7E761C77"/>
    <w:rsid w:val="7E7D6965"/>
    <w:rsid w:val="7EB948C1"/>
    <w:rsid w:val="7EDA28C7"/>
    <w:rsid w:val="7EDC1AE3"/>
    <w:rsid w:val="7EF25F0B"/>
    <w:rsid w:val="7F056294"/>
    <w:rsid w:val="7F1969C1"/>
    <w:rsid w:val="7F290A17"/>
    <w:rsid w:val="7F2A2E3E"/>
    <w:rsid w:val="7F461373"/>
    <w:rsid w:val="7F5E3EE5"/>
    <w:rsid w:val="7F8F6A31"/>
    <w:rsid w:val="7FCF3705"/>
    <w:rsid w:val="7FDF199C"/>
    <w:rsid w:val="7FE62A3E"/>
    <w:rsid w:val="7FF16318"/>
    <w:rsid w:val="7FF46F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49" fillcolor="white">
      <v:fill color="white"/>
    </o:shapedefaults>
    <o:shapelayout v:ext="edit">
      <o:idmap v:ext="edit" data="1"/>
    </o:shapelayout>
  </w:shapeDefaults>
  <w:decimalSymbol w:val="."/>
  <w:listSeparator w:val=","/>
  <w14:docId w14:val="5C272D4C"/>
  <w15:docId w15:val="{C010196B-C63F-4015-A397-4675171DA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qFormat="1"/>
    <w:lsdException w:name="footer" w:qFormat="1"/>
    <w:lsdException w:name="caption" w:semiHidden="1" w:unhideWhenUsed="1" w:qFormat="1"/>
    <w:lsdException w:name="annotation reference" w:qFormat="1"/>
    <w:lsdException w:name="Title" w:qFormat="1"/>
    <w:lsdException w:name="Default Paragraph Font" w:semiHidden="1" w:uiPriority="1" w:unhideWhenUsed="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1"/>
    </w:rPr>
  </w:style>
  <w:style w:type="paragraph" w:styleId="1">
    <w:name w:val="heading 1"/>
    <w:basedOn w:val="a"/>
    <w:next w:val="a"/>
    <w:link w:val="10"/>
    <w:qFormat/>
    <w:pPr>
      <w:keepNext/>
      <w:keepLines/>
      <w:spacing w:before="340" w:after="330" w:line="576" w:lineRule="auto"/>
      <w:outlineLvl w:val="0"/>
    </w:pPr>
    <w:rPr>
      <w:rFonts w:eastAsia="楷体"/>
      <w:b/>
      <w:kern w:val="44"/>
      <w:sz w:val="28"/>
    </w:rPr>
  </w:style>
  <w:style w:type="paragraph" w:styleId="2">
    <w:name w:val="heading 2"/>
    <w:basedOn w:val="a"/>
    <w:next w:val="a"/>
    <w:unhideWhenUsed/>
    <w:qFormat/>
    <w:pPr>
      <w:keepNext/>
      <w:keepLines/>
      <w:spacing w:before="260" w:after="260" w:line="413" w:lineRule="auto"/>
      <w:outlineLvl w:val="1"/>
    </w:pPr>
    <w:rPr>
      <w:rFonts w:ascii="Arial" w:eastAsia="楷体" w:hAnsi="Arial"/>
      <w:sz w:val="28"/>
    </w:rPr>
  </w:style>
  <w:style w:type="paragraph" w:styleId="3">
    <w:name w:val="heading 3"/>
    <w:basedOn w:val="a"/>
    <w:next w:val="a"/>
    <w:unhideWhenUsed/>
    <w:qFormat/>
    <w:pPr>
      <w:keepNext/>
      <w:keepLines/>
      <w:spacing w:before="260" w:after="260" w:line="413" w:lineRule="auto"/>
      <w:outlineLvl w:val="2"/>
    </w:pPr>
    <w:rPr>
      <w:rFonts w:asciiTheme="minorHAnsi" w:eastAsia="楷体" w:hAnsiTheme="minorHAnsi"/>
      <w:b/>
      <w:sz w:val="28"/>
    </w:rPr>
  </w:style>
  <w:style w:type="paragraph" w:styleId="4">
    <w:name w:val="heading 4"/>
    <w:basedOn w:val="a"/>
    <w:next w:val="a"/>
    <w:link w:val="40"/>
    <w:unhideWhenUsed/>
    <w:qFormat/>
    <w:pPr>
      <w:keepNext/>
      <w:keepLines/>
      <w:spacing w:before="280" w:after="290" w:line="372" w:lineRule="auto"/>
      <w:outlineLvl w:val="3"/>
    </w:pPr>
    <w:rPr>
      <w:rFonts w:ascii="Arial" w:eastAsia="黑体" w:hAnsi="Arial"/>
      <w:b/>
      <w:sz w:val="24"/>
    </w:rPr>
  </w:style>
  <w:style w:type="paragraph" w:styleId="5">
    <w:name w:val="heading 5"/>
    <w:basedOn w:val="a"/>
    <w:next w:val="a"/>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qFormat/>
    <w:pPr>
      <w:jc w:val="left"/>
    </w:pPr>
  </w:style>
  <w:style w:type="paragraph" w:styleId="a5">
    <w:name w:val="Balloon Text"/>
    <w:basedOn w:val="a"/>
    <w:link w:val="a6"/>
    <w:qFormat/>
    <w:rPr>
      <w:sz w:val="18"/>
      <w:szCs w:val="18"/>
    </w:rPr>
  </w:style>
  <w:style w:type="paragraph" w:styleId="a7">
    <w:name w:val="footer"/>
    <w:basedOn w:val="a"/>
    <w:link w:val="a8"/>
    <w:qFormat/>
    <w:pPr>
      <w:tabs>
        <w:tab w:val="center" w:pos="4153"/>
        <w:tab w:val="right" w:pos="8306"/>
      </w:tabs>
      <w:snapToGrid w:val="0"/>
      <w:jc w:val="left"/>
    </w:pPr>
    <w:rPr>
      <w:sz w:val="18"/>
      <w:szCs w:val="18"/>
    </w:rPr>
  </w:style>
  <w:style w:type="paragraph" w:styleId="a9">
    <w:name w:val="header"/>
    <w:basedOn w:val="a"/>
    <w:link w:val="aa"/>
    <w:qFormat/>
    <w:pPr>
      <w:pBdr>
        <w:bottom w:val="single" w:sz="6" w:space="1" w:color="auto"/>
      </w:pBdr>
      <w:tabs>
        <w:tab w:val="center" w:pos="4153"/>
        <w:tab w:val="right" w:pos="8306"/>
      </w:tabs>
      <w:snapToGrid w:val="0"/>
      <w:jc w:val="center"/>
    </w:pPr>
    <w:rPr>
      <w:sz w:val="18"/>
      <w:szCs w:val="18"/>
    </w:rPr>
  </w:style>
  <w:style w:type="paragraph" w:styleId="ab">
    <w:name w:val="Normal (Web)"/>
    <w:basedOn w:val="a"/>
    <w:qFormat/>
    <w:pPr>
      <w:spacing w:beforeAutospacing="1" w:afterAutospacing="1"/>
      <w:jc w:val="left"/>
    </w:pPr>
    <w:rPr>
      <w:kern w:val="0"/>
      <w:sz w:val="24"/>
    </w:rPr>
  </w:style>
  <w:style w:type="character" w:styleId="ac">
    <w:name w:val="Strong"/>
    <w:basedOn w:val="a0"/>
    <w:qFormat/>
    <w:rPr>
      <w:b/>
    </w:rPr>
  </w:style>
  <w:style w:type="character" w:styleId="ad">
    <w:name w:val="FollowedHyperlink"/>
    <w:basedOn w:val="a0"/>
    <w:qFormat/>
    <w:rPr>
      <w:color w:val="800080"/>
      <w:u w:val="none"/>
    </w:rPr>
  </w:style>
  <w:style w:type="character" w:styleId="ae">
    <w:name w:val="Emphasis"/>
    <w:basedOn w:val="a0"/>
    <w:qFormat/>
    <w:rPr>
      <w:i/>
    </w:rPr>
  </w:style>
  <w:style w:type="character" w:styleId="af">
    <w:name w:val="Hyperlink"/>
    <w:basedOn w:val="a0"/>
    <w:qFormat/>
    <w:rPr>
      <w:color w:val="0000FF"/>
      <w:u w:val="single"/>
    </w:rPr>
  </w:style>
  <w:style w:type="character" w:styleId="af0">
    <w:name w:val="annotation reference"/>
    <w:basedOn w:val="a0"/>
    <w:qFormat/>
    <w:rPr>
      <w:sz w:val="21"/>
      <w:szCs w:val="21"/>
    </w:rPr>
  </w:style>
  <w:style w:type="table" w:styleId="af1">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List Paragraph"/>
    <w:basedOn w:val="a"/>
    <w:uiPriority w:val="34"/>
    <w:qFormat/>
    <w:pPr>
      <w:ind w:firstLineChars="200" w:firstLine="420"/>
    </w:pPr>
  </w:style>
  <w:style w:type="character" w:customStyle="1" w:styleId="10">
    <w:name w:val="标题 1 字符"/>
    <w:link w:val="1"/>
    <w:qFormat/>
    <w:rPr>
      <w:rFonts w:eastAsia="楷体"/>
      <w:b/>
      <w:kern w:val="44"/>
      <w:sz w:val="28"/>
    </w:rPr>
  </w:style>
  <w:style w:type="character" w:customStyle="1" w:styleId="aa">
    <w:name w:val="页眉 字符"/>
    <w:basedOn w:val="a0"/>
    <w:link w:val="a9"/>
    <w:qFormat/>
    <w:rPr>
      <w:kern w:val="2"/>
      <w:sz w:val="18"/>
      <w:szCs w:val="18"/>
    </w:rPr>
  </w:style>
  <w:style w:type="character" w:customStyle="1" w:styleId="a8">
    <w:name w:val="页脚 字符"/>
    <w:basedOn w:val="a0"/>
    <w:link w:val="a7"/>
    <w:qFormat/>
    <w:rPr>
      <w:kern w:val="2"/>
      <w:sz w:val="18"/>
      <w:szCs w:val="18"/>
    </w:rPr>
  </w:style>
  <w:style w:type="character" w:customStyle="1" w:styleId="a6">
    <w:name w:val="批注框文本 字符"/>
    <w:basedOn w:val="a0"/>
    <w:link w:val="a5"/>
    <w:qFormat/>
    <w:rPr>
      <w:kern w:val="2"/>
      <w:sz w:val="18"/>
      <w:szCs w:val="18"/>
    </w:rPr>
  </w:style>
  <w:style w:type="character" w:customStyle="1" w:styleId="40">
    <w:name w:val="标题 4 字符"/>
    <w:basedOn w:val="a0"/>
    <w:link w:val="4"/>
    <w:rsid w:val="00F5686A"/>
    <w:rPr>
      <w:rFonts w:ascii="Arial" w:eastAsia="黑体" w:hAnsi="Arial"/>
      <w:b/>
      <w:kern w:val="2"/>
      <w:sz w:val="24"/>
      <w:szCs w:val="21"/>
    </w:rPr>
  </w:style>
  <w:style w:type="paragraph" w:styleId="af3">
    <w:name w:val="annotation subject"/>
    <w:basedOn w:val="a3"/>
    <w:next w:val="a3"/>
    <w:link w:val="af4"/>
    <w:rsid w:val="00770130"/>
    <w:rPr>
      <w:b/>
      <w:bCs/>
    </w:rPr>
  </w:style>
  <w:style w:type="character" w:customStyle="1" w:styleId="a4">
    <w:name w:val="批注文字 字符"/>
    <w:basedOn w:val="a0"/>
    <w:link w:val="a3"/>
    <w:rsid w:val="00770130"/>
    <w:rPr>
      <w:kern w:val="2"/>
      <w:sz w:val="21"/>
      <w:szCs w:val="21"/>
    </w:rPr>
  </w:style>
  <w:style w:type="character" w:customStyle="1" w:styleId="af4">
    <w:name w:val="批注主题 字符"/>
    <w:basedOn w:val="a4"/>
    <w:link w:val="af3"/>
    <w:rsid w:val="00770130"/>
    <w:rPr>
      <w:b/>
      <w:bCs/>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hyperlink" Target="https://baike.baidu.com/item/%E7%94%B5%E5%AD%90%E9%82%AE%E4%BB%B6/111106" TargetMode="External"/><Relationship Id="rId26" Type="http://schemas.openxmlformats.org/officeDocument/2006/relationships/image" Target="media/image4.wmf"/><Relationship Id="rId39"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yperlink" Target="https://baike.baidu.com/item/%E6%93%8D%E4%BD%9C%E7%B3%BB%E7%BB%9F/192" TargetMode="External"/><Relationship Id="rId34" Type="http://schemas.openxmlformats.org/officeDocument/2006/relationships/hyperlink" Target="http://www.choco-solver.org/" TargetMode="External"/><Relationship Id="rId42" Type="http://schemas.openxmlformats.org/officeDocument/2006/relationships/image" Target="media/image12.png"/><Relationship Id="rId47" Type="http://schemas.microsoft.com/office/2011/relationships/people" Target="peop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hyperlink" Target="https://baike.baidu.com/item/%E8%AE%BE%E8%AE%A1%E6%A8%A1%E5%BC%8F/1212549" TargetMode="External"/><Relationship Id="rId25" Type="http://schemas.openxmlformats.org/officeDocument/2006/relationships/image" Target="media/image3.png"/><Relationship Id="rId33" Type="http://schemas.openxmlformats.org/officeDocument/2006/relationships/hyperlink" Target="https://en.wikipedia.org/wiki/Tay_(bot)" TargetMode="External"/><Relationship Id="rId38" Type="http://schemas.openxmlformats.org/officeDocument/2006/relationships/image" Target="media/image8.emf"/><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baike.baidu.com/item/%E8%BD%AF%E4%BB%B6%E5%BC%80%E5%8F%91%E5%B7%A5%E5%85%B7/4605523" TargetMode="External"/><Relationship Id="rId20" Type="http://schemas.openxmlformats.org/officeDocument/2006/relationships/hyperlink" Target="https://baike.baidu.com/item/%E5%8A%9E%E5%85%AC" TargetMode="External"/><Relationship Id="rId29" Type="http://schemas.openxmlformats.org/officeDocument/2006/relationships/hyperlink" Target="https://deepmind.com/blog/alphafold/" TargetMode="External"/><Relationship Id="rId41"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hyperlink" Target="https://baike.baidu.com/item/%E6%B8%B8%E6%88%8F/33581" TargetMode="External"/><Relationship Id="rId32" Type="http://schemas.openxmlformats.org/officeDocument/2006/relationships/hyperlink" Target="https://electrek.co/2016/07/01/understandingfatal-tesla-accident-autopilot-nhtsa-p%20robe/"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hyperlink" Target="https://ieeexplore.ieee.org/document/8438906/" TargetMode="External"/><Relationship Id="rId5" Type="http://schemas.openxmlformats.org/officeDocument/2006/relationships/settings" Target="settings.xml"/><Relationship Id="rId15" Type="http://schemas.openxmlformats.org/officeDocument/2006/relationships/hyperlink" Target="https://baike.baidu.com/item/%E6%95%B0%E6%8D%AE%E5%BA%93/103728" TargetMode="External"/><Relationship Id="rId23" Type="http://schemas.openxmlformats.org/officeDocument/2006/relationships/hyperlink" Target="https://baike.baidu.com/item/%E6%95%B0%E6%8D%AE%E5%BA%93/103728" TargetMode="External"/><Relationship Id="rId28" Type="http://schemas.openxmlformats.org/officeDocument/2006/relationships/hyperlink" Target="http://m.elecfans.com/article/674086.html" TargetMode="External"/><Relationship Id="rId36" Type="http://schemas.openxmlformats.org/officeDocument/2006/relationships/image" Target="media/image6.png"/><Relationship Id="rId10" Type="http://schemas.openxmlformats.org/officeDocument/2006/relationships/comments" Target="comments.xml"/><Relationship Id="rId19" Type="http://schemas.openxmlformats.org/officeDocument/2006/relationships/hyperlink" Target="https://baike.baidu.com/item/%E5%B5%8C%E5%85%A5%E5%BC%8F%E7%B3%BB%E7%BB%9F/186978" TargetMode="External"/><Relationship Id="rId31" Type="http://schemas.openxmlformats.org/officeDocument/2006/relationships/hyperlink" Target="http://www.theverge.com/2016/2/29/11134344/google-selfdriving-car-crash-reprt" TargetMode="External"/><Relationship Id="rId44" Type="http://schemas.openxmlformats.org/officeDocument/2006/relationships/hyperlink" Target="https://ieeexplore.ieee.org/document/8405609/"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baike.baidu.com/item/%E7%A8%8B%E5%BA%8F%E8%AE%BE%E8%AE%A1%E8%AF%AD%E8%A8%80/2317999" TargetMode="External"/><Relationship Id="rId22" Type="http://schemas.openxmlformats.org/officeDocument/2006/relationships/hyperlink" Target="https://baike.baidu.com/item/%E7%BC%96%E8%AF%91%E5%99%A8/8853067" TargetMode="External"/><Relationship Id="rId27" Type="http://schemas.openxmlformats.org/officeDocument/2006/relationships/hyperlink" Target="https://www.iyiou.com/p/73145.html" TargetMode="External"/><Relationship Id="rId30" Type="http://schemas.openxmlformats.org/officeDocument/2006/relationships/hyperlink" Target="https://search.proquest.com/docview/2015377429?pq-origsite=gscholar"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479F671-1160-42B6-B349-D745F6868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2059</TotalTime>
  <Pages>72</Pages>
  <Words>11937</Words>
  <Characters>68043</Characters>
  <Application>Microsoft Office Word</Application>
  <DocSecurity>0</DocSecurity>
  <Lines>567</Lines>
  <Paragraphs>159</Paragraphs>
  <ScaleCrop>false</ScaleCrop>
  <Company/>
  <LinksUpToDate>false</LinksUpToDate>
  <CharactersWithSpaces>79821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phantom Dai</cp:lastModifiedBy>
  <cp:revision>217</cp:revision>
  <dcterms:created xsi:type="dcterms:W3CDTF">2019-02-18T11:33:00Z</dcterms:created>
  <dcterms:modified xsi:type="dcterms:W3CDTF">2019-02-21T15:33:00Z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